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FBD9F" w14:textId="589527D1" w:rsidR="00953DFB" w:rsidRPr="00F9287A" w:rsidRDefault="00A7531B" w:rsidP="00E35CD8">
      <w:pPr>
        <w:autoSpaceDE w:val="0"/>
        <w:autoSpaceDN w:val="0"/>
        <w:adjustRightInd w:val="0"/>
        <w:spacing w:before="0" w:after="0"/>
        <w:ind w:left="0"/>
        <w:rPr>
          <w:rFonts w:ascii="News Gothic GDB" w:hAnsi="News Gothic GDB"/>
          <w:color w:val="FF0000"/>
          <w:szCs w:val="22"/>
        </w:rPr>
      </w:pPr>
      <w:r w:rsidRPr="00A7531B">
        <w:rPr>
          <w:rFonts w:ascii="News Gothic GDB" w:hAnsi="News Gothic GDB"/>
          <w:b/>
          <w:szCs w:val="22"/>
        </w:rPr>
        <w:t>L2</w:t>
      </w:r>
      <w:r w:rsidR="00F9287A">
        <w:rPr>
          <w:rFonts w:ascii="News Gothic GDB" w:hAnsi="News Gothic GDB"/>
          <w:b/>
          <w:szCs w:val="22"/>
        </w:rPr>
        <w:t xml:space="preserve"> </w:t>
      </w:r>
      <w:r w:rsidR="00F9287A" w:rsidRPr="00D73592">
        <w:rPr>
          <w:rFonts w:ascii="News Gothic GDB" w:hAnsi="News Gothic GDB"/>
          <w:b/>
          <w:strike/>
          <w:szCs w:val="22"/>
        </w:rPr>
        <w:t xml:space="preserve">or </w:t>
      </w:r>
      <w:r w:rsidRPr="00D73592">
        <w:rPr>
          <w:rFonts w:ascii="News Gothic GDB" w:hAnsi="News Gothic GDB"/>
          <w:b/>
          <w:strike/>
          <w:szCs w:val="22"/>
        </w:rPr>
        <w:t>L3</w:t>
      </w:r>
      <w:r w:rsidR="00F9287A">
        <w:rPr>
          <w:rFonts w:ascii="News Gothic GDB" w:hAnsi="News Gothic GDB"/>
          <w:b/>
          <w:szCs w:val="22"/>
        </w:rPr>
        <w:t xml:space="preserve"> or </w:t>
      </w:r>
      <w:r w:rsidRPr="00A7531B">
        <w:rPr>
          <w:rFonts w:ascii="News Gothic GDB" w:hAnsi="News Gothic GDB"/>
          <w:b/>
          <w:szCs w:val="22"/>
        </w:rPr>
        <w:t>tests</w:t>
      </w:r>
      <w:r>
        <w:rPr>
          <w:rFonts w:ascii="News Gothic GDB" w:hAnsi="News Gothic GDB"/>
          <w:b/>
          <w:szCs w:val="22"/>
        </w:rPr>
        <w:t xml:space="preserve"> name</w:t>
      </w:r>
      <w:r w:rsidR="00953DFB" w:rsidRPr="00A7531B">
        <w:rPr>
          <w:rFonts w:ascii="News Gothic GDB" w:hAnsi="News Gothic GDB"/>
          <w:b/>
          <w:szCs w:val="22"/>
        </w:rPr>
        <w:t xml:space="preserve">: </w:t>
      </w:r>
      <w:r w:rsidR="004E0B47" w:rsidRPr="004E0B47">
        <w:rPr>
          <w:rFonts w:ascii="News Gothic GDB" w:hAnsi="News Gothic GDB"/>
        </w:rPr>
        <w:t>IT-Operation</w:t>
      </w:r>
      <w:r w:rsidR="004E0B47">
        <w:rPr>
          <w:rFonts w:ascii="News Gothic GDB" w:hAnsi="News Gothic GDB"/>
        </w:rPr>
        <w:t xml:space="preserve"> Management</w:t>
      </w:r>
    </w:p>
    <w:p w14:paraId="341667DC" w14:textId="2F55509E" w:rsidR="00EA1B47" w:rsidRDefault="00A7531B" w:rsidP="00953DFB">
      <w:pPr>
        <w:autoSpaceDE w:val="0"/>
        <w:autoSpaceDN w:val="0"/>
        <w:adjustRightInd w:val="0"/>
        <w:spacing w:before="0" w:after="0"/>
        <w:ind w:left="0"/>
        <w:rPr>
          <w:rFonts w:ascii="News Gothic GDB" w:hAnsi="News Gothic GDB"/>
          <w:b/>
          <w:szCs w:val="22"/>
        </w:rPr>
      </w:pPr>
      <w:r>
        <w:rPr>
          <w:rFonts w:ascii="News Gothic GDB" w:hAnsi="News Gothic GDB"/>
          <w:b/>
          <w:szCs w:val="22"/>
        </w:rPr>
        <w:t xml:space="preserve">Legal entities in scope: </w:t>
      </w:r>
      <w:r w:rsidR="005F6168" w:rsidRPr="005F6168">
        <w:rPr>
          <w:rFonts w:ascii="News Gothic GDB" w:hAnsi="News Gothic GDB"/>
          <w:bCs/>
          <w:color w:val="000000" w:themeColor="text1"/>
          <w:szCs w:val="22"/>
        </w:rPr>
        <w:t>DBAG, ExR, EFAG, ECAG, CBF, CBL, LuxCSD, CI, CS and CFCL</w:t>
      </w:r>
    </w:p>
    <w:tbl>
      <w:tblPr>
        <w:tblStyle w:val="TableGrid"/>
        <w:tblpPr w:leftFromText="141" w:rightFromText="141" w:vertAnchor="text" w:horzAnchor="page" w:tblpX="8244" w:tblpY="-569"/>
        <w:tblW w:w="0" w:type="auto"/>
        <w:tblLook w:val="04A0" w:firstRow="1" w:lastRow="0" w:firstColumn="1" w:lastColumn="0" w:noHBand="0" w:noVBand="1"/>
      </w:tblPr>
      <w:tblGrid>
        <w:gridCol w:w="3065"/>
      </w:tblGrid>
      <w:tr w:rsidR="007B00F7" w:rsidRPr="00E40C73" w14:paraId="3458B3CF" w14:textId="77777777" w:rsidTr="007B00F7">
        <w:trPr>
          <w:trHeight w:val="803"/>
        </w:trPr>
        <w:tc>
          <w:tcPr>
            <w:tcW w:w="3065" w:type="dxa"/>
            <w:shd w:val="clear" w:color="auto" w:fill="A6A6A6" w:themeFill="background1" w:themeFillShade="A6"/>
            <w:vAlign w:val="center"/>
          </w:tcPr>
          <w:p w14:paraId="0890C16A" w14:textId="248DAE77" w:rsidR="007B00F7" w:rsidRPr="00E40C73" w:rsidRDefault="000C6C7D" w:rsidP="007B00F7">
            <w:pPr>
              <w:spacing w:before="0" w:after="0"/>
              <w:ind w:left="0"/>
              <w:jc w:val="center"/>
              <w:rPr>
                <w:rFonts w:ascii="News Gothic GDB" w:hAnsi="News Gothic GDB"/>
              </w:rPr>
            </w:pPr>
            <w:r w:rsidRPr="000C6C7D">
              <w:rPr>
                <w:rFonts w:ascii="News Gothic GDB" w:hAnsi="News Gothic GDB"/>
                <w:sz w:val="20"/>
              </w:rPr>
              <w:t>Capacity Management and Storage Management</w:t>
            </w:r>
          </w:p>
        </w:tc>
      </w:tr>
    </w:tbl>
    <w:p w14:paraId="363D5F18" w14:textId="380BB473" w:rsidR="00A7531B" w:rsidRDefault="00A7531B" w:rsidP="00953DFB">
      <w:pPr>
        <w:autoSpaceDE w:val="0"/>
        <w:autoSpaceDN w:val="0"/>
        <w:adjustRightInd w:val="0"/>
        <w:spacing w:before="0" w:after="0"/>
        <w:ind w:left="0"/>
        <w:rPr>
          <w:rFonts w:ascii="News Gothic GDB" w:hAnsi="News Gothic GDB"/>
          <w:b/>
          <w:szCs w:val="22"/>
        </w:rPr>
      </w:pPr>
    </w:p>
    <w:p w14:paraId="1BD3DC27" w14:textId="7A1D8C50" w:rsidR="009C6F31" w:rsidRDefault="009C6F31" w:rsidP="00953DFB">
      <w:pPr>
        <w:autoSpaceDE w:val="0"/>
        <w:autoSpaceDN w:val="0"/>
        <w:adjustRightInd w:val="0"/>
        <w:spacing w:before="0" w:after="0"/>
        <w:ind w:left="0"/>
        <w:rPr>
          <w:rFonts w:ascii="News Gothic GDB" w:hAnsi="News Gothic GDB"/>
          <w:b/>
          <w:szCs w:val="22"/>
        </w:rPr>
      </w:pPr>
      <w:r>
        <w:rPr>
          <w:rFonts w:ascii="News Gothic GDB" w:hAnsi="News Gothic GDB"/>
          <w:b/>
          <w:szCs w:val="22"/>
        </w:rPr>
        <w:t>[</w:t>
      </w:r>
      <w:r w:rsidRPr="009C6F31">
        <w:rPr>
          <w:rFonts w:ascii="News Gothic GDB" w:hAnsi="News Gothic GDB"/>
          <w:b/>
          <w:szCs w:val="22"/>
        </w:rPr>
        <w:t>+ including AU-121-11-CSDR CSDR IT-Operation Management</w:t>
      </w:r>
      <w:r>
        <w:rPr>
          <w:rFonts w:ascii="News Gothic GDB" w:hAnsi="News Gothic GDB"/>
          <w:b/>
          <w:szCs w:val="22"/>
        </w:rPr>
        <w:t>]</w:t>
      </w:r>
    </w:p>
    <w:p w14:paraId="1A1C5189" w14:textId="77777777" w:rsidR="009C6F31" w:rsidRDefault="009C6F31" w:rsidP="00953DFB">
      <w:pPr>
        <w:autoSpaceDE w:val="0"/>
        <w:autoSpaceDN w:val="0"/>
        <w:adjustRightInd w:val="0"/>
        <w:spacing w:before="0" w:after="0"/>
        <w:ind w:left="0"/>
        <w:rPr>
          <w:rFonts w:ascii="News Gothic GDB" w:hAnsi="News Gothic GDB"/>
          <w:b/>
          <w:szCs w:val="22"/>
        </w:rPr>
      </w:pPr>
    </w:p>
    <w:p w14:paraId="5B7A2A3E" w14:textId="70E3B722" w:rsidR="00953DFB" w:rsidRPr="00A7531B" w:rsidRDefault="00F9287A" w:rsidP="00953DFB">
      <w:pPr>
        <w:autoSpaceDE w:val="0"/>
        <w:autoSpaceDN w:val="0"/>
        <w:adjustRightInd w:val="0"/>
        <w:spacing w:before="0" w:after="0"/>
        <w:ind w:left="0"/>
        <w:rPr>
          <w:rFonts w:ascii="News Gothic GDB" w:hAnsi="News Gothic GDB"/>
          <w:b/>
          <w:szCs w:val="22"/>
        </w:rPr>
      </w:pPr>
      <w:r>
        <w:rPr>
          <w:rFonts w:ascii="News Gothic GDB" w:hAnsi="News Gothic GDB"/>
          <w:b/>
          <w:szCs w:val="22"/>
        </w:rPr>
        <w:t>Test</w:t>
      </w:r>
      <w:r w:rsidR="004D79AD">
        <w:rPr>
          <w:rFonts w:ascii="News Gothic GDB" w:hAnsi="News Gothic GDB"/>
          <w:b/>
          <w:szCs w:val="22"/>
        </w:rPr>
        <w:t>(s)</w:t>
      </w:r>
      <w:r w:rsidR="00030174">
        <w:rPr>
          <w:rFonts w:ascii="News Gothic GDB" w:hAnsi="News Gothic GDB"/>
          <w:b/>
          <w:szCs w:val="22"/>
        </w:rPr>
        <w:t xml:space="preserve"> according to RCA</w:t>
      </w:r>
      <w:r w:rsidR="00953DFB" w:rsidRPr="00A7531B">
        <w:rPr>
          <w:rFonts w:ascii="News Gothic GDB" w:hAnsi="News Gothic GDB"/>
          <w:b/>
          <w:szCs w:val="22"/>
        </w:rPr>
        <w:t>:</w:t>
      </w:r>
      <w:r w:rsidR="007B00F7">
        <w:rPr>
          <w:rFonts w:ascii="News Gothic GDB" w:hAnsi="News Gothic GDB"/>
          <w:b/>
          <w:szCs w:val="22"/>
        </w:rPr>
        <w:t xml:space="preserve"> </w:t>
      </w:r>
    </w:p>
    <w:p w14:paraId="3AC32FA1" w14:textId="77777777" w:rsidR="00E94F86" w:rsidRDefault="00E94F86" w:rsidP="00E94F86">
      <w:pPr>
        <w:autoSpaceDE w:val="0"/>
        <w:autoSpaceDN w:val="0"/>
        <w:adjustRightInd w:val="0"/>
        <w:spacing w:before="0" w:after="0"/>
        <w:ind w:left="0"/>
        <w:rPr>
          <w:rFonts w:ascii="News Gothic GDB" w:hAnsi="News Gothic GDB"/>
          <w:i/>
          <w:iCs/>
          <w:color w:val="FF0000"/>
          <w:szCs w:val="22"/>
          <w:u w:val="single"/>
        </w:rPr>
      </w:pPr>
    </w:p>
    <w:p w14:paraId="070F18F3" w14:textId="77777777" w:rsidR="000C6C7D" w:rsidRPr="000C6C7D" w:rsidRDefault="000C6C7D" w:rsidP="000C6C7D">
      <w:pPr>
        <w:autoSpaceDE w:val="0"/>
        <w:autoSpaceDN w:val="0"/>
        <w:adjustRightInd w:val="0"/>
        <w:spacing w:before="0" w:after="0"/>
        <w:ind w:left="0"/>
        <w:jc w:val="both"/>
        <w:rPr>
          <w:rFonts w:ascii="News Gothic GDB" w:hAnsi="News Gothic GDB"/>
          <w:szCs w:val="22"/>
        </w:rPr>
      </w:pPr>
      <w:r w:rsidRPr="000C6C7D">
        <w:rPr>
          <w:rFonts w:ascii="News Gothic GDB" w:hAnsi="News Gothic GDB"/>
          <w:szCs w:val="22"/>
        </w:rPr>
        <w:t>(TP1) Inquire with relevant personnel about the monitoring and reporting of the IT landscape capacity (per LE).</w:t>
      </w:r>
    </w:p>
    <w:p w14:paraId="693CD35A" w14:textId="77777777" w:rsidR="000C6C7D" w:rsidRPr="000C6C7D" w:rsidRDefault="000C6C7D" w:rsidP="000C6C7D">
      <w:pPr>
        <w:autoSpaceDE w:val="0"/>
        <w:autoSpaceDN w:val="0"/>
        <w:adjustRightInd w:val="0"/>
        <w:spacing w:before="0" w:after="0"/>
        <w:ind w:left="0"/>
        <w:jc w:val="both"/>
        <w:rPr>
          <w:rFonts w:ascii="News Gothic GDB" w:hAnsi="News Gothic GDB"/>
          <w:szCs w:val="22"/>
        </w:rPr>
      </w:pPr>
      <w:r w:rsidRPr="000C6C7D">
        <w:rPr>
          <w:rFonts w:ascii="News Gothic GDB" w:hAnsi="News Gothic GDB"/>
          <w:szCs w:val="22"/>
        </w:rPr>
        <w:t>(TP2) Inspect related documents, i.e. presentations / reporting done regarding the IT landscape where the application identified as relevant for the audit are hosted, in order to validate continuous monitoring is performed and in case if needed, actions are taken.</w:t>
      </w:r>
    </w:p>
    <w:p w14:paraId="5D8522EC" w14:textId="77777777" w:rsidR="000C6C7D" w:rsidRPr="000C6C7D" w:rsidRDefault="000C6C7D" w:rsidP="000C6C7D">
      <w:pPr>
        <w:autoSpaceDE w:val="0"/>
        <w:autoSpaceDN w:val="0"/>
        <w:adjustRightInd w:val="0"/>
        <w:spacing w:before="0" w:after="0"/>
        <w:ind w:left="0"/>
        <w:jc w:val="both"/>
        <w:rPr>
          <w:rFonts w:ascii="News Gothic GDB" w:hAnsi="News Gothic GDB"/>
          <w:szCs w:val="22"/>
        </w:rPr>
      </w:pPr>
      <w:r w:rsidRPr="000C6C7D">
        <w:rPr>
          <w:rFonts w:ascii="News Gothic GDB" w:hAnsi="News Gothic GDB"/>
          <w:szCs w:val="22"/>
        </w:rPr>
        <w:t>(TP3) Inquire with relevant personnel about the storage management and storage allocation process.</w:t>
      </w:r>
    </w:p>
    <w:p w14:paraId="5799A1E8" w14:textId="77777777" w:rsidR="000C6C7D" w:rsidRPr="000C6C7D" w:rsidRDefault="000C6C7D" w:rsidP="000C6C7D">
      <w:pPr>
        <w:autoSpaceDE w:val="0"/>
        <w:autoSpaceDN w:val="0"/>
        <w:adjustRightInd w:val="0"/>
        <w:spacing w:before="0" w:after="0"/>
        <w:ind w:left="0"/>
        <w:jc w:val="both"/>
        <w:rPr>
          <w:rFonts w:ascii="News Gothic GDB" w:hAnsi="News Gothic GDB"/>
          <w:szCs w:val="22"/>
        </w:rPr>
      </w:pPr>
      <w:r w:rsidRPr="000C6C7D">
        <w:rPr>
          <w:rFonts w:ascii="News Gothic GDB" w:hAnsi="News Gothic GDB"/>
          <w:szCs w:val="22"/>
        </w:rPr>
        <w:t>(TP4) Inspect related documentation on the storage management process to understand and identify the controls established.</w:t>
      </w:r>
    </w:p>
    <w:p w14:paraId="3A7FBF33" w14:textId="3BE529E2" w:rsidR="00961995" w:rsidRDefault="000C6C7D" w:rsidP="000C6C7D">
      <w:pPr>
        <w:autoSpaceDE w:val="0"/>
        <w:autoSpaceDN w:val="0"/>
        <w:adjustRightInd w:val="0"/>
        <w:spacing w:before="0" w:after="0"/>
        <w:ind w:left="0"/>
        <w:jc w:val="both"/>
        <w:rPr>
          <w:rFonts w:ascii="News Gothic GDB" w:hAnsi="News Gothic GDB"/>
          <w:szCs w:val="22"/>
        </w:rPr>
      </w:pPr>
      <w:r w:rsidRPr="000C6C7D">
        <w:rPr>
          <w:rFonts w:ascii="News Gothic GDB" w:hAnsi="News Gothic GDB"/>
          <w:szCs w:val="22"/>
        </w:rPr>
        <w:t>(TP5) Test the related controls with a representative sample to ensure that the controls are in place and working as expected.</w:t>
      </w:r>
    </w:p>
    <w:p w14:paraId="02F7EF7D" w14:textId="77777777" w:rsidR="000C6C7D" w:rsidRDefault="000C6C7D" w:rsidP="000C6C7D">
      <w:pPr>
        <w:autoSpaceDE w:val="0"/>
        <w:autoSpaceDN w:val="0"/>
        <w:adjustRightInd w:val="0"/>
        <w:spacing w:before="0" w:after="0"/>
        <w:ind w:left="0"/>
        <w:jc w:val="both"/>
        <w:rPr>
          <w:rFonts w:ascii="News Gothic GDB" w:hAnsi="News Gothic GDB"/>
          <w:szCs w:val="22"/>
        </w:rPr>
      </w:pPr>
    </w:p>
    <w:p w14:paraId="59CA7DA4" w14:textId="0B4757D4" w:rsidR="00A301CB" w:rsidRPr="00E40C73" w:rsidRDefault="00A301CB" w:rsidP="00A301CB">
      <w:pPr>
        <w:pStyle w:val="ListParagraph"/>
        <w:ind w:left="0"/>
        <w:jc w:val="both"/>
        <w:rPr>
          <w:rFonts w:ascii="News Gothic GDB" w:hAnsi="News Gothic GDB"/>
          <w:b/>
          <w:bCs/>
        </w:rPr>
      </w:pPr>
      <w:r w:rsidRPr="00E40C73">
        <w:rPr>
          <w:rFonts w:ascii="News Gothic GDB" w:hAnsi="News Gothic GDB"/>
          <w:b/>
          <w:bCs/>
        </w:rPr>
        <w:t>Audit procedures/source:</w:t>
      </w:r>
    </w:p>
    <w:p w14:paraId="4842E1F5" w14:textId="77777777" w:rsidR="00A301CB" w:rsidRPr="00E40C73" w:rsidRDefault="00A301CB" w:rsidP="00A301CB">
      <w:pPr>
        <w:pStyle w:val="ListParagraph"/>
        <w:numPr>
          <w:ilvl w:val="0"/>
          <w:numId w:val="25"/>
        </w:numPr>
        <w:spacing w:before="0" w:after="160"/>
        <w:ind w:hanging="270"/>
        <w:jc w:val="both"/>
        <w:rPr>
          <w:rFonts w:ascii="News Gothic GDB" w:hAnsi="News Gothic GDB"/>
        </w:rPr>
      </w:pPr>
      <w:r w:rsidRPr="00E40C73">
        <w:rPr>
          <w:rFonts w:ascii="News Gothic GDB" w:hAnsi="News Gothic GDB"/>
        </w:rPr>
        <w:t>Information directly requested from auditee (via e-mail or call) or extracted from provided documentation during preparation phase.</w:t>
      </w:r>
    </w:p>
    <w:p w14:paraId="10BA8EA9" w14:textId="77777777" w:rsidR="00693C28" w:rsidRDefault="00693C28" w:rsidP="00B208CB">
      <w:pPr>
        <w:autoSpaceDE w:val="0"/>
        <w:autoSpaceDN w:val="0"/>
        <w:adjustRightInd w:val="0"/>
        <w:spacing w:before="0" w:after="0"/>
        <w:ind w:left="0"/>
        <w:jc w:val="both"/>
        <w:rPr>
          <w:rFonts w:ascii="News Gothic GDB" w:hAnsi="News Gothic GDB"/>
          <w:b/>
          <w:szCs w:val="22"/>
        </w:rPr>
      </w:pPr>
    </w:p>
    <w:p w14:paraId="56362DAD" w14:textId="710966D3" w:rsidR="00B208CB" w:rsidRPr="00E40C73" w:rsidRDefault="00B208CB" w:rsidP="00B208CB">
      <w:pPr>
        <w:autoSpaceDE w:val="0"/>
        <w:autoSpaceDN w:val="0"/>
        <w:adjustRightInd w:val="0"/>
        <w:spacing w:before="0" w:after="0"/>
        <w:ind w:left="0"/>
        <w:jc w:val="both"/>
        <w:rPr>
          <w:rFonts w:ascii="News Gothic GDB" w:hAnsi="News Gothic GDB"/>
          <w:b/>
          <w:szCs w:val="22"/>
        </w:rPr>
      </w:pPr>
      <w:r w:rsidRPr="00E40C73">
        <w:rPr>
          <w:rFonts w:ascii="News Gothic GDB" w:hAnsi="News Gothic GDB"/>
          <w:b/>
          <w:szCs w:val="22"/>
        </w:rPr>
        <w:t xml:space="preserve">Conclusion: </w:t>
      </w:r>
    </w:p>
    <w:p w14:paraId="443275BA" w14:textId="234632C1" w:rsidR="00B208CB" w:rsidRDefault="00214FCB" w:rsidP="00B208CB">
      <w:pPr>
        <w:spacing w:before="0" w:after="0"/>
        <w:ind w:left="0"/>
        <w:jc w:val="both"/>
        <w:rPr>
          <w:rFonts w:ascii="News Gothic GDB" w:hAnsi="News Gothic GDB"/>
          <w:color w:val="00B050"/>
          <w:szCs w:val="22"/>
        </w:rPr>
      </w:pPr>
      <w:r w:rsidRPr="00E40C73">
        <w:rPr>
          <w:rFonts w:ascii="News Gothic GDB" w:hAnsi="News Gothic GDB"/>
          <w:color w:val="00B050"/>
          <w:szCs w:val="22"/>
        </w:rPr>
        <w:t xml:space="preserve">Ok, no </w:t>
      </w:r>
      <w:r>
        <w:rPr>
          <w:rFonts w:ascii="News Gothic GDB" w:hAnsi="News Gothic GDB"/>
          <w:color w:val="00B050"/>
          <w:szCs w:val="22"/>
        </w:rPr>
        <w:t>exception</w:t>
      </w:r>
      <w:r w:rsidRPr="00E40C73">
        <w:rPr>
          <w:rFonts w:ascii="News Gothic GDB" w:hAnsi="News Gothic GDB"/>
          <w:color w:val="00B050"/>
          <w:szCs w:val="22"/>
        </w:rPr>
        <w:t xml:space="preserve"> identified</w:t>
      </w:r>
      <w:r w:rsidR="00EF1C56">
        <w:rPr>
          <w:rFonts w:ascii="News Gothic GDB" w:hAnsi="News Gothic GDB"/>
          <w:color w:val="00B050"/>
          <w:szCs w:val="22"/>
        </w:rPr>
        <w:t>.</w:t>
      </w:r>
    </w:p>
    <w:p w14:paraId="3275FDD6" w14:textId="77777777" w:rsidR="00C2301E" w:rsidRPr="00C2301E" w:rsidRDefault="00C2301E" w:rsidP="00B208CB">
      <w:pPr>
        <w:spacing w:before="0" w:after="0"/>
        <w:ind w:left="0"/>
        <w:jc w:val="both"/>
        <w:rPr>
          <w:rFonts w:ascii="News Gothic GDB" w:hAnsi="News Gothic GDB"/>
          <w:color w:val="00B050"/>
          <w:szCs w:val="22"/>
        </w:rPr>
      </w:pPr>
    </w:p>
    <w:p w14:paraId="5EDB33BD" w14:textId="71963734" w:rsidR="00B208CB" w:rsidRDefault="00B208CB" w:rsidP="00B208CB">
      <w:pPr>
        <w:spacing w:before="0" w:after="0"/>
        <w:ind w:left="0"/>
        <w:jc w:val="both"/>
        <w:rPr>
          <w:rFonts w:ascii="News Gothic GDB" w:hAnsi="News Gothic GDB"/>
        </w:rPr>
      </w:pPr>
      <w:r w:rsidRPr="00E40C73">
        <w:rPr>
          <w:rFonts w:ascii="News Gothic GDB" w:hAnsi="News Gothic GDB"/>
        </w:rPr>
        <w:t>Internal audit (</w:t>
      </w:r>
      <w:r w:rsidR="00D10F3F">
        <w:rPr>
          <w:rFonts w:ascii="News Gothic GDB" w:hAnsi="News Gothic GDB"/>
        </w:rPr>
        <w:t>YG</w:t>
      </w:r>
      <w:r w:rsidR="00B331D6">
        <w:rPr>
          <w:rFonts w:ascii="News Gothic GDB" w:hAnsi="News Gothic GDB"/>
        </w:rPr>
        <w:t xml:space="preserve">, </w:t>
      </w:r>
      <w:r w:rsidR="00D10F3F">
        <w:rPr>
          <w:rFonts w:ascii="News Gothic GDB" w:hAnsi="News Gothic GDB"/>
        </w:rPr>
        <w:t>DH</w:t>
      </w:r>
      <w:r w:rsidRPr="00E40C73">
        <w:rPr>
          <w:rFonts w:ascii="News Gothic GDB" w:hAnsi="News Gothic GDB"/>
        </w:rPr>
        <w:t>)</w:t>
      </w:r>
      <w:r w:rsidRPr="00E40C73">
        <w:rPr>
          <w:rFonts w:ascii="News Gothic GDB" w:hAnsi="News Gothic GDB"/>
          <w:color w:val="FF0000"/>
        </w:rPr>
        <w:t xml:space="preserve"> </w:t>
      </w:r>
      <w:r w:rsidRPr="00E40C73">
        <w:rPr>
          <w:rFonts w:ascii="News Gothic GDB" w:hAnsi="News Gothic GDB"/>
        </w:rPr>
        <w:t>has performed the following Audit procedures:</w:t>
      </w:r>
    </w:p>
    <w:p w14:paraId="111C240D" w14:textId="77777777" w:rsidR="000A6849" w:rsidRDefault="000A6849" w:rsidP="00B208CB">
      <w:pPr>
        <w:spacing w:before="0" w:after="0"/>
        <w:ind w:left="0"/>
        <w:jc w:val="both"/>
        <w:rPr>
          <w:rFonts w:ascii="News Gothic GDB" w:hAnsi="News Gothic GDB"/>
          <w:b/>
          <w:szCs w:val="22"/>
        </w:rPr>
      </w:pPr>
    </w:p>
    <w:p w14:paraId="1A5CCB54" w14:textId="1C59D10E" w:rsidR="00B208CB" w:rsidRPr="00E40C73" w:rsidRDefault="00B208CB" w:rsidP="00B208CB">
      <w:pPr>
        <w:spacing w:before="0" w:after="0"/>
        <w:ind w:left="0"/>
        <w:jc w:val="both"/>
        <w:rPr>
          <w:rFonts w:ascii="News Gothic GDB" w:hAnsi="News Gothic GDB"/>
          <w:b/>
          <w:szCs w:val="22"/>
        </w:rPr>
      </w:pPr>
      <w:r w:rsidRPr="00E40C73">
        <w:rPr>
          <w:rFonts w:ascii="News Gothic GDB" w:hAnsi="News Gothic GDB"/>
          <w:b/>
          <w:szCs w:val="22"/>
        </w:rPr>
        <w:t>-------------------------------------------------------</w:t>
      </w:r>
    </w:p>
    <w:p w14:paraId="74F11E0B" w14:textId="77777777" w:rsidR="00B208CB" w:rsidRPr="00E40C73" w:rsidRDefault="00B208CB" w:rsidP="00B208CB">
      <w:pPr>
        <w:spacing w:before="0" w:after="0"/>
        <w:ind w:left="0"/>
        <w:jc w:val="both"/>
        <w:rPr>
          <w:rFonts w:ascii="News Gothic GDB" w:hAnsi="News Gothic GDB"/>
          <w:b/>
          <w:bCs/>
          <w:szCs w:val="22"/>
        </w:rPr>
      </w:pPr>
      <w:r w:rsidRPr="00E40C73">
        <w:rPr>
          <w:rFonts w:ascii="News Gothic GDB" w:hAnsi="News Gothic GDB"/>
          <w:b/>
          <w:bCs/>
          <w:szCs w:val="22"/>
        </w:rPr>
        <w:t>Summary of work done:</w:t>
      </w:r>
    </w:p>
    <w:p w14:paraId="665C9157" w14:textId="0CD19B68" w:rsidR="7C92A96E" w:rsidRDefault="00B208CB" w:rsidP="7C92A96E">
      <w:pPr>
        <w:spacing w:before="0" w:after="0"/>
        <w:ind w:left="0"/>
        <w:jc w:val="both"/>
        <w:rPr>
          <w:rFonts w:ascii="News Gothic GDB" w:hAnsi="News Gothic GDB"/>
          <w:b/>
          <w:bCs/>
        </w:rPr>
      </w:pPr>
      <w:r w:rsidRPr="3F212E0C">
        <w:rPr>
          <w:rFonts w:ascii="News Gothic GDB" w:hAnsi="News Gothic GDB"/>
          <w:b/>
          <w:bCs/>
        </w:rPr>
        <w:t>-------------------------------------------------------</w:t>
      </w:r>
    </w:p>
    <w:p w14:paraId="6F489F0E" w14:textId="315A2C28" w:rsidR="7C92A96E" w:rsidRDefault="7C92A96E" w:rsidP="7C92A96E">
      <w:pPr>
        <w:spacing w:before="0" w:after="0"/>
        <w:ind w:left="0"/>
        <w:jc w:val="both"/>
        <w:rPr>
          <w:rFonts w:ascii="News Gothic GDB" w:hAnsi="News Gothic GDB"/>
          <w:b/>
          <w:bCs/>
          <w:u w:val="single"/>
        </w:rPr>
      </w:pPr>
    </w:p>
    <w:tbl>
      <w:tblPr>
        <w:tblStyle w:val="TableGrid"/>
        <w:tblW w:w="0" w:type="auto"/>
        <w:tblLayout w:type="fixed"/>
        <w:tblLook w:val="04A0" w:firstRow="1" w:lastRow="0" w:firstColumn="1" w:lastColumn="0" w:noHBand="0" w:noVBand="1"/>
      </w:tblPr>
      <w:tblGrid>
        <w:gridCol w:w="715"/>
        <w:gridCol w:w="8919"/>
        <w:gridCol w:w="1246"/>
      </w:tblGrid>
      <w:tr w:rsidR="00957B14" w:rsidRPr="00E40C73" w14:paraId="23090BD3" w14:textId="77777777" w:rsidTr="499C4615">
        <w:trPr>
          <w:trHeight w:val="539"/>
        </w:trPr>
        <w:tc>
          <w:tcPr>
            <w:tcW w:w="715" w:type="dxa"/>
          </w:tcPr>
          <w:p w14:paraId="5E09C168" w14:textId="77777777" w:rsidR="00B208CB" w:rsidRPr="00E40C73" w:rsidRDefault="00B208CB" w:rsidP="00AD5C0A">
            <w:pPr>
              <w:spacing w:before="0" w:after="0"/>
              <w:ind w:left="0"/>
              <w:jc w:val="both"/>
              <w:rPr>
                <w:rFonts w:ascii="News Gothic GDB" w:hAnsi="News Gothic GDB"/>
                <w:b/>
                <w:szCs w:val="22"/>
              </w:rPr>
            </w:pPr>
            <w:bookmarkStart w:id="0" w:name="_Hlk160028574"/>
            <w:r w:rsidRPr="00E40C73">
              <w:rPr>
                <w:rFonts w:ascii="News Gothic GDB" w:hAnsi="News Gothic GDB"/>
                <w:b/>
                <w:szCs w:val="22"/>
              </w:rPr>
              <w:t>AP</w:t>
            </w:r>
          </w:p>
        </w:tc>
        <w:tc>
          <w:tcPr>
            <w:tcW w:w="8919" w:type="dxa"/>
          </w:tcPr>
          <w:p w14:paraId="374DA8A5" w14:textId="77777777" w:rsidR="00B208CB" w:rsidRPr="00E40C73" w:rsidRDefault="00B208CB" w:rsidP="00AD5C0A">
            <w:pPr>
              <w:spacing w:before="0" w:after="0"/>
              <w:ind w:left="0"/>
              <w:jc w:val="both"/>
              <w:rPr>
                <w:rFonts w:ascii="News Gothic GDB" w:hAnsi="News Gothic GDB"/>
                <w:b/>
                <w:bCs/>
              </w:rPr>
            </w:pPr>
            <w:r w:rsidRPr="00E40C73">
              <w:rPr>
                <w:rFonts w:ascii="News Gothic GDB" w:hAnsi="News Gothic GDB"/>
                <w:b/>
                <w:bCs/>
              </w:rPr>
              <w:t>Work done</w:t>
            </w:r>
          </w:p>
        </w:tc>
        <w:tc>
          <w:tcPr>
            <w:tcW w:w="1246" w:type="dxa"/>
          </w:tcPr>
          <w:p w14:paraId="394B9111" w14:textId="77777777" w:rsidR="00B208CB" w:rsidRPr="00E40C73" w:rsidRDefault="00B208CB" w:rsidP="00AD5C0A">
            <w:pPr>
              <w:spacing w:before="0" w:after="0"/>
              <w:ind w:left="0"/>
              <w:jc w:val="both"/>
              <w:rPr>
                <w:rFonts w:ascii="News Gothic GDB" w:hAnsi="News Gothic GDB"/>
                <w:b/>
                <w:bCs/>
              </w:rPr>
            </w:pPr>
            <w:r w:rsidRPr="00E40C73">
              <w:rPr>
                <w:rFonts w:ascii="News Gothic GDB" w:hAnsi="News Gothic GDB"/>
                <w:b/>
                <w:bCs/>
              </w:rPr>
              <w:t>Result</w:t>
            </w:r>
          </w:p>
        </w:tc>
      </w:tr>
      <w:tr w:rsidR="0052443E" w:rsidRPr="00E40C73" w14:paraId="4420EC3C" w14:textId="77777777" w:rsidTr="499C4615">
        <w:trPr>
          <w:trHeight w:val="539"/>
        </w:trPr>
        <w:tc>
          <w:tcPr>
            <w:tcW w:w="715" w:type="dxa"/>
          </w:tcPr>
          <w:p w14:paraId="00954A7A" w14:textId="0D72E68F" w:rsidR="0052443E" w:rsidRPr="003355FF" w:rsidRDefault="0052443E" w:rsidP="00AD5C0A">
            <w:pPr>
              <w:spacing w:before="0" w:after="0"/>
              <w:ind w:left="0"/>
              <w:jc w:val="both"/>
              <w:rPr>
                <w:rFonts w:ascii="News Gothic GDB" w:hAnsi="News Gothic GDB"/>
                <w:b/>
                <w:szCs w:val="22"/>
              </w:rPr>
            </w:pPr>
            <w:r w:rsidRPr="003355FF">
              <w:rPr>
                <w:rFonts w:ascii="News Gothic GDB" w:hAnsi="News Gothic GDB"/>
                <w:b/>
                <w:szCs w:val="22"/>
              </w:rPr>
              <w:t>TP1</w:t>
            </w:r>
          </w:p>
        </w:tc>
        <w:tc>
          <w:tcPr>
            <w:tcW w:w="8919" w:type="dxa"/>
          </w:tcPr>
          <w:p w14:paraId="3B457DB1" w14:textId="0E3416E2" w:rsidR="0052443E" w:rsidRPr="0026433C" w:rsidRDefault="4CD69AD2" w:rsidP="39BC4DBE">
            <w:pPr>
              <w:spacing w:before="0" w:after="0"/>
              <w:ind w:left="0"/>
              <w:jc w:val="both"/>
              <w:rPr>
                <w:rFonts w:ascii="News Gothic GDB" w:hAnsi="News Gothic GDB"/>
              </w:rPr>
            </w:pPr>
            <w:r w:rsidRPr="39BC4DBE">
              <w:rPr>
                <w:rFonts w:ascii="News Gothic GDB" w:hAnsi="News Gothic GDB"/>
              </w:rPr>
              <w:t>IA held a meeting with Benedicte</w:t>
            </w:r>
            <w:r w:rsidR="33B7AA9E" w:rsidRPr="39BC4DBE">
              <w:rPr>
                <w:rFonts w:ascii="News Gothic GDB" w:hAnsi="News Gothic GDB"/>
              </w:rPr>
              <w:t xml:space="preserve"> Clotuche (Head of PaaS Storage &amp; Backup)</w:t>
            </w:r>
            <w:r w:rsidR="60A28ED9" w:rsidRPr="39BC4DBE">
              <w:rPr>
                <w:rFonts w:ascii="News Gothic GDB" w:hAnsi="News Gothic GDB"/>
              </w:rPr>
              <w:t xml:space="preserve"> and</w:t>
            </w:r>
            <w:r w:rsidRPr="39BC4DBE">
              <w:rPr>
                <w:rFonts w:ascii="News Gothic GDB" w:hAnsi="News Gothic GDB"/>
              </w:rPr>
              <w:t xml:space="preserve"> Steffen Gremm</w:t>
            </w:r>
            <w:r w:rsidR="37A0E37C" w:rsidRPr="39BC4DBE">
              <w:rPr>
                <w:rFonts w:ascii="News Gothic GDB" w:hAnsi="News Gothic GDB"/>
              </w:rPr>
              <w:t xml:space="preserve"> (Head of PTIT PaaS Delivery)</w:t>
            </w:r>
            <w:r w:rsidRPr="39BC4DBE">
              <w:rPr>
                <w:rFonts w:ascii="News Gothic GDB" w:hAnsi="News Gothic GDB"/>
              </w:rPr>
              <w:t xml:space="preserve"> on 10.02.2025 to</w:t>
            </w:r>
            <w:r w:rsidR="08B12F8B" w:rsidRPr="39BC4DBE">
              <w:rPr>
                <w:rFonts w:ascii="News Gothic GDB" w:hAnsi="News Gothic GDB"/>
              </w:rPr>
              <w:t xml:space="preserve"> inquire monitoring and reporting IT Landscape. Benedicte Clotuche</w:t>
            </w:r>
            <w:r w:rsidR="039F4CBB" w:rsidRPr="39BC4DBE">
              <w:rPr>
                <w:rFonts w:ascii="News Gothic GDB" w:hAnsi="News Gothic GDB"/>
              </w:rPr>
              <w:t>’s unit</w:t>
            </w:r>
            <w:r w:rsidR="08B12F8B" w:rsidRPr="39BC4DBE">
              <w:rPr>
                <w:rFonts w:ascii="News Gothic GDB" w:hAnsi="News Gothic GDB"/>
              </w:rPr>
              <w:t xml:space="preserve"> </w:t>
            </w:r>
            <w:r w:rsidR="68023205" w:rsidRPr="39BC4DBE">
              <w:rPr>
                <w:rFonts w:ascii="News Gothic GDB" w:hAnsi="News Gothic GDB"/>
              </w:rPr>
              <w:t xml:space="preserve">responsible </w:t>
            </w:r>
            <w:r w:rsidR="003E3FD7" w:rsidRPr="39BC4DBE">
              <w:rPr>
                <w:rFonts w:ascii="News Gothic GDB" w:hAnsi="News Gothic GDB"/>
              </w:rPr>
              <w:t xml:space="preserve">for </w:t>
            </w:r>
            <w:r w:rsidR="08B12F8B" w:rsidRPr="39BC4DBE">
              <w:rPr>
                <w:rFonts w:ascii="News Gothic GDB" w:hAnsi="News Gothic GDB"/>
              </w:rPr>
              <w:t xml:space="preserve">Open Systems (physical, </w:t>
            </w:r>
            <w:r w:rsidR="003E3FD7" w:rsidRPr="39BC4DBE">
              <w:rPr>
                <w:rFonts w:ascii="News Gothic GDB" w:hAnsi="News Gothic GDB"/>
              </w:rPr>
              <w:t>virtual</w:t>
            </w:r>
            <w:r w:rsidR="001913C0" w:rsidRPr="39BC4DBE">
              <w:rPr>
                <w:rFonts w:ascii="News Gothic GDB" w:hAnsi="News Gothic GDB"/>
              </w:rPr>
              <w:t xml:space="preserve"> servers</w:t>
            </w:r>
            <w:r w:rsidR="003E3FD7" w:rsidRPr="39BC4DBE">
              <w:rPr>
                <w:rFonts w:ascii="News Gothic GDB" w:hAnsi="News Gothic GDB"/>
              </w:rPr>
              <w:t>, cloud</w:t>
            </w:r>
            <w:r w:rsidR="08B12F8B" w:rsidRPr="39BC4DBE">
              <w:rPr>
                <w:rFonts w:ascii="News Gothic GDB" w:hAnsi="News Gothic GDB"/>
              </w:rPr>
              <w:t xml:space="preserve"> servers</w:t>
            </w:r>
            <w:r w:rsidR="00E735A1" w:rsidRPr="39BC4DBE">
              <w:rPr>
                <w:rFonts w:ascii="News Gothic GDB" w:hAnsi="News Gothic GDB"/>
              </w:rPr>
              <w:t xml:space="preserve"> for DBAG and Clearstream</w:t>
            </w:r>
            <w:r w:rsidR="00006CF1" w:rsidRPr="39BC4DBE">
              <w:rPr>
                <w:rFonts w:ascii="News Gothic GDB" w:hAnsi="News Gothic GDB"/>
              </w:rPr>
              <w:t xml:space="preserve">) </w:t>
            </w:r>
            <w:r w:rsidR="6CC79EEE" w:rsidRPr="39BC4DBE">
              <w:rPr>
                <w:rFonts w:ascii="News Gothic GDB" w:hAnsi="News Gothic GDB"/>
              </w:rPr>
              <w:t xml:space="preserve">and </w:t>
            </w:r>
            <w:r w:rsidR="6D106E79" w:rsidRPr="39BC4DBE">
              <w:rPr>
                <w:rFonts w:ascii="News Gothic GDB" w:hAnsi="News Gothic GDB"/>
              </w:rPr>
              <w:t xml:space="preserve">Steffen Gremm’s unit </w:t>
            </w:r>
            <w:r w:rsidR="003E3FD7" w:rsidRPr="39BC4DBE">
              <w:rPr>
                <w:rFonts w:ascii="News Gothic GDB" w:hAnsi="News Gothic GDB"/>
              </w:rPr>
              <w:t>responsible</w:t>
            </w:r>
            <w:r w:rsidR="0D23AD92" w:rsidRPr="39BC4DBE">
              <w:rPr>
                <w:rFonts w:ascii="News Gothic GDB" w:hAnsi="News Gothic GDB"/>
              </w:rPr>
              <w:t xml:space="preserve"> </w:t>
            </w:r>
            <w:r w:rsidR="003E3FD7" w:rsidRPr="39BC4DBE">
              <w:rPr>
                <w:rFonts w:ascii="News Gothic GDB" w:hAnsi="News Gothic GDB"/>
              </w:rPr>
              <w:t xml:space="preserve">for </w:t>
            </w:r>
            <w:r w:rsidR="6D106E79" w:rsidRPr="39BC4DBE">
              <w:rPr>
                <w:rFonts w:ascii="News Gothic GDB" w:hAnsi="News Gothic GDB"/>
              </w:rPr>
              <w:t xml:space="preserve">Mainframe Systems </w:t>
            </w:r>
            <w:r w:rsidR="46A576AA" w:rsidRPr="39BC4DBE">
              <w:rPr>
                <w:rFonts w:ascii="News Gothic GDB" w:hAnsi="News Gothic GDB"/>
              </w:rPr>
              <w:t>storage management</w:t>
            </w:r>
            <w:r w:rsidR="6D106E79" w:rsidRPr="39BC4DBE">
              <w:rPr>
                <w:rFonts w:ascii="News Gothic GDB" w:hAnsi="News Gothic GDB"/>
              </w:rPr>
              <w:t>.</w:t>
            </w:r>
            <w:commentRangeStart w:id="1"/>
            <w:commentRangeStart w:id="2"/>
            <w:commentRangeEnd w:id="1"/>
            <w:r>
              <w:rPr>
                <w:rStyle w:val="CommentReference"/>
              </w:rPr>
              <w:commentReference w:id="1"/>
            </w:r>
            <w:commentRangeEnd w:id="2"/>
            <w:r w:rsidR="00D34579">
              <w:rPr>
                <w:rStyle w:val="CommentReference"/>
              </w:rPr>
              <w:commentReference w:id="2"/>
            </w:r>
          </w:p>
          <w:p w14:paraId="6B303379" w14:textId="77777777" w:rsidR="003C6312" w:rsidRDefault="003C6312" w:rsidP="00AD5C0A">
            <w:pPr>
              <w:spacing w:before="0" w:after="0"/>
              <w:ind w:left="0"/>
              <w:jc w:val="both"/>
              <w:rPr>
                <w:rFonts w:ascii="News Gothic GDB" w:hAnsi="News Gothic GDB"/>
                <w:bCs/>
              </w:rPr>
            </w:pPr>
          </w:p>
          <w:p w14:paraId="6BCC5270" w14:textId="77777777" w:rsidR="00B03852" w:rsidRDefault="00B03852" w:rsidP="00B03852">
            <w:pPr>
              <w:spacing w:before="0" w:after="0"/>
              <w:ind w:left="0"/>
              <w:jc w:val="both"/>
              <w:rPr>
                <w:rFonts w:ascii="News Gothic GDB" w:hAnsi="News Gothic GDB"/>
              </w:rPr>
            </w:pPr>
            <w:r>
              <w:rPr>
                <w:rFonts w:ascii="News Gothic GDB" w:hAnsi="News Gothic GDB"/>
              </w:rPr>
              <w:t>M</w:t>
            </w:r>
            <w:r w:rsidRPr="004A7A0D">
              <w:rPr>
                <w:rFonts w:ascii="News Gothic GDB" w:hAnsi="News Gothic GDB"/>
              </w:rPr>
              <w:t>onitor</w:t>
            </w:r>
            <w:r>
              <w:rPr>
                <w:rFonts w:ascii="News Gothic GDB" w:hAnsi="News Gothic GDB"/>
              </w:rPr>
              <w:t xml:space="preserve">ing on </w:t>
            </w:r>
            <w:r w:rsidRPr="004A7A0D">
              <w:rPr>
                <w:rFonts w:ascii="News Gothic GDB" w:hAnsi="News Gothic GDB"/>
              </w:rPr>
              <w:t>mainframe and application performance using various tools and utilities, including CA-7, TOP/X, BETA92, Xymon, and BMC Mainview, and generates daily, monthly, and quarterly reports on CPU utilization, IMS transactions, and disk and tape capacity. These reports are shared with internal stakeholders and clients, including Clearstream and BrainTrade, and inform capacity planning and resource allocation.</w:t>
            </w:r>
            <w:r>
              <w:rPr>
                <w:rFonts w:ascii="News Gothic GDB" w:hAnsi="News Gothic GDB"/>
              </w:rPr>
              <w:t xml:space="preserve"> </w:t>
            </w:r>
            <w:hyperlink r:id="rId15" w:history="1">
              <w:r w:rsidRPr="00302BCA">
                <w:rPr>
                  <w:rStyle w:val="Hyperlink"/>
                  <w:rFonts w:ascii="News Gothic GDB" w:hAnsi="News Gothic GDB"/>
                </w:rPr>
                <w:t>(Mainframe Operations Handbook)</w:t>
              </w:r>
            </w:hyperlink>
          </w:p>
          <w:p w14:paraId="5CC3CD27" w14:textId="77777777" w:rsidR="00B03852" w:rsidRDefault="00B03852" w:rsidP="00AD5C0A">
            <w:pPr>
              <w:spacing w:before="0" w:after="0"/>
              <w:ind w:left="0"/>
              <w:jc w:val="both"/>
              <w:rPr>
                <w:rFonts w:ascii="News Gothic GDB" w:hAnsi="News Gothic GDB"/>
                <w:bCs/>
              </w:rPr>
            </w:pPr>
          </w:p>
          <w:p w14:paraId="6432B3E0" w14:textId="1688DB48" w:rsidR="00537927" w:rsidRDefault="00537927" w:rsidP="00AD5C0A">
            <w:pPr>
              <w:spacing w:before="0" w:after="0"/>
              <w:ind w:left="0"/>
              <w:jc w:val="both"/>
              <w:rPr>
                <w:rFonts w:ascii="News Gothic GDB" w:hAnsi="News Gothic GDB"/>
                <w:color w:val="000000" w:themeColor="text1"/>
                <w:szCs w:val="22"/>
              </w:rPr>
            </w:pPr>
            <w:r>
              <w:rPr>
                <w:rFonts w:ascii="News Gothic GDB" w:hAnsi="News Gothic GDB"/>
              </w:rPr>
              <w:t>I</w:t>
            </w:r>
            <w:r w:rsidRPr="00672EEC">
              <w:rPr>
                <w:rFonts w:ascii="News Gothic GDB" w:hAnsi="News Gothic GDB"/>
              </w:rPr>
              <w:t>nternal Audit was informed that</w:t>
            </w:r>
            <w:r w:rsidR="00C349D7" w:rsidRPr="00C349D7">
              <w:rPr>
                <w:rFonts w:ascii="Segoe UI" w:hAnsi="Segoe UI" w:cs="Segoe UI"/>
                <w:sz w:val="18"/>
                <w:szCs w:val="18"/>
                <w:shd w:val="clear" w:color="auto" w:fill="FFFFFF"/>
              </w:rPr>
              <w:t xml:space="preserve"> </w:t>
            </w:r>
            <w:r w:rsidR="00C349D7" w:rsidRPr="00C349D7">
              <w:rPr>
                <w:rFonts w:ascii="News Gothic GDB" w:hAnsi="News Gothic GDB"/>
              </w:rPr>
              <w:t>PaaS Storage &amp; Backup</w:t>
            </w:r>
            <w:r w:rsidR="00C349D7">
              <w:rPr>
                <w:rFonts w:ascii="News Gothic GDB" w:hAnsi="News Gothic GDB"/>
              </w:rPr>
              <w:t xml:space="preserve"> </w:t>
            </w:r>
            <w:r>
              <w:rPr>
                <w:rFonts w:ascii="News Gothic GDB" w:hAnsi="News Gothic GDB"/>
              </w:rPr>
              <w:t xml:space="preserve">team </w:t>
            </w:r>
            <w:r w:rsidR="00944980">
              <w:rPr>
                <w:rFonts w:ascii="News Gothic GDB" w:hAnsi="News Gothic GDB"/>
              </w:rPr>
              <w:t xml:space="preserve">(Headed by </w:t>
            </w:r>
            <w:r w:rsidR="00944980" w:rsidRPr="39BC4DBE">
              <w:rPr>
                <w:rFonts w:ascii="News Gothic GDB" w:hAnsi="News Gothic GDB"/>
              </w:rPr>
              <w:t>Benedicte Clotuche</w:t>
            </w:r>
            <w:r w:rsidR="00944980">
              <w:rPr>
                <w:rFonts w:ascii="News Gothic GDB" w:hAnsi="News Gothic GDB"/>
              </w:rPr>
              <w:t xml:space="preserve">) </w:t>
            </w:r>
            <w:r w:rsidRPr="00672EEC">
              <w:rPr>
                <w:rFonts w:ascii="News Gothic GDB" w:hAnsi="News Gothic GDB"/>
              </w:rPr>
              <w:t xml:space="preserve">performs a quality check on the storage request notification received from a Requester. This notification includes a specification of the desired Storage setup. In the </w:t>
            </w:r>
            <w:r w:rsidRPr="00672EEC">
              <w:rPr>
                <w:rFonts w:ascii="News Gothic GDB" w:hAnsi="News Gothic GDB"/>
              </w:rPr>
              <w:lastRenderedPageBreak/>
              <w:t>case that the notification is incomplete, the Storage team informs the Requester that the quality check has failed. In the case that the quality check is successful, the Storage team proceeds in the process of setting up.</w:t>
            </w:r>
            <w:r w:rsidR="00513E31">
              <w:rPr>
                <w:rFonts w:ascii="News Gothic GDB" w:hAnsi="News Gothic GDB"/>
              </w:rPr>
              <w:t xml:space="preserve"> Additionally, continuous </w:t>
            </w:r>
            <w:r w:rsidR="00513E31">
              <w:rPr>
                <w:rFonts w:ascii="News Gothic GDB" w:hAnsi="News Gothic GDB"/>
                <w:color w:val="000000" w:themeColor="text1"/>
                <w:szCs w:val="22"/>
              </w:rPr>
              <w:t xml:space="preserve">monitoring </w:t>
            </w:r>
            <w:r w:rsidR="00082E07">
              <w:rPr>
                <w:rFonts w:ascii="News Gothic GDB" w:hAnsi="News Gothic GDB"/>
                <w:color w:val="000000" w:themeColor="text1"/>
                <w:szCs w:val="22"/>
              </w:rPr>
              <w:t xml:space="preserve">on storage </w:t>
            </w:r>
            <w:r w:rsidR="00513E31">
              <w:rPr>
                <w:rFonts w:ascii="News Gothic GDB" w:hAnsi="News Gothic GDB"/>
                <w:color w:val="000000" w:themeColor="text1"/>
                <w:szCs w:val="22"/>
              </w:rPr>
              <w:t>is done via in-house developed dashboard. If defined threshold is not maintained, automatic email alerts are raised.</w:t>
            </w:r>
            <w:r w:rsidR="001A2667">
              <w:rPr>
                <w:rFonts w:ascii="News Gothic GDB" w:hAnsi="News Gothic GDB"/>
                <w:color w:val="000000" w:themeColor="text1"/>
                <w:szCs w:val="22"/>
              </w:rPr>
              <w:t xml:space="preserve"> </w:t>
            </w:r>
            <w:r w:rsidR="00E25C57" w:rsidRPr="00E25C57">
              <w:rPr>
                <w:rFonts w:ascii="News Gothic GDB" w:hAnsi="News Gothic GDB"/>
                <w:color w:val="000000" w:themeColor="text1"/>
                <w:szCs w:val="22"/>
              </w:rPr>
              <w:t>Finally, the C4C GCP migration will be considered at the beginning of the year</w:t>
            </w:r>
            <w:r w:rsidR="00E25C57">
              <w:rPr>
                <w:rFonts w:ascii="News Gothic GDB" w:hAnsi="News Gothic GDB"/>
                <w:color w:val="000000" w:themeColor="text1"/>
                <w:szCs w:val="22"/>
              </w:rPr>
              <w:t xml:space="preserve"> and</w:t>
            </w:r>
            <w:r w:rsidR="00E25C57" w:rsidRPr="00E25C57">
              <w:rPr>
                <w:rFonts w:ascii="News Gothic GDB" w:hAnsi="News Gothic GDB"/>
                <w:color w:val="000000" w:themeColor="text1"/>
                <w:szCs w:val="22"/>
              </w:rPr>
              <w:t xml:space="preserve"> </w:t>
            </w:r>
            <w:r w:rsidR="00E25C57">
              <w:rPr>
                <w:rFonts w:ascii="News Gothic GDB" w:hAnsi="News Gothic GDB"/>
                <w:color w:val="000000" w:themeColor="text1"/>
                <w:szCs w:val="22"/>
              </w:rPr>
              <w:t>o</w:t>
            </w:r>
            <w:r w:rsidR="00E25C57" w:rsidRPr="00E25C57">
              <w:rPr>
                <w:rFonts w:ascii="News Gothic GDB" w:hAnsi="News Gothic GDB"/>
                <w:color w:val="000000" w:themeColor="text1"/>
                <w:szCs w:val="22"/>
              </w:rPr>
              <w:t>n-prem capacity requirements will be planned for the year.</w:t>
            </w:r>
          </w:p>
          <w:p w14:paraId="3E4F29E7" w14:textId="77777777" w:rsidR="001A2667" w:rsidRDefault="001A2667" w:rsidP="00AD5C0A">
            <w:pPr>
              <w:spacing w:before="0" w:after="0"/>
              <w:ind w:left="0"/>
              <w:jc w:val="both"/>
            </w:pPr>
          </w:p>
          <w:p w14:paraId="5FEFBA77" w14:textId="70CB3222" w:rsidR="000E21AA" w:rsidRDefault="000E21AA" w:rsidP="00AD5C0A">
            <w:pPr>
              <w:spacing w:before="0" w:after="0"/>
              <w:ind w:left="0"/>
              <w:jc w:val="both"/>
              <w:rPr>
                <w:rFonts w:ascii="News Gothic GDB" w:hAnsi="News Gothic GDB"/>
                <w:bCs/>
              </w:rPr>
            </w:pPr>
            <w:r w:rsidRPr="00422131">
              <w:drawing>
                <wp:inline distT="0" distB="0" distL="0" distR="0" wp14:anchorId="1A71ED6D" wp14:editId="1FAE3748">
                  <wp:extent cx="5731510" cy="3105785"/>
                  <wp:effectExtent l="0" t="0" r="2540" b="0"/>
                  <wp:docPr id="807392154" name="Picture 1" descr="A graph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92154" name="Picture 1" descr="A graph on a white background&#10;&#10;AI-generated content may be incorrect."/>
                          <pic:cNvPicPr/>
                        </pic:nvPicPr>
                        <pic:blipFill>
                          <a:blip r:embed="rId16"/>
                          <a:stretch>
                            <a:fillRect/>
                          </a:stretch>
                        </pic:blipFill>
                        <pic:spPr>
                          <a:xfrm>
                            <a:off x="0" y="0"/>
                            <a:ext cx="5731510" cy="3105785"/>
                          </a:xfrm>
                          <a:prstGeom prst="rect">
                            <a:avLst/>
                          </a:prstGeom>
                        </pic:spPr>
                      </pic:pic>
                    </a:graphicData>
                  </a:graphic>
                </wp:inline>
              </w:drawing>
            </w:r>
          </w:p>
          <w:p w14:paraId="68250F5C" w14:textId="77777777" w:rsidR="001A2667" w:rsidRDefault="001A2667" w:rsidP="00AD5C0A">
            <w:pPr>
              <w:spacing w:before="0" w:after="0"/>
              <w:ind w:left="0"/>
              <w:jc w:val="both"/>
            </w:pPr>
          </w:p>
          <w:p w14:paraId="0DA0C5AE" w14:textId="6911BA4D" w:rsidR="00B03852" w:rsidRPr="0026433C" w:rsidRDefault="001A2667" w:rsidP="00AD5C0A">
            <w:pPr>
              <w:spacing w:before="0" w:after="0"/>
              <w:ind w:left="0"/>
              <w:jc w:val="both"/>
              <w:rPr>
                <w:rFonts w:ascii="News Gothic GDB" w:hAnsi="News Gothic GDB"/>
                <w:bCs/>
              </w:rPr>
            </w:pPr>
            <w:r w:rsidRPr="008F028F">
              <w:drawing>
                <wp:inline distT="0" distB="0" distL="0" distR="0" wp14:anchorId="694F104D" wp14:editId="1931542F">
                  <wp:extent cx="5731510" cy="3149600"/>
                  <wp:effectExtent l="0" t="0" r="2540" b="0"/>
                  <wp:docPr id="3259185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18580" name="Picture 1" descr="A screenshot of a computer&#10;&#10;AI-generated content may be incorrect."/>
                          <pic:cNvPicPr/>
                        </pic:nvPicPr>
                        <pic:blipFill>
                          <a:blip r:embed="rId17"/>
                          <a:stretch>
                            <a:fillRect/>
                          </a:stretch>
                        </pic:blipFill>
                        <pic:spPr>
                          <a:xfrm>
                            <a:off x="0" y="0"/>
                            <a:ext cx="5731510" cy="3149600"/>
                          </a:xfrm>
                          <a:prstGeom prst="rect">
                            <a:avLst/>
                          </a:prstGeom>
                        </pic:spPr>
                      </pic:pic>
                    </a:graphicData>
                  </a:graphic>
                </wp:inline>
              </w:drawing>
            </w:r>
          </w:p>
          <w:p w14:paraId="7BAC4E13" w14:textId="77777777" w:rsidR="001A2667" w:rsidRDefault="001A2667" w:rsidP="00AD5C0A">
            <w:pPr>
              <w:spacing w:before="0" w:after="0"/>
              <w:ind w:left="0"/>
              <w:jc w:val="both"/>
              <w:rPr>
                <w:rFonts w:ascii="News Gothic GDB" w:hAnsi="News Gothic GDB"/>
                <w:bCs/>
              </w:rPr>
            </w:pPr>
          </w:p>
          <w:p w14:paraId="46ED93D2" w14:textId="7E075DF4" w:rsidR="00C960A1" w:rsidRDefault="003C6312" w:rsidP="00AD5C0A">
            <w:pPr>
              <w:spacing w:before="0" w:after="0"/>
              <w:ind w:left="0"/>
              <w:jc w:val="both"/>
              <w:rPr>
                <w:rFonts w:ascii="News Gothic GDB" w:hAnsi="News Gothic GDB"/>
                <w:bCs/>
              </w:rPr>
            </w:pPr>
            <w:r w:rsidRPr="0026433C">
              <w:rPr>
                <w:rFonts w:ascii="News Gothic GDB" w:hAnsi="News Gothic GDB"/>
                <w:bCs/>
              </w:rPr>
              <w:t xml:space="preserve">IA </w:t>
            </w:r>
            <w:r w:rsidR="004F39B4" w:rsidRPr="0026433C">
              <w:rPr>
                <w:rFonts w:ascii="News Gothic GDB" w:hAnsi="News Gothic GDB"/>
                <w:bCs/>
              </w:rPr>
              <w:t xml:space="preserve">held a meeting with </w:t>
            </w:r>
            <w:r w:rsidR="000459D6" w:rsidRPr="0026433C">
              <w:rPr>
                <w:rFonts w:ascii="News Gothic GDB" w:hAnsi="News Gothic GDB"/>
                <w:bCs/>
              </w:rPr>
              <w:t>Helge Herren</w:t>
            </w:r>
            <w:r w:rsidR="00C76320" w:rsidRPr="0026433C">
              <w:rPr>
                <w:rFonts w:ascii="News Gothic GDB" w:hAnsi="News Gothic GDB"/>
                <w:bCs/>
              </w:rPr>
              <w:t xml:space="preserve"> (Head of Xetra/Eurex Operations) on 12.02.2025</w:t>
            </w:r>
            <w:r w:rsidR="0026433C" w:rsidRPr="0026433C">
              <w:rPr>
                <w:rFonts w:ascii="News Gothic GDB" w:hAnsi="News Gothic GDB"/>
                <w:bCs/>
              </w:rPr>
              <w:t xml:space="preserve"> to inquire</w:t>
            </w:r>
            <w:r w:rsidR="00C02B76">
              <w:rPr>
                <w:rFonts w:ascii="News Gothic GDB" w:hAnsi="News Gothic GDB"/>
                <w:bCs/>
              </w:rPr>
              <w:t xml:space="preserve"> XEOPS </w:t>
            </w:r>
            <w:r w:rsidR="00DE3A54">
              <w:rPr>
                <w:rFonts w:ascii="News Gothic GDB" w:hAnsi="News Gothic GDB"/>
                <w:bCs/>
              </w:rPr>
              <w:t>Storage management</w:t>
            </w:r>
            <w:r w:rsidR="00291C1C">
              <w:rPr>
                <w:rFonts w:ascii="News Gothic GDB" w:hAnsi="News Gothic GDB"/>
                <w:bCs/>
              </w:rPr>
              <w:t xml:space="preserve"> for </w:t>
            </w:r>
            <w:r w:rsidR="00291C1C" w:rsidRPr="00291C1C">
              <w:rPr>
                <w:rFonts w:ascii="News Gothic GDB" w:hAnsi="News Gothic GDB"/>
                <w:bCs/>
              </w:rPr>
              <w:t>Eurex/Xetra Server operation</w:t>
            </w:r>
            <w:r w:rsidR="00291C1C">
              <w:rPr>
                <w:rFonts w:ascii="News Gothic GDB" w:hAnsi="News Gothic GDB"/>
                <w:bCs/>
              </w:rPr>
              <w:t>s</w:t>
            </w:r>
            <w:r w:rsidR="00DE3A54">
              <w:rPr>
                <w:rFonts w:ascii="News Gothic GDB" w:hAnsi="News Gothic GDB"/>
                <w:bCs/>
              </w:rPr>
              <w:t>.</w:t>
            </w:r>
            <w:r w:rsidR="00C02B76">
              <w:rPr>
                <w:rFonts w:ascii="News Gothic GDB" w:hAnsi="News Gothic GDB"/>
                <w:bCs/>
              </w:rPr>
              <w:t xml:space="preserve"> </w:t>
            </w:r>
            <w:r w:rsidR="00FD5ABF" w:rsidRPr="00FD5ABF">
              <w:rPr>
                <w:rFonts w:ascii="News Gothic GDB" w:hAnsi="News Gothic GDB"/>
                <w:bCs/>
              </w:rPr>
              <w:t>Storage monitoring is part of the general system health checks in place for all production servers. Eurex/Xetra server operations manages two types of operating system classes, Linux/Unix servers and OpenVMS servers. For Linux/Unix systems the primary monitoring too</w:t>
            </w:r>
            <w:r w:rsidR="00B131BE">
              <w:rPr>
                <w:rFonts w:ascii="News Gothic GDB" w:hAnsi="News Gothic GDB"/>
                <w:bCs/>
              </w:rPr>
              <w:t>l</w:t>
            </w:r>
            <w:r w:rsidR="00FD5ABF" w:rsidRPr="00FD5ABF">
              <w:rPr>
                <w:rFonts w:ascii="News Gothic GDB" w:hAnsi="News Gothic GDB"/>
                <w:bCs/>
              </w:rPr>
              <w:t xml:space="preserve"> is checkmk, for OpenVMS systems CockpitManager.</w:t>
            </w:r>
          </w:p>
          <w:p w14:paraId="7A56D3C1" w14:textId="6B06C066" w:rsidR="00C960A1" w:rsidRPr="0026433C" w:rsidRDefault="00C960A1" w:rsidP="00AD5C0A">
            <w:pPr>
              <w:spacing w:before="0" w:after="0"/>
              <w:ind w:left="0"/>
              <w:jc w:val="both"/>
              <w:rPr>
                <w:rFonts w:ascii="News Gothic GDB" w:hAnsi="News Gothic GDB"/>
                <w:bCs/>
              </w:rPr>
            </w:pPr>
          </w:p>
        </w:tc>
        <w:tc>
          <w:tcPr>
            <w:tcW w:w="1246" w:type="dxa"/>
          </w:tcPr>
          <w:p w14:paraId="51B32E73" w14:textId="5DA92567" w:rsidR="000836CE" w:rsidRDefault="000836CE" w:rsidP="00BD6F70">
            <w:pPr>
              <w:spacing w:before="0" w:after="0"/>
              <w:ind w:left="0"/>
              <w:rPr>
                <w:rFonts w:ascii="News Gothic GDB" w:hAnsi="News Gothic GDB"/>
                <w:color w:val="00B050"/>
                <w:szCs w:val="22"/>
              </w:rPr>
            </w:pPr>
            <w:r w:rsidRPr="00E40C73">
              <w:rPr>
                <w:rFonts w:ascii="News Gothic GDB" w:hAnsi="News Gothic GDB"/>
                <w:color w:val="00B050"/>
                <w:szCs w:val="22"/>
              </w:rPr>
              <w:lastRenderedPageBreak/>
              <w:t xml:space="preserve">Ok, no </w:t>
            </w:r>
            <w:r>
              <w:rPr>
                <w:rFonts w:ascii="News Gothic GDB" w:hAnsi="News Gothic GDB"/>
                <w:color w:val="00B050"/>
                <w:szCs w:val="22"/>
              </w:rPr>
              <w:t>exception</w:t>
            </w:r>
            <w:r w:rsidRPr="00E40C73">
              <w:rPr>
                <w:rFonts w:ascii="News Gothic GDB" w:hAnsi="News Gothic GDB"/>
                <w:color w:val="00B050"/>
                <w:szCs w:val="22"/>
              </w:rPr>
              <w:t xml:space="preserve"> identified</w:t>
            </w:r>
            <w:r w:rsidR="00BD6F70">
              <w:rPr>
                <w:rFonts w:ascii="News Gothic GDB" w:hAnsi="News Gothic GDB"/>
                <w:color w:val="00B050"/>
                <w:szCs w:val="22"/>
              </w:rPr>
              <w:t>.</w:t>
            </w:r>
            <w:r>
              <w:rPr>
                <w:rFonts w:ascii="News Gothic GDB" w:hAnsi="News Gothic GDB"/>
                <w:color w:val="00B050"/>
                <w:szCs w:val="22"/>
              </w:rPr>
              <w:t xml:space="preserve"> </w:t>
            </w:r>
          </w:p>
          <w:p w14:paraId="70067E1C" w14:textId="77777777" w:rsidR="0052443E" w:rsidRPr="00E40C73" w:rsidRDefault="0052443E" w:rsidP="00AD5C0A">
            <w:pPr>
              <w:spacing w:before="0" w:after="0"/>
              <w:ind w:left="0"/>
              <w:jc w:val="both"/>
              <w:rPr>
                <w:rFonts w:ascii="News Gothic GDB" w:hAnsi="News Gothic GDB"/>
                <w:b/>
                <w:bCs/>
              </w:rPr>
            </w:pPr>
          </w:p>
        </w:tc>
      </w:tr>
      <w:tr w:rsidR="0052443E" w:rsidRPr="00E40C73" w14:paraId="5305AB7C" w14:textId="77777777" w:rsidTr="499C4615">
        <w:trPr>
          <w:trHeight w:val="539"/>
        </w:trPr>
        <w:tc>
          <w:tcPr>
            <w:tcW w:w="715" w:type="dxa"/>
          </w:tcPr>
          <w:p w14:paraId="7511E15C" w14:textId="7896DAE0" w:rsidR="0052443E" w:rsidRPr="00E40C73" w:rsidRDefault="0052443E" w:rsidP="00AD5C0A">
            <w:pPr>
              <w:spacing w:before="0" w:after="0"/>
              <w:ind w:left="0"/>
              <w:jc w:val="both"/>
              <w:rPr>
                <w:rFonts w:ascii="News Gothic GDB" w:hAnsi="News Gothic GDB"/>
                <w:b/>
                <w:szCs w:val="22"/>
              </w:rPr>
            </w:pPr>
            <w:r>
              <w:rPr>
                <w:rFonts w:ascii="News Gothic GDB" w:hAnsi="News Gothic GDB"/>
                <w:b/>
                <w:szCs w:val="22"/>
              </w:rPr>
              <w:lastRenderedPageBreak/>
              <w:t>TP2</w:t>
            </w:r>
          </w:p>
        </w:tc>
        <w:tc>
          <w:tcPr>
            <w:tcW w:w="8919" w:type="dxa"/>
          </w:tcPr>
          <w:p w14:paraId="324537FE" w14:textId="77777777" w:rsidR="005B43FE" w:rsidRPr="00566A17" w:rsidRDefault="000A4E8D" w:rsidP="00AD5C0A">
            <w:pPr>
              <w:spacing w:before="0" w:after="0"/>
              <w:ind w:left="0"/>
              <w:jc w:val="both"/>
              <w:rPr>
                <w:rFonts w:ascii="News Gothic GDB" w:hAnsi="News Gothic GDB"/>
                <w:b/>
                <w:bCs/>
                <w:u w:val="single"/>
              </w:rPr>
            </w:pPr>
            <w:r w:rsidRPr="00566A17">
              <w:rPr>
                <w:rFonts w:ascii="News Gothic GDB" w:hAnsi="News Gothic GDB"/>
                <w:b/>
                <w:bCs/>
                <w:u w:val="single"/>
              </w:rPr>
              <w:t>XEOPS:</w:t>
            </w:r>
          </w:p>
          <w:p w14:paraId="70A09D4C" w14:textId="1301B016" w:rsidR="00A44C56" w:rsidRDefault="001D7E64" w:rsidP="00AD5C0A">
            <w:pPr>
              <w:spacing w:before="0" w:after="0"/>
              <w:ind w:left="0"/>
              <w:jc w:val="both"/>
              <w:rPr>
                <w:rFonts w:ascii="News Gothic GDB" w:hAnsi="News Gothic GDB"/>
              </w:rPr>
            </w:pPr>
            <w:r>
              <w:rPr>
                <w:rFonts w:ascii="News Gothic GDB" w:hAnsi="News Gothic GDB"/>
              </w:rPr>
              <w:t xml:space="preserve">IA </w:t>
            </w:r>
            <w:r w:rsidR="00995894">
              <w:rPr>
                <w:rFonts w:ascii="News Gothic GDB" w:hAnsi="News Gothic GDB"/>
              </w:rPr>
              <w:t>has been informed that monthly KPI reports are shared with</w:t>
            </w:r>
            <w:r w:rsidR="00995894" w:rsidRPr="00995894">
              <w:rPr>
                <w:rFonts w:ascii="News Gothic GDB" w:hAnsi="News Gothic GDB"/>
              </w:rPr>
              <w:t xml:space="preserve"> the team preparing the Trading Steering Committee where it is part of the reporting </w:t>
            </w:r>
            <w:hyperlink r:id="rId18" w:history="1">
              <w:r w:rsidR="003B682E">
                <w:rPr>
                  <w:rStyle w:val="Hyperlink"/>
                  <w:rFonts w:ascii="News Gothic GDB" w:hAnsi="News Gothic GDB"/>
                </w:rPr>
                <w:t>(Capacity Management Governance in Trading IT)</w:t>
              </w:r>
            </w:hyperlink>
            <w:r w:rsidR="00B1621D">
              <w:rPr>
                <w:rFonts w:ascii="News Gothic GDB" w:hAnsi="News Gothic GDB"/>
              </w:rPr>
              <w:t xml:space="preserve">. </w:t>
            </w:r>
            <w:r w:rsidR="00351883">
              <w:rPr>
                <w:rFonts w:ascii="News Gothic GDB" w:hAnsi="News Gothic GDB"/>
              </w:rPr>
              <w:t xml:space="preserve">Sampled </w:t>
            </w:r>
            <w:r w:rsidR="008D02B2">
              <w:rPr>
                <w:rFonts w:ascii="News Gothic GDB" w:hAnsi="News Gothic GDB"/>
              </w:rPr>
              <w:t xml:space="preserve">5 </w:t>
            </w:r>
            <w:r w:rsidR="00351883">
              <w:rPr>
                <w:rFonts w:ascii="News Gothic GDB" w:hAnsi="News Gothic GDB"/>
              </w:rPr>
              <w:t xml:space="preserve">Monthly Reports are </w:t>
            </w:r>
            <w:hyperlink r:id="rId19" w:history="1">
              <w:r w:rsidR="00351883" w:rsidRPr="00351883">
                <w:rPr>
                  <w:rStyle w:val="Hyperlink"/>
                  <w:rFonts w:ascii="News Gothic GDB" w:hAnsi="News Gothic GDB"/>
                </w:rPr>
                <w:t>here</w:t>
              </w:r>
            </w:hyperlink>
            <w:r w:rsidR="00351883">
              <w:rPr>
                <w:rFonts w:ascii="News Gothic GDB" w:hAnsi="News Gothic GDB"/>
              </w:rPr>
              <w:t>.</w:t>
            </w:r>
            <w:r w:rsidR="00902A09">
              <w:rPr>
                <w:rFonts w:ascii="News Gothic GDB" w:hAnsi="News Gothic GDB"/>
              </w:rPr>
              <w:t xml:space="preserve"> </w:t>
            </w:r>
          </w:p>
          <w:p w14:paraId="6E6D802B" w14:textId="726BB612" w:rsidR="000A4E8D" w:rsidRDefault="00A44C56" w:rsidP="00AD5C0A">
            <w:pPr>
              <w:spacing w:before="0" w:after="0"/>
              <w:ind w:left="0"/>
              <w:jc w:val="both"/>
              <w:rPr>
                <w:rFonts w:ascii="News Gothic GDB" w:hAnsi="News Gothic GDB"/>
              </w:rPr>
            </w:pPr>
            <w:r>
              <w:rPr>
                <w:rFonts w:ascii="News Gothic GDB" w:hAnsi="News Gothic GDB"/>
              </w:rPr>
              <w:t xml:space="preserve">Trading IT Environments are </w:t>
            </w:r>
            <w:r w:rsidR="00867AEA">
              <w:rPr>
                <w:rFonts w:ascii="News Gothic GDB" w:hAnsi="News Gothic GDB"/>
              </w:rPr>
              <w:t>monitored continuously</w:t>
            </w:r>
            <w:r>
              <w:rPr>
                <w:rFonts w:ascii="News Gothic GDB" w:hAnsi="News Gothic GDB"/>
              </w:rPr>
              <w:t xml:space="preserve"> with </w:t>
            </w:r>
            <w:r w:rsidR="0087163D">
              <w:rPr>
                <w:rFonts w:ascii="News Gothic GDB" w:hAnsi="News Gothic GDB"/>
              </w:rPr>
              <w:t xml:space="preserve">XEOPS </w:t>
            </w:r>
            <w:r>
              <w:rPr>
                <w:rFonts w:ascii="News Gothic GDB" w:hAnsi="News Gothic GDB"/>
              </w:rPr>
              <w:t>Cockpit Manager</w:t>
            </w:r>
            <w:r w:rsidR="0087163D">
              <w:rPr>
                <w:rFonts w:ascii="News Gothic GDB" w:hAnsi="News Gothic GDB"/>
              </w:rPr>
              <w:t xml:space="preserve"> (AID2037)</w:t>
            </w:r>
            <w:r>
              <w:rPr>
                <w:rFonts w:ascii="News Gothic GDB" w:hAnsi="News Gothic GDB"/>
              </w:rPr>
              <w:t xml:space="preserve"> and </w:t>
            </w:r>
            <w:r w:rsidR="00E44F8C">
              <w:rPr>
                <w:rFonts w:ascii="News Gothic GDB" w:hAnsi="News Gothic GDB"/>
              </w:rPr>
              <w:t>C</w:t>
            </w:r>
            <w:r w:rsidRPr="00195480">
              <w:rPr>
                <w:rFonts w:ascii="News Gothic GDB" w:hAnsi="News Gothic GDB"/>
                <w:lang w:val="en-GB"/>
              </w:rPr>
              <w:t>heckmk</w:t>
            </w:r>
            <w:r w:rsidR="00A20948">
              <w:rPr>
                <w:rFonts w:ascii="News Gothic GDB" w:hAnsi="News Gothic GDB"/>
                <w:lang w:val="en-GB"/>
              </w:rPr>
              <w:t xml:space="preserve"> (</w:t>
            </w:r>
            <w:r w:rsidR="00064D18">
              <w:rPr>
                <w:rFonts w:ascii="News Gothic GDB" w:hAnsi="News Gothic GDB"/>
                <w:lang w:val="en-GB"/>
              </w:rPr>
              <w:t>AID2038</w:t>
            </w:r>
            <w:r w:rsidR="00A20948">
              <w:rPr>
                <w:rFonts w:ascii="News Gothic GDB" w:hAnsi="News Gothic GDB"/>
                <w:lang w:val="en-GB"/>
              </w:rPr>
              <w:t>)</w:t>
            </w:r>
            <w:r>
              <w:rPr>
                <w:rFonts w:ascii="News Gothic GDB" w:hAnsi="News Gothic GDB"/>
                <w:lang w:val="en-GB"/>
              </w:rPr>
              <w:t xml:space="preserve"> apps. Additionally, </w:t>
            </w:r>
            <w:r w:rsidR="00867AEA">
              <w:rPr>
                <w:rFonts w:ascii="News Gothic GDB" w:hAnsi="News Gothic GDB"/>
                <w:lang w:val="en-GB"/>
              </w:rPr>
              <w:t xml:space="preserve">for </w:t>
            </w:r>
            <w:r w:rsidR="00867AEA" w:rsidRPr="00867AEA">
              <w:rPr>
                <w:rFonts w:ascii="News Gothic GDB" w:hAnsi="News Gothic GDB"/>
              </w:rPr>
              <w:t>capacity monitoring</w:t>
            </w:r>
            <w:r w:rsidR="00867AEA">
              <w:rPr>
                <w:rFonts w:ascii="News Gothic GDB" w:hAnsi="News Gothic GDB"/>
              </w:rPr>
              <w:t xml:space="preserve"> </w:t>
            </w:r>
            <w:hyperlink r:id="rId20" w:history="1">
              <w:r w:rsidR="00867AEA" w:rsidRPr="00035502">
                <w:rPr>
                  <w:rStyle w:val="Hyperlink"/>
                  <w:rFonts w:ascii="News Gothic GDB" w:hAnsi="News Gothic GDB"/>
                </w:rPr>
                <w:t>Grafana dashboard</w:t>
              </w:r>
            </w:hyperlink>
            <w:r w:rsidR="00867AEA" w:rsidRPr="00867AEA">
              <w:rPr>
                <w:rFonts w:ascii="News Gothic GDB" w:hAnsi="News Gothic GDB"/>
              </w:rPr>
              <w:t xml:space="preserve"> </w:t>
            </w:r>
            <w:r w:rsidR="00A0278B">
              <w:rPr>
                <w:rFonts w:ascii="News Gothic GDB" w:hAnsi="News Gothic GDB"/>
              </w:rPr>
              <w:t>is</w:t>
            </w:r>
            <w:r w:rsidR="00035502">
              <w:rPr>
                <w:rFonts w:ascii="News Gothic GDB" w:hAnsi="News Gothic GDB"/>
              </w:rPr>
              <w:t xml:space="preserve"> being</w:t>
            </w:r>
            <w:r w:rsidR="00A0278B">
              <w:rPr>
                <w:rFonts w:ascii="News Gothic GDB" w:hAnsi="News Gothic GDB"/>
              </w:rPr>
              <w:t xml:space="preserve"> </w:t>
            </w:r>
            <w:r w:rsidR="00035502">
              <w:rPr>
                <w:rFonts w:ascii="News Gothic GDB" w:hAnsi="News Gothic GDB"/>
              </w:rPr>
              <w:t>used.</w:t>
            </w:r>
          </w:p>
          <w:p w14:paraId="1E3AEAAF" w14:textId="77777777" w:rsidR="001D28B9" w:rsidRDefault="001D28B9" w:rsidP="00AD5C0A">
            <w:pPr>
              <w:spacing w:before="0" w:after="0"/>
              <w:ind w:left="0"/>
              <w:jc w:val="both"/>
              <w:rPr>
                <w:rFonts w:ascii="News Gothic GDB" w:hAnsi="News Gothic GDB"/>
              </w:rPr>
            </w:pPr>
          </w:p>
          <w:p w14:paraId="3965E469" w14:textId="5CE51B5E" w:rsidR="001D28B9" w:rsidRPr="001D28B9" w:rsidRDefault="001D28B9" w:rsidP="001D28B9">
            <w:pPr>
              <w:spacing w:before="0" w:after="0"/>
              <w:ind w:left="0"/>
              <w:jc w:val="both"/>
              <w:rPr>
                <w:rFonts w:ascii="News Gothic GDB" w:hAnsi="News Gothic GDB"/>
                <w:lang w:val="en-DE"/>
              </w:rPr>
            </w:pPr>
            <w:r>
              <w:rPr>
                <w:rFonts w:ascii="News Gothic GDB" w:hAnsi="News Gothic GDB"/>
                <w:lang w:val="en-DE"/>
              </w:rPr>
              <w:t>C</w:t>
            </w:r>
            <w:r w:rsidRPr="001D28B9">
              <w:rPr>
                <w:rFonts w:ascii="News Gothic GDB" w:hAnsi="News Gothic GDB"/>
                <w:lang w:val="en-DE"/>
              </w:rPr>
              <w:t xml:space="preserve">heckmk is the inventory functionality, which scans a server, when it is registered in </w:t>
            </w:r>
            <w:r w:rsidR="00201EB9">
              <w:rPr>
                <w:rFonts w:ascii="News Gothic GDB" w:hAnsi="News Gothic GDB"/>
              </w:rPr>
              <w:t>C</w:t>
            </w:r>
            <w:r w:rsidR="00201EB9" w:rsidRPr="00195480">
              <w:rPr>
                <w:rFonts w:ascii="News Gothic GDB" w:hAnsi="News Gothic GDB"/>
                <w:lang w:val="en-GB"/>
              </w:rPr>
              <w:t>heckmk</w:t>
            </w:r>
            <w:r w:rsidR="00201EB9">
              <w:rPr>
                <w:rFonts w:ascii="News Gothic GDB" w:hAnsi="News Gothic GDB"/>
                <w:lang w:val="en-GB"/>
              </w:rPr>
              <w:t xml:space="preserve"> </w:t>
            </w:r>
            <w:r w:rsidRPr="001D28B9">
              <w:rPr>
                <w:rFonts w:ascii="News Gothic GDB" w:hAnsi="News Gothic GDB"/>
                <w:lang w:val="en-DE"/>
              </w:rPr>
              <w:t>and automatically creates appropriate service checks. Concerning storage management these contain files system and volume checks. Each of these service checks monitors its associated entity for an expected status. In the context of storage management these are:</w:t>
            </w:r>
          </w:p>
          <w:p w14:paraId="14F86797" w14:textId="027AF66C" w:rsidR="001D28B9" w:rsidRPr="00201EB9" w:rsidRDefault="001D28B9" w:rsidP="00201EB9">
            <w:pPr>
              <w:pStyle w:val="ListParagraph"/>
              <w:numPr>
                <w:ilvl w:val="0"/>
                <w:numId w:val="42"/>
              </w:numPr>
              <w:spacing w:before="0" w:after="0"/>
              <w:jc w:val="both"/>
              <w:rPr>
                <w:rFonts w:ascii="News Gothic GDB" w:hAnsi="News Gothic GDB"/>
                <w:lang w:val="en-DE"/>
              </w:rPr>
            </w:pPr>
            <w:r w:rsidRPr="00201EB9">
              <w:rPr>
                <w:rFonts w:ascii="News Gothic GDB" w:hAnsi="News Gothic GDB"/>
                <w:lang w:val="en-DE"/>
              </w:rPr>
              <w:t>For all mounted volumes found in the discovery a service check is created which permanently monitors the mount status of the volume. An alert is raised if the volume is not mounted.</w:t>
            </w:r>
          </w:p>
          <w:p w14:paraId="18AABE5C" w14:textId="1AD68096" w:rsidR="001D28B9" w:rsidRPr="00201EB9" w:rsidRDefault="001D28B9" w:rsidP="00201EB9">
            <w:pPr>
              <w:pStyle w:val="ListParagraph"/>
              <w:numPr>
                <w:ilvl w:val="0"/>
                <w:numId w:val="42"/>
              </w:numPr>
              <w:spacing w:before="0" w:after="0"/>
              <w:jc w:val="both"/>
              <w:rPr>
                <w:rFonts w:ascii="News Gothic GDB" w:hAnsi="News Gothic GDB"/>
                <w:lang w:val="en-DE"/>
              </w:rPr>
            </w:pPr>
            <w:r w:rsidRPr="00201EB9">
              <w:rPr>
                <w:rFonts w:ascii="News Gothic GDB" w:hAnsi="News Gothic GDB"/>
                <w:lang w:val="en-DE"/>
              </w:rPr>
              <w:t>For all file systems provided via NFS a service check is created which monitors permanently the status of the network file system. An alert with level “critical” is raised if the NFS file system is not available.</w:t>
            </w:r>
          </w:p>
          <w:p w14:paraId="6955933B" w14:textId="1D097AF7" w:rsidR="001D28B9" w:rsidRPr="00201EB9" w:rsidRDefault="001D28B9" w:rsidP="00201EB9">
            <w:pPr>
              <w:pStyle w:val="ListParagraph"/>
              <w:numPr>
                <w:ilvl w:val="0"/>
                <w:numId w:val="42"/>
              </w:numPr>
              <w:spacing w:before="0" w:after="0"/>
              <w:jc w:val="both"/>
              <w:rPr>
                <w:rFonts w:ascii="News Gothic GDB" w:hAnsi="News Gothic GDB"/>
                <w:lang w:val="en-DE"/>
              </w:rPr>
            </w:pPr>
            <w:r w:rsidRPr="00201EB9">
              <w:rPr>
                <w:rFonts w:ascii="News Gothic GDB" w:hAnsi="News Gothic GDB"/>
                <w:lang w:val="en-DE"/>
              </w:rPr>
              <w:t>A special case are volumes used in a (Red Hat or Veritas) cluster setup. Such a cluster consists of two nodes, but the storage volume is always only visible on one of the two. If this server fails, the storage volumes will automatically fail over to the second server in the cluster. To cope with this situation a special cluster object is created with service checks for all clustered resources, including clustered storage volumes.</w:t>
            </w:r>
          </w:p>
          <w:p w14:paraId="12FE2709" w14:textId="3B7EC423" w:rsidR="001D28B9" w:rsidRPr="00201EB9" w:rsidRDefault="001D28B9" w:rsidP="00201EB9">
            <w:pPr>
              <w:pStyle w:val="ListParagraph"/>
              <w:numPr>
                <w:ilvl w:val="0"/>
                <w:numId w:val="42"/>
              </w:numPr>
              <w:spacing w:before="0" w:after="0"/>
              <w:jc w:val="both"/>
              <w:rPr>
                <w:rFonts w:ascii="News Gothic GDB" w:hAnsi="News Gothic GDB"/>
                <w:lang w:val="en-DE"/>
              </w:rPr>
            </w:pPr>
            <w:r w:rsidRPr="00201EB9">
              <w:rPr>
                <w:rFonts w:ascii="News Gothic GDB" w:hAnsi="News Gothic GDB"/>
                <w:lang w:val="en-DE"/>
              </w:rPr>
              <w:t>For all file systems on volumes a service check is created which checks the used space on the file system. Events are raised in the monitoring application when the file system utilization exceeds predefined thresholds.</w:t>
            </w:r>
          </w:p>
          <w:p w14:paraId="0EABD14A" w14:textId="77777777" w:rsidR="001D28B9" w:rsidRDefault="001D28B9" w:rsidP="00AD5C0A">
            <w:pPr>
              <w:spacing w:before="0" w:after="0"/>
              <w:ind w:left="0"/>
              <w:jc w:val="both"/>
              <w:rPr>
                <w:rFonts w:ascii="News Gothic GDB" w:hAnsi="News Gothic GDB"/>
              </w:rPr>
            </w:pPr>
          </w:p>
          <w:p w14:paraId="27A763D7" w14:textId="6C28A2A7" w:rsidR="00CF1E14" w:rsidRPr="00CF1E14" w:rsidRDefault="00CF1E14" w:rsidP="00CF1E14">
            <w:pPr>
              <w:spacing w:before="0" w:after="0"/>
              <w:ind w:left="0"/>
              <w:jc w:val="both"/>
              <w:rPr>
                <w:rFonts w:ascii="News Gothic GDB" w:hAnsi="News Gothic GDB"/>
                <w:lang w:val="en-DE"/>
              </w:rPr>
            </w:pPr>
            <w:r w:rsidRPr="00CF1E14">
              <w:rPr>
                <w:rFonts w:ascii="News Gothic GDB" w:hAnsi="News Gothic GDB"/>
                <w:lang w:val="en-DE"/>
              </w:rPr>
              <w:t>System health of all production servers is monitored via the CockpitMgr application from EuroVMS1. Concerning storage devices, the tool checks both for availability of disk devices as well as disk space consumption. The configuration contains four different thresholds of increasing severity from Warning, Minor, Major to finally Critical. If a threshold is breached a colour coded message is reported in the CockpitMgr GUI. Warnings are displayed in yellow, minor breaches in orange, major breaches in violet and critical events in red. The message is only cleared from the GUI if the disk space consumption is below the threshold agai</w:t>
            </w:r>
            <w:r w:rsidR="008507C8">
              <w:rPr>
                <w:rFonts w:ascii="News Gothic GDB" w:hAnsi="News Gothic GDB"/>
                <w:lang w:val="en-DE"/>
              </w:rPr>
              <w:t>n.</w:t>
            </w:r>
          </w:p>
          <w:p w14:paraId="64CDD6DB" w14:textId="77777777" w:rsidR="00CF1E14" w:rsidRDefault="00CF1E14" w:rsidP="00AD5C0A">
            <w:pPr>
              <w:spacing w:before="0" w:after="0"/>
              <w:ind w:left="0"/>
              <w:jc w:val="both"/>
              <w:rPr>
                <w:rFonts w:ascii="News Gothic GDB" w:hAnsi="News Gothic GDB"/>
              </w:rPr>
            </w:pPr>
          </w:p>
          <w:p w14:paraId="774972A6" w14:textId="05E146DC" w:rsidR="00A0278B" w:rsidRDefault="002109F8" w:rsidP="00AD5C0A">
            <w:pPr>
              <w:spacing w:before="0" w:after="0"/>
              <w:ind w:left="0"/>
              <w:jc w:val="both"/>
              <w:rPr>
                <w:rFonts w:ascii="News Gothic GDB" w:hAnsi="News Gothic GDB"/>
              </w:rPr>
            </w:pPr>
            <w:r>
              <w:rPr>
                <w:rFonts w:ascii="News Gothic GDB" w:hAnsi="News Gothic GDB"/>
              </w:rPr>
              <w:t>Sampled email notification</w:t>
            </w:r>
            <w:r w:rsidR="00F458EA">
              <w:rPr>
                <w:rFonts w:ascii="News Gothic GDB" w:hAnsi="News Gothic GDB"/>
              </w:rPr>
              <w:t>s</w:t>
            </w:r>
            <w:r w:rsidR="00611040">
              <w:rPr>
                <w:rFonts w:ascii="News Gothic GDB" w:hAnsi="News Gothic GDB"/>
              </w:rPr>
              <w:t xml:space="preserve"> </w:t>
            </w:r>
            <w:r>
              <w:rPr>
                <w:rFonts w:ascii="News Gothic GDB" w:hAnsi="News Gothic GDB"/>
              </w:rPr>
              <w:t xml:space="preserve">for </w:t>
            </w:r>
            <w:hyperlink r:id="rId21" w:history="1">
              <w:r w:rsidRPr="00611040">
                <w:rPr>
                  <w:rStyle w:val="Hyperlink"/>
                  <w:rFonts w:ascii="News Gothic GDB" w:hAnsi="News Gothic GDB"/>
                </w:rPr>
                <w:t>Disk Usage of T7</w:t>
              </w:r>
              <w:r w:rsidR="00611040" w:rsidRPr="00611040">
                <w:rPr>
                  <w:rStyle w:val="Hyperlink"/>
                  <w:rFonts w:ascii="News Gothic GDB" w:hAnsi="News Gothic GDB"/>
                </w:rPr>
                <w:t xml:space="preserve"> reports</w:t>
              </w:r>
            </w:hyperlink>
            <w:r w:rsidRPr="002109F8">
              <w:rPr>
                <w:rFonts w:ascii="News Gothic GDB" w:hAnsi="News Gothic GDB"/>
              </w:rPr>
              <w:t xml:space="preserve"> </w:t>
            </w:r>
            <w:r w:rsidR="00F458EA">
              <w:rPr>
                <w:rFonts w:ascii="News Gothic GDB" w:hAnsi="News Gothic GDB"/>
              </w:rPr>
              <w:t>were obtained.</w:t>
            </w:r>
          </w:p>
          <w:p w14:paraId="1B7C465F" w14:textId="5CCCD8B3" w:rsidR="00A0278B" w:rsidRDefault="001B486A" w:rsidP="00AD5C0A">
            <w:pPr>
              <w:spacing w:before="0" w:after="0"/>
              <w:ind w:left="0"/>
              <w:jc w:val="both"/>
              <w:rPr>
                <w:rFonts w:ascii="News Gothic GDB" w:hAnsi="News Gothic GDB"/>
              </w:rPr>
            </w:pPr>
            <w:r w:rsidRPr="39BC4DBE">
              <w:rPr>
                <w:rFonts w:ascii="News Gothic GDB" w:hAnsi="News Gothic GDB"/>
                <w:highlight w:val="green"/>
              </w:rPr>
              <w:t>Conclusion: OK</w:t>
            </w:r>
            <w:commentRangeStart w:id="3"/>
            <w:commentRangeStart w:id="4"/>
            <w:commentRangeEnd w:id="3"/>
            <w:r>
              <w:rPr>
                <w:rStyle w:val="CommentReference"/>
              </w:rPr>
              <w:commentReference w:id="3"/>
            </w:r>
            <w:commentRangeEnd w:id="4"/>
            <w:r w:rsidR="008759A8">
              <w:rPr>
                <w:rStyle w:val="CommentReference"/>
              </w:rPr>
              <w:commentReference w:id="4"/>
            </w:r>
          </w:p>
          <w:p w14:paraId="1BFB7D8C" w14:textId="77777777" w:rsidR="001B486A" w:rsidRDefault="001B486A" w:rsidP="00AD5C0A">
            <w:pPr>
              <w:spacing w:before="0" w:after="0"/>
              <w:ind w:left="0"/>
              <w:jc w:val="both"/>
              <w:rPr>
                <w:rFonts w:ascii="News Gothic GDB" w:hAnsi="News Gothic GDB"/>
              </w:rPr>
            </w:pPr>
          </w:p>
          <w:p w14:paraId="40984B76" w14:textId="13A31BB7" w:rsidR="00AB002A" w:rsidRDefault="00AB002A" w:rsidP="00AD5C0A">
            <w:pPr>
              <w:spacing w:before="0" w:after="0"/>
              <w:ind w:left="0"/>
              <w:jc w:val="both"/>
              <w:rPr>
                <w:rFonts w:ascii="News Gothic GDB" w:hAnsi="News Gothic GDB"/>
              </w:rPr>
            </w:pPr>
            <w:r w:rsidRPr="00254626">
              <w:rPr>
                <w:rFonts w:ascii="News Gothic GDB" w:hAnsi="News Gothic GDB"/>
                <w:b/>
                <w:bCs/>
                <w:u w:val="single"/>
              </w:rPr>
              <w:t>Mainframe:</w:t>
            </w:r>
          </w:p>
          <w:p w14:paraId="4DF62B21" w14:textId="1B6F973B" w:rsidR="00A50F12" w:rsidRDefault="000879DE" w:rsidP="00AD5C0A">
            <w:pPr>
              <w:spacing w:before="0" w:after="0"/>
              <w:ind w:left="0"/>
              <w:jc w:val="both"/>
              <w:rPr>
                <w:rFonts w:ascii="News Gothic GDB" w:hAnsi="News Gothic GDB"/>
              </w:rPr>
            </w:pPr>
            <w:r>
              <w:rPr>
                <w:rFonts w:ascii="News Gothic GDB" w:hAnsi="News Gothic GDB"/>
              </w:rPr>
              <w:t xml:space="preserve">IA </w:t>
            </w:r>
            <w:r w:rsidR="00254626">
              <w:rPr>
                <w:rFonts w:ascii="News Gothic GDB" w:hAnsi="News Gothic GDB"/>
              </w:rPr>
              <w:t>has been informed that o</w:t>
            </w:r>
            <w:r w:rsidR="00254626" w:rsidRPr="00254626">
              <w:rPr>
                <w:rFonts w:ascii="News Gothic GDB" w:hAnsi="News Gothic GDB"/>
              </w:rPr>
              <w:t>n a monthly basis</w:t>
            </w:r>
            <w:r w:rsidR="00C05362">
              <w:rPr>
                <w:rFonts w:ascii="News Gothic GDB" w:hAnsi="News Gothic GDB"/>
              </w:rPr>
              <w:t>,</w:t>
            </w:r>
            <w:r w:rsidR="00254626" w:rsidRPr="00254626">
              <w:rPr>
                <w:rFonts w:ascii="News Gothic GDB" w:hAnsi="News Gothic GDB"/>
              </w:rPr>
              <w:t xml:space="preserve"> Mainframe Operations compiles a report called the “Production Report of Mainframe Operations”, which contains KPIs concerning availability of the IBM mainframe systems, underlying LPARs and business volume including system utilization and load stress in view of the system and application with current and previous month’s system CPU utilization</w:t>
            </w:r>
            <w:r w:rsidR="00254626">
              <w:rPr>
                <w:rFonts w:ascii="News Gothic GDB" w:hAnsi="News Gothic GDB"/>
              </w:rPr>
              <w:t xml:space="preserve">.  IA </w:t>
            </w:r>
            <w:r w:rsidR="004176C5">
              <w:rPr>
                <w:rFonts w:ascii="News Gothic GDB" w:hAnsi="News Gothic GDB"/>
              </w:rPr>
              <w:t>sampled</w:t>
            </w:r>
            <w:r w:rsidR="00254626">
              <w:rPr>
                <w:rFonts w:ascii="News Gothic GDB" w:hAnsi="News Gothic GDB"/>
              </w:rPr>
              <w:t xml:space="preserve"> </w:t>
            </w:r>
            <w:r w:rsidR="001920FD">
              <w:rPr>
                <w:rFonts w:ascii="News Gothic GDB" w:hAnsi="News Gothic GDB"/>
              </w:rPr>
              <w:t>April</w:t>
            </w:r>
            <w:r w:rsidR="00254626">
              <w:rPr>
                <w:rFonts w:ascii="News Gothic GDB" w:hAnsi="News Gothic GDB"/>
              </w:rPr>
              <w:t xml:space="preserve"> 2024 and</w:t>
            </w:r>
            <w:r w:rsidR="00E9564C">
              <w:rPr>
                <w:rFonts w:ascii="News Gothic GDB" w:hAnsi="News Gothic GDB"/>
              </w:rPr>
              <w:t xml:space="preserve"> September 2024 </w:t>
            </w:r>
            <w:hyperlink r:id="rId22" w:history="1">
              <w:r w:rsidR="00E9564C" w:rsidRPr="00C05362">
                <w:rPr>
                  <w:rStyle w:val="Hyperlink"/>
                  <w:rFonts w:ascii="News Gothic GDB" w:hAnsi="News Gothic GDB"/>
                </w:rPr>
                <w:t>Reports</w:t>
              </w:r>
            </w:hyperlink>
            <w:r w:rsidR="00C05362">
              <w:rPr>
                <w:rFonts w:ascii="News Gothic GDB" w:hAnsi="News Gothic GDB"/>
              </w:rPr>
              <w:t xml:space="preserve"> and observed that 100% availability were achieved</w:t>
            </w:r>
            <w:r w:rsidR="00BC6ABB">
              <w:rPr>
                <w:rFonts w:ascii="News Gothic GDB" w:hAnsi="News Gothic GDB"/>
              </w:rPr>
              <w:t xml:space="preserve"> for the mainframe </w:t>
            </w:r>
            <w:r w:rsidR="00125013">
              <w:rPr>
                <w:rFonts w:ascii="News Gothic GDB" w:hAnsi="News Gothic GDB"/>
              </w:rPr>
              <w:t xml:space="preserve">applications and no capacity problems </w:t>
            </w:r>
            <w:r w:rsidR="006B0B3B">
              <w:rPr>
                <w:rFonts w:ascii="News Gothic GDB" w:hAnsi="News Gothic GDB"/>
              </w:rPr>
              <w:t>occurred</w:t>
            </w:r>
            <w:r w:rsidR="00C05362">
              <w:rPr>
                <w:rFonts w:ascii="News Gothic GDB" w:hAnsi="News Gothic GDB"/>
              </w:rPr>
              <w:t>.</w:t>
            </w:r>
            <w:r w:rsidR="00E9564C">
              <w:rPr>
                <w:rFonts w:ascii="News Gothic GDB" w:hAnsi="News Gothic GDB"/>
              </w:rPr>
              <w:t xml:space="preserve"> </w:t>
            </w:r>
          </w:p>
          <w:p w14:paraId="739C4D8B" w14:textId="77777777" w:rsidR="00A50F12" w:rsidRDefault="00A50F12" w:rsidP="00AD5C0A">
            <w:pPr>
              <w:spacing w:before="0" w:after="0"/>
              <w:ind w:left="0"/>
              <w:jc w:val="both"/>
              <w:rPr>
                <w:rFonts w:ascii="News Gothic GDB" w:hAnsi="News Gothic GDB"/>
              </w:rPr>
            </w:pPr>
            <w:r w:rsidRPr="00A50F12">
              <w:rPr>
                <w:rFonts w:ascii="News Gothic GDB" w:hAnsi="News Gothic GDB"/>
                <w:noProof/>
              </w:rPr>
              <w:lastRenderedPageBreak/>
              <w:drawing>
                <wp:inline distT="0" distB="0" distL="0" distR="0" wp14:anchorId="2C168897" wp14:editId="6771E96D">
                  <wp:extent cx="4514850" cy="2519091"/>
                  <wp:effectExtent l="0" t="0" r="0" b="0"/>
                  <wp:docPr id="122950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01786" name=""/>
                          <pic:cNvPicPr/>
                        </pic:nvPicPr>
                        <pic:blipFill>
                          <a:blip r:embed="rId23"/>
                          <a:stretch>
                            <a:fillRect/>
                          </a:stretch>
                        </pic:blipFill>
                        <pic:spPr>
                          <a:xfrm>
                            <a:off x="0" y="0"/>
                            <a:ext cx="4517920" cy="2520804"/>
                          </a:xfrm>
                          <a:prstGeom prst="rect">
                            <a:avLst/>
                          </a:prstGeom>
                        </pic:spPr>
                      </pic:pic>
                    </a:graphicData>
                  </a:graphic>
                </wp:inline>
              </w:drawing>
            </w:r>
          </w:p>
          <w:p w14:paraId="468260EE" w14:textId="77777777" w:rsidR="001B486A" w:rsidRDefault="001B486A" w:rsidP="001B486A">
            <w:pPr>
              <w:spacing w:before="0" w:after="0"/>
              <w:ind w:left="0"/>
              <w:jc w:val="both"/>
              <w:rPr>
                <w:rFonts w:ascii="News Gothic GDB" w:hAnsi="News Gothic GDB"/>
              </w:rPr>
            </w:pPr>
            <w:r w:rsidRPr="001B486A">
              <w:rPr>
                <w:rFonts w:ascii="News Gothic GDB" w:hAnsi="News Gothic GDB"/>
                <w:highlight w:val="green"/>
              </w:rPr>
              <w:t>Conclusion: OK</w:t>
            </w:r>
          </w:p>
          <w:p w14:paraId="69711465" w14:textId="77777777" w:rsidR="001909A4" w:rsidRDefault="001909A4" w:rsidP="00AD5C0A">
            <w:pPr>
              <w:spacing w:before="0" w:after="0"/>
              <w:ind w:left="0"/>
              <w:jc w:val="both"/>
              <w:rPr>
                <w:rFonts w:ascii="News Gothic GDB" w:hAnsi="News Gothic GDB"/>
              </w:rPr>
            </w:pPr>
          </w:p>
          <w:p w14:paraId="4E5186CB" w14:textId="11945AF8" w:rsidR="001909A4" w:rsidRPr="00D934BB" w:rsidRDefault="001909A4" w:rsidP="00AD5C0A">
            <w:pPr>
              <w:spacing w:before="0" w:after="0"/>
              <w:ind w:left="0"/>
              <w:jc w:val="both"/>
              <w:rPr>
                <w:rFonts w:ascii="News Gothic GDB" w:hAnsi="News Gothic GDB"/>
                <w:b/>
                <w:bCs/>
                <w:u w:val="single"/>
              </w:rPr>
            </w:pPr>
            <w:r w:rsidRPr="00D934BB">
              <w:rPr>
                <w:rFonts w:ascii="News Gothic GDB" w:hAnsi="News Gothic GDB"/>
                <w:b/>
                <w:bCs/>
                <w:u w:val="single"/>
              </w:rPr>
              <w:t>Open Systems:</w:t>
            </w:r>
          </w:p>
          <w:p w14:paraId="5F450B54" w14:textId="1EC705CA" w:rsidR="001909A4" w:rsidRDefault="008D2825" w:rsidP="00AD5C0A">
            <w:pPr>
              <w:spacing w:before="0" w:after="0"/>
              <w:ind w:left="0"/>
              <w:jc w:val="both"/>
              <w:rPr>
                <w:rFonts w:ascii="News Gothic GDB" w:hAnsi="News Gothic GDB"/>
              </w:rPr>
            </w:pPr>
            <w:r w:rsidRPr="008D2825">
              <w:rPr>
                <w:rFonts w:ascii="News Gothic GDB" w:hAnsi="News Gothic GDB"/>
              </w:rPr>
              <w:t xml:space="preserve">The Storage team provides the requested storage as described in the Storage request. To perform the Storage Setup, the Storage team </w:t>
            </w:r>
            <w:r w:rsidR="00D0333E">
              <w:rPr>
                <w:rFonts w:ascii="News Gothic GDB" w:hAnsi="News Gothic GDB"/>
              </w:rPr>
              <w:t>uses</w:t>
            </w:r>
            <w:r w:rsidRPr="008D2825">
              <w:rPr>
                <w:rFonts w:ascii="News Gothic GDB" w:hAnsi="News Gothic GDB"/>
              </w:rPr>
              <w:t xml:space="preserve"> different configuration tools depending on the type of storage</w:t>
            </w:r>
            <w:r w:rsidR="00BA2445">
              <w:rPr>
                <w:rFonts w:ascii="News Gothic GDB" w:hAnsi="News Gothic GDB"/>
              </w:rPr>
              <w:t>:</w:t>
            </w:r>
          </w:p>
          <w:p w14:paraId="5C161D58" w14:textId="77777777" w:rsidR="00BA2445" w:rsidRPr="00BA2445" w:rsidRDefault="00BA2445" w:rsidP="00BA2445">
            <w:pPr>
              <w:spacing w:before="0" w:after="0"/>
              <w:ind w:left="0"/>
              <w:jc w:val="both"/>
              <w:rPr>
                <w:rFonts w:ascii="News Gothic GDB" w:hAnsi="News Gothic GDB"/>
              </w:rPr>
            </w:pPr>
            <w:r w:rsidRPr="00BA2445">
              <w:rPr>
                <w:rFonts w:ascii="News Gothic GDB" w:hAnsi="News Gothic GDB"/>
              </w:rPr>
              <w:t xml:space="preserve">- Solutions Enabler CLI for DellEMC VMAX </w:t>
            </w:r>
          </w:p>
          <w:p w14:paraId="57709654" w14:textId="77777777" w:rsidR="00BA2445" w:rsidRPr="00BA2445" w:rsidRDefault="00BA2445" w:rsidP="00BA2445">
            <w:pPr>
              <w:spacing w:before="0" w:after="0"/>
              <w:ind w:left="0"/>
              <w:jc w:val="both"/>
              <w:rPr>
                <w:rFonts w:ascii="News Gothic GDB" w:hAnsi="News Gothic GDB"/>
              </w:rPr>
            </w:pPr>
            <w:r w:rsidRPr="00BA2445">
              <w:rPr>
                <w:rFonts w:ascii="News Gothic GDB" w:hAnsi="News Gothic GDB"/>
              </w:rPr>
              <w:t xml:space="preserve">- Unisphere for DellEMC UNITY </w:t>
            </w:r>
          </w:p>
          <w:p w14:paraId="1543FACC" w14:textId="77777777" w:rsidR="00BA2445" w:rsidRPr="00BA2445" w:rsidRDefault="00BA2445" w:rsidP="00BA2445">
            <w:pPr>
              <w:spacing w:before="0" w:after="0"/>
              <w:ind w:left="0"/>
              <w:jc w:val="both"/>
              <w:rPr>
                <w:rFonts w:ascii="News Gothic GDB" w:hAnsi="News Gothic GDB"/>
              </w:rPr>
            </w:pPr>
            <w:r w:rsidRPr="00BA2445">
              <w:rPr>
                <w:rFonts w:ascii="News Gothic GDB" w:hAnsi="News Gothic GDB"/>
              </w:rPr>
              <w:t xml:space="preserve">- embedded GUI for DellEMC Isilon </w:t>
            </w:r>
          </w:p>
          <w:p w14:paraId="6BF91543" w14:textId="77777777" w:rsidR="00BA2445" w:rsidRPr="00BA2445" w:rsidRDefault="00BA2445" w:rsidP="00BA2445">
            <w:pPr>
              <w:spacing w:before="0" w:after="0"/>
              <w:ind w:left="0"/>
              <w:jc w:val="both"/>
              <w:rPr>
                <w:rFonts w:ascii="News Gothic GDB" w:hAnsi="News Gothic GDB"/>
              </w:rPr>
            </w:pPr>
            <w:r w:rsidRPr="00BA2445">
              <w:rPr>
                <w:rFonts w:ascii="News Gothic GDB" w:hAnsi="News Gothic GDB"/>
              </w:rPr>
              <w:t xml:space="preserve">- embedded GUI for DellEMC ECS </w:t>
            </w:r>
          </w:p>
          <w:p w14:paraId="4DB18B2C" w14:textId="77777777" w:rsidR="00BA2445" w:rsidRPr="00BA2445" w:rsidRDefault="00BA2445" w:rsidP="00BA2445">
            <w:pPr>
              <w:spacing w:before="0" w:after="0"/>
              <w:ind w:left="0"/>
              <w:jc w:val="both"/>
              <w:rPr>
                <w:rFonts w:ascii="News Gothic GDB" w:hAnsi="News Gothic GDB"/>
              </w:rPr>
            </w:pPr>
            <w:r w:rsidRPr="00BA2445">
              <w:rPr>
                <w:rFonts w:ascii="News Gothic GDB" w:hAnsi="News Gothic GDB"/>
              </w:rPr>
              <w:t xml:space="preserve">- Brocade SANNav or CLI for Brocade switches </w:t>
            </w:r>
          </w:p>
          <w:p w14:paraId="0C8E34E4" w14:textId="2D454DC2" w:rsidR="0058692C" w:rsidRDefault="00BA2445" w:rsidP="00AD5C0A">
            <w:pPr>
              <w:spacing w:before="0" w:after="0"/>
              <w:ind w:left="0"/>
              <w:jc w:val="both"/>
              <w:rPr>
                <w:rFonts w:ascii="News Gothic GDB" w:hAnsi="News Gothic GDB"/>
              </w:rPr>
            </w:pPr>
            <w:r w:rsidRPr="00BA2445">
              <w:rPr>
                <w:rFonts w:ascii="News Gothic GDB" w:hAnsi="News Gothic GDB"/>
              </w:rPr>
              <w:t>- OnCommand or CLI for NetApp equipment</w:t>
            </w:r>
          </w:p>
          <w:p w14:paraId="7E383597" w14:textId="77777777" w:rsidR="00F2100A" w:rsidRDefault="00F2100A" w:rsidP="00AD5C0A">
            <w:pPr>
              <w:spacing w:before="0" w:after="0"/>
              <w:ind w:left="0"/>
              <w:jc w:val="both"/>
              <w:rPr>
                <w:rFonts w:ascii="News Gothic GDB" w:hAnsi="News Gothic GDB"/>
              </w:rPr>
            </w:pPr>
          </w:p>
          <w:p w14:paraId="478F0A90" w14:textId="77777777" w:rsidR="00F2100A" w:rsidRPr="008F2D4C" w:rsidRDefault="00F2100A" w:rsidP="00F2100A">
            <w:pPr>
              <w:spacing w:before="0" w:after="0"/>
              <w:ind w:left="0"/>
              <w:jc w:val="both"/>
              <w:rPr>
                <w:rFonts w:ascii="News Gothic GDB" w:hAnsi="News Gothic GDB"/>
                <w:lang w:val="en-DE"/>
              </w:rPr>
            </w:pPr>
          </w:p>
          <w:p w14:paraId="55952069" w14:textId="77777777" w:rsidR="00F2100A" w:rsidRDefault="00F2100A" w:rsidP="00F2100A">
            <w:pPr>
              <w:spacing w:before="0" w:after="0"/>
              <w:ind w:left="0"/>
              <w:jc w:val="both"/>
              <w:rPr>
                <w:rFonts w:ascii="News Gothic GDB" w:hAnsi="News Gothic GDB"/>
              </w:rPr>
            </w:pPr>
            <w:r>
              <w:rPr>
                <w:rFonts w:ascii="News Gothic GDB" w:hAnsi="News Gothic GDB"/>
              </w:rPr>
              <w:t>Storage management workflow:</w:t>
            </w:r>
          </w:p>
          <w:p w14:paraId="55093DC6" w14:textId="77777777" w:rsidR="00F2100A" w:rsidRDefault="00F2100A" w:rsidP="00F2100A">
            <w:pPr>
              <w:spacing w:before="0" w:after="0"/>
              <w:ind w:left="0"/>
              <w:jc w:val="both"/>
              <w:rPr>
                <w:rFonts w:ascii="News Gothic GDB" w:hAnsi="News Gothic GDB"/>
              </w:rPr>
            </w:pPr>
            <w:r w:rsidRPr="00BE0800">
              <w:rPr>
                <w:rFonts w:ascii="News Gothic GDB" w:hAnsi="News Gothic GDB"/>
                <w:noProof/>
              </w:rPr>
              <w:drawing>
                <wp:inline distT="0" distB="0" distL="0" distR="0" wp14:anchorId="5E93C8C4" wp14:editId="668A005C">
                  <wp:extent cx="5025543" cy="3567918"/>
                  <wp:effectExtent l="0" t="0" r="3810" b="0"/>
                  <wp:docPr id="5795931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34210" cy="3574071"/>
                          </a:xfrm>
                          <a:prstGeom prst="rect">
                            <a:avLst/>
                          </a:prstGeom>
                          <a:noFill/>
                          <a:ln>
                            <a:noFill/>
                          </a:ln>
                        </pic:spPr>
                      </pic:pic>
                    </a:graphicData>
                  </a:graphic>
                </wp:inline>
              </w:drawing>
            </w:r>
            <w:r>
              <w:rPr>
                <w:rFonts w:ascii="News Gothic GDB" w:hAnsi="News Gothic GDB"/>
              </w:rPr>
              <w:t xml:space="preserve"> </w:t>
            </w:r>
          </w:p>
          <w:p w14:paraId="1302B3E4" w14:textId="41809486" w:rsidR="00DD5102" w:rsidRDefault="00DD5102" w:rsidP="00DD5102">
            <w:pPr>
              <w:spacing w:before="0" w:after="0"/>
              <w:ind w:left="0"/>
              <w:jc w:val="both"/>
              <w:rPr>
                <w:rFonts w:ascii="News Gothic GDB" w:hAnsi="News Gothic GDB"/>
              </w:rPr>
            </w:pPr>
            <w:r>
              <w:rPr>
                <w:rFonts w:ascii="News Gothic GDB" w:hAnsi="News Gothic GDB"/>
              </w:rPr>
              <w:t xml:space="preserve">For Luxembourg and DBAG </w:t>
            </w:r>
            <w:r w:rsidRPr="00EC7EE5">
              <w:rPr>
                <w:rFonts w:ascii="News Gothic GDB" w:hAnsi="News Gothic GDB"/>
              </w:rPr>
              <w:t xml:space="preserve">Quarterly Capacity Planning </w:t>
            </w:r>
            <w:r>
              <w:rPr>
                <w:rFonts w:ascii="News Gothic GDB" w:hAnsi="News Gothic GDB"/>
              </w:rPr>
              <w:t>m</w:t>
            </w:r>
            <w:r w:rsidRPr="00EC7EE5">
              <w:rPr>
                <w:rFonts w:ascii="News Gothic GDB" w:hAnsi="News Gothic GDB"/>
              </w:rPr>
              <w:t>eeting</w:t>
            </w:r>
            <w:r>
              <w:rPr>
                <w:rFonts w:ascii="News Gothic GDB" w:hAnsi="News Gothic GDB"/>
              </w:rPr>
              <w:t>s</w:t>
            </w:r>
            <w:r w:rsidRPr="00EC7EE5">
              <w:rPr>
                <w:rFonts w:ascii="News Gothic GDB" w:hAnsi="News Gothic GDB"/>
              </w:rPr>
              <w:t xml:space="preserve"> </w:t>
            </w:r>
            <w:r>
              <w:rPr>
                <w:rFonts w:ascii="News Gothic GDB" w:hAnsi="News Gothic GDB"/>
              </w:rPr>
              <w:t xml:space="preserve">are done and IA sampled </w:t>
            </w:r>
            <w:hyperlink r:id="rId25" w:history="1">
              <w:r w:rsidRPr="00AA5391">
                <w:rPr>
                  <w:rStyle w:val="Hyperlink"/>
                  <w:rFonts w:ascii="News Gothic GDB" w:hAnsi="News Gothic GDB"/>
                </w:rPr>
                <w:t>2024 Q3 presentation</w:t>
              </w:r>
            </w:hyperlink>
            <w:r w:rsidR="00AD5FA5">
              <w:t xml:space="preserve"> and </w:t>
            </w:r>
            <w:hyperlink r:id="rId26" w:history="1">
              <w:r w:rsidR="00AD5FA5" w:rsidRPr="00AD5FA5">
                <w:rPr>
                  <w:rStyle w:val="Hyperlink"/>
                  <w:rFonts w:ascii="News Gothic GDB" w:hAnsi="News Gothic GDB"/>
                </w:rPr>
                <w:t>2024 Q4 Capacity Planning Meeting.</w:t>
              </w:r>
              <w:r w:rsidR="00AD5FA5" w:rsidRPr="00AD5FA5">
                <w:rPr>
                  <w:rStyle w:val="Hyperlink"/>
                </w:rPr>
                <w:t xml:space="preserve"> </w:t>
              </w:r>
            </w:hyperlink>
            <w:r>
              <w:rPr>
                <w:rFonts w:ascii="News Gothic GDB" w:hAnsi="News Gothic GDB"/>
              </w:rPr>
              <w:t xml:space="preserve"> Also IA received latest </w:t>
            </w:r>
            <w:hyperlink r:id="rId27" w:history="1">
              <w:r w:rsidRPr="003355FF">
                <w:rPr>
                  <w:rStyle w:val="Hyperlink"/>
                  <w:rFonts w:ascii="News Gothic GDB" w:hAnsi="News Gothic GDB"/>
                </w:rPr>
                <w:t>annual capacity meeting</w:t>
              </w:r>
            </w:hyperlink>
            <w:r>
              <w:rPr>
                <w:rFonts w:ascii="News Gothic GDB" w:hAnsi="News Gothic GDB"/>
              </w:rPr>
              <w:t xml:space="preserve"> notes for DBAG.</w:t>
            </w:r>
          </w:p>
          <w:p w14:paraId="084029E6" w14:textId="77777777" w:rsidR="00DD5102" w:rsidRPr="00DD5102" w:rsidRDefault="00DD5102" w:rsidP="002637F4">
            <w:pPr>
              <w:autoSpaceDE w:val="0"/>
              <w:autoSpaceDN w:val="0"/>
              <w:adjustRightInd w:val="0"/>
              <w:spacing w:before="0" w:after="0"/>
              <w:ind w:left="0"/>
              <w:jc w:val="both"/>
              <w:rPr>
                <w:rFonts w:ascii="News Gothic GDB" w:hAnsi="News Gothic GDB"/>
                <w:color w:val="000000" w:themeColor="text1"/>
                <w:szCs w:val="22"/>
                <w:lang w:val="en-DE"/>
              </w:rPr>
            </w:pPr>
          </w:p>
          <w:p w14:paraId="0DC2974B" w14:textId="61586057" w:rsidR="002637F4" w:rsidRDefault="002637F4" w:rsidP="002637F4">
            <w:pPr>
              <w:autoSpaceDE w:val="0"/>
              <w:autoSpaceDN w:val="0"/>
              <w:adjustRightInd w:val="0"/>
              <w:spacing w:before="0" w:after="0"/>
              <w:ind w:left="0"/>
              <w:jc w:val="both"/>
              <w:rPr>
                <w:rFonts w:ascii="News Gothic GDB" w:hAnsi="News Gothic GDB"/>
                <w:color w:val="000000" w:themeColor="text1"/>
                <w:szCs w:val="22"/>
              </w:rPr>
            </w:pPr>
            <w:r>
              <w:rPr>
                <w:rFonts w:ascii="News Gothic GDB" w:hAnsi="News Gothic GDB"/>
                <w:color w:val="000000" w:themeColor="text1"/>
                <w:szCs w:val="22"/>
              </w:rPr>
              <w:lastRenderedPageBreak/>
              <w:t xml:space="preserve">IA observed that </w:t>
            </w:r>
            <w:r w:rsidR="00BD5155">
              <w:rPr>
                <w:rFonts w:ascii="News Gothic GDB" w:hAnsi="News Gothic GDB"/>
                <w:color w:val="000000" w:themeColor="text1"/>
                <w:szCs w:val="22"/>
              </w:rPr>
              <w:t>continuous</w:t>
            </w:r>
            <w:r>
              <w:rPr>
                <w:rFonts w:ascii="News Gothic GDB" w:hAnsi="News Gothic GDB"/>
                <w:color w:val="000000" w:themeColor="text1"/>
                <w:szCs w:val="22"/>
              </w:rPr>
              <w:t xml:space="preserve"> monitoring is done via below dashboard. If defined threshold is not maintained automatic email alerts are raised. </w:t>
            </w:r>
          </w:p>
          <w:p w14:paraId="7D32CD4B" w14:textId="77777777" w:rsidR="002637F4" w:rsidRDefault="002637F4" w:rsidP="002637F4">
            <w:pPr>
              <w:autoSpaceDE w:val="0"/>
              <w:autoSpaceDN w:val="0"/>
              <w:adjustRightInd w:val="0"/>
              <w:spacing w:before="0" w:after="0"/>
              <w:ind w:left="0"/>
              <w:jc w:val="both"/>
              <w:rPr>
                <w:rFonts w:ascii="News Gothic GDB" w:hAnsi="News Gothic GDB"/>
                <w:color w:val="000000" w:themeColor="text1"/>
                <w:szCs w:val="22"/>
              </w:rPr>
            </w:pPr>
            <w:r w:rsidRPr="00C21D90">
              <w:rPr>
                <w:rFonts w:ascii="News Gothic GDB" w:hAnsi="News Gothic GDB"/>
                <w:noProof/>
                <w:color w:val="000000" w:themeColor="text1"/>
                <w:szCs w:val="22"/>
              </w:rPr>
              <w:drawing>
                <wp:inline distT="0" distB="0" distL="0" distR="0" wp14:anchorId="20FAA72A" wp14:editId="153F697E">
                  <wp:extent cx="4710989" cy="3224155"/>
                  <wp:effectExtent l="0" t="0" r="0" b="0"/>
                  <wp:docPr id="15056401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722016" cy="3231702"/>
                          </a:xfrm>
                          <a:prstGeom prst="rect">
                            <a:avLst/>
                          </a:prstGeom>
                          <a:noFill/>
                          <a:ln>
                            <a:noFill/>
                          </a:ln>
                        </pic:spPr>
                      </pic:pic>
                    </a:graphicData>
                  </a:graphic>
                </wp:inline>
              </w:drawing>
            </w:r>
          </w:p>
          <w:p w14:paraId="055DCEFC" w14:textId="77777777" w:rsidR="008D5CC4" w:rsidRDefault="008D5CC4" w:rsidP="002637F4">
            <w:pPr>
              <w:autoSpaceDE w:val="0"/>
              <w:autoSpaceDN w:val="0"/>
              <w:adjustRightInd w:val="0"/>
              <w:spacing w:before="0" w:after="0"/>
              <w:ind w:left="0"/>
              <w:jc w:val="both"/>
              <w:rPr>
                <w:rFonts w:ascii="News Gothic GDB" w:hAnsi="News Gothic GDB"/>
                <w:color w:val="000000" w:themeColor="text1"/>
                <w:szCs w:val="22"/>
              </w:rPr>
            </w:pPr>
          </w:p>
          <w:p w14:paraId="25D1F972" w14:textId="77777777" w:rsidR="008D5CC4" w:rsidRDefault="008D5CC4" w:rsidP="002637F4">
            <w:pPr>
              <w:autoSpaceDE w:val="0"/>
              <w:autoSpaceDN w:val="0"/>
              <w:adjustRightInd w:val="0"/>
              <w:spacing w:before="0" w:after="0"/>
              <w:ind w:left="0"/>
              <w:jc w:val="both"/>
              <w:rPr>
                <w:rFonts w:ascii="News Gothic GDB" w:hAnsi="News Gothic GDB"/>
                <w:color w:val="000000" w:themeColor="text1"/>
                <w:szCs w:val="22"/>
              </w:rPr>
            </w:pPr>
          </w:p>
          <w:p w14:paraId="7DB349D3" w14:textId="77777777" w:rsidR="008D5CC4" w:rsidRDefault="008D5CC4" w:rsidP="002637F4">
            <w:pPr>
              <w:autoSpaceDE w:val="0"/>
              <w:autoSpaceDN w:val="0"/>
              <w:adjustRightInd w:val="0"/>
              <w:spacing w:before="0" w:after="0"/>
              <w:ind w:left="0"/>
              <w:jc w:val="both"/>
              <w:rPr>
                <w:rFonts w:ascii="News Gothic GDB" w:hAnsi="News Gothic GDB"/>
                <w:color w:val="000000" w:themeColor="text1"/>
                <w:szCs w:val="22"/>
              </w:rPr>
            </w:pPr>
          </w:p>
          <w:p w14:paraId="1F18DEF7" w14:textId="77777777" w:rsidR="008D5CC4" w:rsidRDefault="008D5CC4" w:rsidP="002637F4">
            <w:pPr>
              <w:autoSpaceDE w:val="0"/>
              <w:autoSpaceDN w:val="0"/>
              <w:adjustRightInd w:val="0"/>
              <w:spacing w:before="0" w:after="0"/>
              <w:ind w:left="0"/>
              <w:jc w:val="both"/>
              <w:rPr>
                <w:rFonts w:ascii="News Gothic GDB" w:hAnsi="News Gothic GDB"/>
                <w:color w:val="000000" w:themeColor="text1"/>
                <w:szCs w:val="22"/>
              </w:rPr>
            </w:pPr>
          </w:p>
          <w:p w14:paraId="45F12978" w14:textId="77777777" w:rsidR="008D5CC4" w:rsidRDefault="008D5CC4" w:rsidP="002637F4">
            <w:pPr>
              <w:autoSpaceDE w:val="0"/>
              <w:autoSpaceDN w:val="0"/>
              <w:adjustRightInd w:val="0"/>
              <w:spacing w:before="0" w:after="0"/>
              <w:ind w:left="0"/>
              <w:jc w:val="both"/>
              <w:rPr>
                <w:rFonts w:ascii="News Gothic GDB" w:hAnsi="News Gothic GDB"/>
                <w:color w:val="000000" w:themeColor="text1"/>
                <w:szCs w:val="22"/>
              </w:rPr>
            </w:pPr>
          </w:p>
          <w:p w14:paraId="61870149" w14:textId="77777777" w:rsidR="008D5CC4" w:rsidRDefault="008D5CC4" w:rsidP="002637F4">
            <w:pPr>
              <w:autoSpaceDE w:val="0"/>
              <w:autoSpaceDN w:val="0"/>
              <w:adjustRightInd w:val="0"/>
              <w:spacing w:before="0" w:after="0"/>
              <w:ind w:left="0"/>
              <w:jc w:val="both"/>
              <w:rPr>
                <w:rFonts w:ascii="News Gothic GDB" w:hAnsi="News Gothic GDB"/>
                <w:color w:val="000000" w:themeColor="text1"/>
                <w:szCs w:val="22"/>
              </w:rPr>
            </w:pPr>
          </w:p>
          <w:p w14:paraId="7D4BB021" w14:textId="035B52E0" w:rsidR="008D5CC4" w:rsidRDefault="008D5CC4" w:rsidP="002637F4">
            <w:pPr>
              <w:autoSpaceDE w:val="0"/>
              <w:autoSpaceDN w:val="0"/>
              <w:adjustRightInd w:val="0"/>
              <w:spacing w:before="0" w:after="0"/>
              <w:ind w:left="0"/>
              <w:jc w:val="both"/>
              <w:rPr>
                <w:rFonts w:ascii="News Gothic GDB" w:hAnsi="News Gothic GDB"/>
                <w:color w:val="000000" w:themeColor="text1"/>
                <w:szCs w:val="22"/>
              </w:rPr>
            </w:pPr>
            <w:r w:rsidRPr="008D5CC4">
              <w:rPr>
                <w:rFonts w:ascii="News Gothic GDB" w:hAnsi="News Gothic GDB"/>
                <w:color w:val="000000" w:themeColor="text1"/>
                <w:szCs w:val="22"/>
              </w:rPr>
              <w:drawing>
                <wp:inline distT="0" distB="0" distL="0" distR="0" wp14:anchorId="6C01A566" wp14:editId="3738CDF2">
                  <wp:extent cx="5210355" cy="3132320"/>
                  <wp:effectExtent l="0" t="0" r="0" b="0"/>
                  <wp:docPr id="1371220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20271" name=""/>
                          <pic:cNvPicPr/>
                        </pic:nvPicPr>
                        <pic:blipFill>
                          <a:blip r:embed="rId29"/>
                          <a:stretch>
                            <a:fillRect/>
                          </a:stretch>
                        </pic:blipFill>
                        <pic:spPr>
                          <a:xfrm>
                            <a:off x="0" y="0"/>
                            <a:ext cx="5216269" cy="3135876"/>
                          </a:xfrm>
                          <a:prstGeom prst="rect">
                            <a:avLst/>
                          </a:prstGeom>
                        </pic:spPr>
                      </pic:pic>
                    </a:graphicData>
                  </a:graphic>
                </wp:inline>
              </w:drawing>
            </w:r>
          </w:p>
          <w:p w14:paraId="0A117D0D" w14:textId="77777777" w:rsidR="00F2100A" w:rsidRDefault="00F2100A" w:rsidP="00AD5C0A">
            <w:pPr>
              <w:spacing w:before="0" w:after="0"/>
              <w:ind w:left="0"/>
              <w:jc w:val="both"/>
              <w:rPr>
                <w:rFonts w:ascii="News Gothic GDB" w:hAnsi="News Gothic GDB"/>
              </w:rPr>
            </w:pPr>
          </w:p>
          <w:p w14:paraId="5D7209B4" w14:textId="77777777" w:rsidR="0058692C" w:rsidRDefault="0058692C" w:rsidP="003355FF">
            <w:pPr>
              <w:spacing w:before="0" w:after="0"/>
              <w:ind w:left="0"/>
              <w:jc w:val="both"/>
              <w:rPr>
                <w:rFonts w:ascii="News Gothic GDB" w:hAnsi="News Gothic GDB"/>
              </w:rPr>
            </w:pPr>
          </w:p>
          <w:p w14:paraId="49FF740B" w14:textId="687C61E3" w:rsidR="001B486A" w:rsidRPr="000A4E8D" w:rsidRDefault="001B486A" w:rsidP="003355FF">
            <w:pPr>
              <w:spacing w:before="0" w:after="0"/>
              <w:ind w:left="0"/>
              <w:jc w:val="both"/>
              <w:rPr>
                <w:rFonts w:ascii="News Gothic GDB" w:hAnsi="News Gothic GDB"/>
              </w:rPr>
            </w:pPr>
            <w:r w:rsidRPr="001B486A">
              <w:rPr>
                <w:rFonts w:ascii="News Gothic GDB" w:hAnsi="News Gothic GDB"/>
                <w:highlight w:val="green"/>
              </w:rPr>
              <w:t>Conclusion: OK</w:t>
            </w:r>
          </w:p>
        </w:tc>
        <w:tc>
          <w:tcPr>
            <w:tcW w:w="1246" w:type="dxa"/>
          </w:tcPr>
          <w:p w14:paraId="681399F1" w14:textId="407EDB20" w:rsidR="0052443E" w:rsidRPr="0091260E" w:rsidRDefault="000836CE" w:rsidP="00BD6F70">
            <w:pPr>
              <w:spacing w:before="0" w:after="0"/>
              <w:ind w:left="0"/>
              <w:rPr>
                <w:rFonts w:ascii="News Gothic GDB" w:hAnsi="News Gothic GDB"/>
                <w:color w:val="00B050"/>
                <w:szCs w:val="22"/>
              </w:rPr>
            </w:pPr>
            <w:r w:rsidRPr="00E40C73">
              <w:rPr>
                <w:rFonts w:ascii="News Gothic GDB" w:hAnsi="News Gothic GDB"/>
                <w:color w:val="00B050"/>
                <w:szCs w:val="22"/>
              </w:rPr>
              <w:lastRenderedPageBreak/>
              <w:t xml:space="preserve">Ok, no </w:t>
            </w:r>
            <w:r>
              <w:rPr>
                <w:rFonts w:ascii="News Gothic GDB" w:hAnsi="News Gothic GDB"/>
                <w:color w:val="00B050"/>
                <w:szCs w:val="22"/>
              </w:rPr>
              <w:t>exception</w:t>
            </w:r>
            <w:r w:rsidRPr="00E40C73">
              <w:rPr>
                <w:rFonts w:ascii="News Gothic GDB" w:hAnsi="News Gothic GDB"/>
                <w:color w:val="00B050"/>
                <w:szCs w:val="22"/>
              </w:rPr>
              <w:t xml:space="preserve"> identified</w:t>
            </w:r>
            <w:r w:rsidR="00BD6F70">
              <w:rPr>
                <w:rFonts w:ascii="News Gothic GDB" w:hAnsi="News Gothic GDB"/>
                <w:color w:val="00B050"/>
                <w:szCs w:val="22"/>
              </w:rPr>
              <w:t>.</w:t>
            </w:r>
          </w:p>
        </w:tc>
      </w:tr>
      <w:tr w:rsidR="005276E2" w:rsidRPr="00E40C73" w14:paraId="7BB4C2DC" w14:textId="77777777" w:rsidTr="499C4615">
        <w:trPr>
          <w:trHeight w:val="539"/>
        </w:trPr>
        <w:tc>
          <w:tcPr>
            <w:tcW w:w="715" w:type="dxa"/>
          </w:tcPr>
          <w:p w14:paraId="23EF1E19" w14:textId="38B7B88E" w:rsidR="005276E2" w:rsidRDefault="005276E2" w:rsidP="005276E2">
            <w:pPr>
              <w:spacing w:before="0" w:after="0"/>
              <w:ind w:left="0"/>
              <w:jc w:val="both"/>
              <w:rPr>
                <w:rFonts w:ascii="News Gothic GDB" w:hAnsi="News Gothic GDB"/>
                <w:b/>
                <w:szCs w:val="22"/>
              </w:rPr>
            </w:pPr>
            <w:r>
              <w:rPr>
                <w:rFonts w:ascii="News Gothic GDB" w:hAnsi="News Gothic GDB"/>
                <w:b/>
                <w:szCs w:val="22"/>
              </w:rPr>
              <w:lastRenderedPageBreak/>
              <w:t>TP3</w:t>
            </w:r>
          </w:p>
        </w:tc>
        <w:tc>
          <w:tcPr>
            <w:tcW w:w="8919" w:type="dxa"/>
          </w:tcPr>
          <w:p w14:paraId="4931D299" w14:textId="77777777" w:rsidR="005276E2" w:rsidRPr="004C49E5" w:rsidRDefault="005276E2" w:rsidP="005276E2">
            <w:pPr>
              <w:spacing w:before="0" w:after="0"/>
              <w:ind w:left="0"/>
              <w:jc w:val="both"/>
              <w:rPr>
                <w:rFonts w:ascii="News Gothic GDB" w:hAnsi="News Gothic GDB"/>
                <w:b/>
                <w:bCs/>
                <w:u w:val="single"/>
              </w:rPr>
            </w:pPr>
            <w:r w:rsidRPr="004C49E5">
              <w:rPr>
                <w:rFonts w:ascii="News Gothic GDB" w:hAnsi="News Gothic GDB"/>
                <w:b/>
                <w:bCs/>
                <w:u w:val="single"/>
              </w:rPr>
              <w:t>XEOPS:</w:t>
            </w:r>
          </w:p>
          <w:p w14:paraId="17691240" w14:textId="64E95D6E" w:rsidR="005276E2" w:rsidRDefault="005276E2" w:rsidP="005276E2">
            <w:pPr>
              <w:spacing w:before="0" w:after="0"/>
              <w:ind w:left="0"/>
              <w:jc w:val="both"/>
              <w:rPr>
                <w:rFonts w:ascii="News Gothic GDB" w:hAnsi="News Gothic GDB"/>
                <w:lang w:val="en-GB"/>
              </w:rPr>
            </w:pPr>
            <w:r w:rsidRPr="00A037CE">
              <w:rPr>
                <w:rFonts w:ascii="News Gothic GDB" w:hAnsi="News Gothic GDB"/>
              </w:rPr>
              <w:t>IA obtained latest</w:t>
            </w:r>
            <w:r>
              <w:rPr>
                <w:rFonts w:ascii="News Gothic GDB" w:hAnsi="News Gothic GDB"/>
                <w:b/>
                <w:bCs/>
              </w:rPr>
              <w:t xml:space="preserve"> </w:t>
            </w:r>
            <w:hyperlink r:id="rId30" w:history="1">
              <w:r w:rsidRPr="00326E1B">
                <w:rPr>
                  <w:rStyle w:val="Hyperlink"/>
                  <w:rFonts w:ascii="News Gothic GDB" w:hAnsi="News Gothic GDB"/>
                </w:rPr>
                <w:t>XEOPS - Storage Management Overview and Process Description</w:t>
              </w:r>
            </w:hyperlink>
            <w:r>
              <w:rPr>
                <w:rFonts w:ascii="News Gothic GDB" w:hAnsi="News Gothic GDB"/>
                <w:b/>
                <w:bCs/>
              </w:rPr>
              <w:t xml:space="preserve"> </w:t>
            </w:r>
            <w:r w:rsidRPr="005B43FE">
              <w:rPr>
                <w:rFonts w:ascii="News Gothic GDB" w:hAnsi="News Gothic GDB"/>
              </w:rPr>
              <w:t>and</w:t>
            </w:r>
            <w:r w:rsidR="000704DA">
              <w:rPr>
                <w:rFonts w:ascii="News Gothic GDB" w:hAnsi="News Gothic GDB"/>
              </w:rPr>
              <w:t xml:space="preserve"> </w:t>
            </w:r>
            <w:hyperlink r:id="rId31" w:history="1">
              <w:r w:rsidR="000704DA" w:rsidRPr="00326E1B">
                <w:rPr>
                  <w:rStyle w:val="Hyperlink"/>
                  <w:rFonts w:ascii="News Gothic GDB" w:hAnsi="News Gothic GDB"/>
                </w:rPr>
                <w:t>XEOPS Monitoring 2024</w:t>
              </w:r>
            </w:hyperlink>
            <w:r w:rsidR="00326E1B">
              <w:rPr>
                <w:rFonts w:ascii="News Gothic GDB" w:hAnsi="News Gothic GDB"/>
                <w:b/>
                <w:bCs/>
              </w:rPr>
              <w:t xml:space="preserve">. </w:t>
            </w:r>
            <w:r w:rsidR="00326E1B" w:rsidRPr="007E02E0">
              <w:rPr>
                <w:rFonts w:ascii="News Gothic GDB" w:hAnsi="News Gothic GDB"/>
              </w:rPr>
              <w:t xml:space="preserve">IA </w:t>
            </w:r>
            <w:r w:rsidRPr="00A037CE">
              <w:rPr>
                <w:rFonts w:ascii="News Gothic GDB" w:hAnsi="News Gothic GDB"/>
              </w:rPr>
              <w:t xml:space="preserve">noted that </w:t>
            </w:r>
            <w:r w:rsidRPr="00A037CE">
              <w:rPr>
                <w:rFonts w:ascii="News Gothic GDB" w:hAnsi="News Gothic GDB"/>
                <w:lang w:val="en-GB"/>
              </w:rPr>
              <w:t xml:space="preserve">Eurex/Xetra server operations manages two types of operating system classes, Linux/Unix servers and OpenVMS servers. </w:t>
            </w:r>
            <w:r>
              <w:rPr>
                <w:rFonts w:ascii="News Gothic GDB" w:hAnsi="News Gothic GDB"/>
                <w:lang w:val="en-GB"/>
              </w:rPr>
              <w:t>T</w:t>
            </w:r>
            <w:r w:rsidRPr="00A037CE">
              <w:rPr>
                <w:rFonts w:ascii="News Gothic GDB" w:hAnsi="News Gothic GDB"/>
                <w:lang w:val="en-GB"/>
              </w:rPr>
              <w:t xml:space="preserve">hese operating systems expose different interfaces to the outside, also two different monitoring systems </w:t>
            </w:r>
            <w:r w:rsidRPr="00A037CE">
              <w:rPr>
                <w:rFonts w:ascii="News Gothic GDB" w:hAnsi="News Gothic GDB"/>
                <w:lang w:val="en-GB"/>
              </w:rPr>
              <w:lastRenderedPageBreak/>
              <w:t>are in use, which take these into account. For Linux/Unix systems the primary monitoring too</w:t>
            </w:r>
            <w:r w:rsidR="00980511">
              <w:rPr>
                <w:rFonts w:ascii="News Gothic GDB" w:hAnsi="News Gothic GDB"/>
                <w:lang w:val="en-GB"/>
              </w:rPr>
              <w:t>l</w:t>
            </w:r>
            <w:r w:rsidRPr="00A037CE">
              <w:rPr>
                <w:rFonts w:ascii="News Gothic GDB" w:hAnsi="News Gothic GDB"/>
                <w:lang w:val="en-GB"/>
              </w:rPr>
              <w:t xml:space="preserve"> is checkmk</w:t>
            </w:r>
            <w:r w:rsidRPr="0061424A">
              <w:rPr>
                <w:rFonts w:eastAsia="Times New Roman"/>
                <w:sz w:val="24"/>
                <w:szCs w:val="24"/>
              </w:rPr>
              <w:t xml:space="preserve"> </w:t>
            </w:r>
            <w:r w:rsidRPr="0061424A">
              <w:rPr>
                <w:rFonts w:ascii="News Gothic GDB" w:hAnsi="News Gothic GDB"/>
              </w:rPr>
              <w:t>(AID2038)</w:t>
            </w:r>
            <w:r w:rsidRPr="0061424A">
              <w:rPr>
                <w:rFonts w:ascii="News Gothic GDB" w:hAnsi="News Gothic GDB"/>
                <w:lang w:val="en-GB"/>
              </w:rPr>
              <w:t>,</w:t>
            </w:r>
            <w:r w:rsidRPr="00A037CE">
              <w:rPr>
                <w:rFonts w:ascii="News Gothic GDB" w:hAnsi="News Gothic GDB"/>
                <w:lang w:val="en-GB"/>
              </w:rPr>
              <w:t xml:space="preserve"> for OpenVMS systems </w:t>
            </w:r>
            <w:r w:rsidR="00996EFA" w:rsidRPr="00A037CE">
              <w:rPr>
                <w:rFonts w:ascii="News Gothic GDB" w:hAnsi="News Gothic GDB"/>
                <w:lang w:val="en-GB"/>
              </w:rPr>
              <w:t>Cockpit Manager</w:t>
            </w:r>
            <w:r>
              <w:rPr>
                <w:rFonts w:ascii="News Gothic GDB" w:hAnsi="News Gothic GDB"/>
                <w:lang w:val="en-GB"/>
              </w:rPr>
              <w:t xml:space="preserve"> (AID2037)</w:t>
            </w:r>
            <w:r w:rsidRPr="00A037CE">
              <w:rPr>
                <w:rFonts w:ascii="News Gothic GDB" w:hAnsi="News Gothic GDB"/>
                <w:lang w:val="en-GB"/>
              </w:rPr>
              <w:t>.</w:t>
            </w:r>
          </w:p>
          <w:p w14:paraId="788CD796" w14:textId="77777777" w:rsidR="00CA1549" w:rsidRDefault="00CA1549" w:rsidP="005276E2">
            <w:pPr>
              <w:spacing w:before="0" w:after="0"/>
              <w:ind w:left="0"/>
              <w:jc w:val="both"/>
              <w:rPr>
                <w:rFonts w:ascii="News Gothic GDB" w:hAnsi="News Gothic GDB"/>
                <w:lang w:val="en-GB"/>
              </w:rPr>
            </w:pPr>
          </w:p>
          <w:p w14:paraId="34EDCC7C" w14:textId="77777777" w:rsidR="005276E2" w:rsidRDefault="005276E2" w:rsidP="005276E2">
            <w:pPr>
              <w:spacing w:before="0" w:after="0"/>
              <w:ind w:left="0"/>
              <w:jc w:val="both"/>
              <w:rPr>
                <w:rFonts w:ascii="News Gothic GDB" w:hAnsi="News Gothic GDB"/>
                <w:lang w:val="en-GB"/>
              </w:rPr>
            </w:pPr>
            <w:r>
              <w:rPr>
                <w:rFonts w:ascii="News Gothic GDB" w:hAnsi="News Gothic GDB"/>
                <w:lang w:val="en-GB"/>
              </w:rPr>
              <w:t xml:space="preserve">For Linux systems </w:t>
            </w:r>
            <w:r w:rsidRPr="00195480">
              <w:rPr>
                <w:rFonts w:ascii="News Gothic GDB" w:hAnsi="News Gothic GDB"/>
                <w:lang w:val="en-GB"/>
              </w:rPr>
              <w:t xml:space="preserve">checkmk </w:t>
            </w:r>
            <w:r>
              <w:rPr>
                <w:rFonts w:ascii="News Gothic GDB" w:hAnsi="News Gothic GDB"/>
                <w:lang w:val="en-GB"/>
              </w:rPr>
              <w:t xml:space="preserve">is used for monitoring, </w:t>
            </w:r>
            <w:r w:rsidRPr="00195480">
              <w:rPr>
                <w:rFonts w:ascii="News Gothic GDB" w:hAnsi="News Gothic GDB"/>
                <w:lang w:val="en-GB"/>
              </w:rPr>
              <w:t xml:space="preserve">automatically creates appropriate service checks and alert is raised if the volume is not mounted. </w:t>
            </w:r>
            <w:r>
              <w:rPr>
                <w:rFonts w:ascii="News Gothic GDB" w:hAnsi="News Gothic GDB"/>
                <w:lang w:val="en-GB"/>
              </w:rPr>
              <w:t>The below thresholds are set for the warnings:</w:t>
            </w:r>
          </w:p>
          <w:p w14:paraId="21CA8378" w14:textId="77777777" w:rsidR="005276E2" w:rsidRDefault="005276E2" w:rsidP="005276E2">
            <w:pPr>
              <w:spacing w:before="0" w:after="0"/>
              <w:ind w:left="0"/>
              <w:jc w:val="both"/>
              <w:rPr>
                <w:rFonts w:ascii="News Gothic GDB" w:hAnsi="News Gothic GDB"/>
                <w:b/>
                <w:bCs/>
                <w:lang w:val="en-GB"/>
              </w:rPr>
            </w:pPr>
          </w:p>
          <w:p w14:paraId="712264F0" w14:textId="77777777" w:rsidR="005276E2" w:rsidRDefault="005276E2" w:rsidP="005276E2">
            <w:pPr>
              <w:spacing w:before="0" w:after="0"/>
              <w:ind w:left="0"/>
              <w:jc w:val="both"/>
              <w:rPr>
                <w:rFonts w:ascii="News Gothic GDB" w:hAnsi="News Gothic GDB"/>
                <w:b/>
                <w:bCs/>
              </w:rPr>
            </w:pPr>
            <w:r w:rsidRPr="00195480">
              <w:rPr>
                <w:rFonts w:ascii="News Gothic GDB" w:hAnsi="News Gothic GDB"/>
                <w:b/>
                <w:bCs/>
                <w:noProof/>
              </w:rPr>
              <w:drawing>
                <wp:inline distT="0" distB="0" distL="0" distR="0" wp14:anchorId="270D016D" wp14:editId="38FC6E8B">
                  <wp:extent cx="4201111" cy="1276528"/>
                  <wp:effectExtent l="0" t="0" r="9525" b="0"/>
                  <wp:docPr id="1029690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82313" name=""/>
                          <pic:cNvPicPr/>
                        </pic:nvPicPr>
                        <pic:blipFill>
                          <a:blip r:embed="rId32"/>
                          <a:stretch>
                            <a:fillRect/>
                          </a:stretch>
                        </pic:blipFill>
                        <pic:spPr>
                          <a:xfrm>
                            <a:off x="0" y="0"/>
                            <a:ext cx="4201111" cy="1276528"/>
                          </a:xfrm>
                          <a:prstGeom prst="rect">
                            <a:avLst/>
                          </a:prstGeom>
                        </pic:spPr>
                      </pic:pic>
                    </a:graphicData>
                  </a:graphic>
                </wp:inline>
              </w:drawing>
            </w:r>
          </w:p>
          <w:p w14:paraId="4F873CEE" w14:textId="77777777" w:rsidR="005276E2" w:rsidRDefault="005276E2" w:rsidP="005276E2">
            <w:pPr>
              <w:spacing w:before="0" w:after="0"/>
              <w:ind w:left="0"/>
              <w:jc w:val="both"/>
              <w:rPr>
                <w:rFonts w:ascii="News Gothic GDB" w:hAnsi="News Gothic GDB"/>
                <w:b/>
                <w:bCs/>
              </w:rPr>
            </w:pPr>
          </w:p>
          <w:p w14:paraId="1239461D" w14:textId="77777777" w:rsidR="005276E2" w:rsidRDefault="005276E2" w:rsidP="005276E2">
            <w:pPr>
              <w:spacing w:before="0" w:after="0"/>
              <w:ind w:left="0"/>
              <w:jc w:val="both"/>
              <w:rPr>
                <w:rFonts w:ascii="News Gothic GDB" w:hAnsi="News Gothic GDB"/>
                <w:b/>
                <w:bCs/>
              </w:rPr>
            </w:pPr>
            <w:r>
              <w:rPr>
                <w:noProof/>
              </w:rPr>
              <w:drawing>
                <wp:inline distT="0" distB="5080" distL="0" distR="0" wp14:anchorId="472989F6" wp14:editId="1F9E7670">
                  <wp:extent cx="4827182" cy="2294933"/>
                  <wp:effectExtent l="0" t="0" r="0" b="0"/>
                  <wp:docPr id="163666304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11"/>
                          <pic:cNvPicPr>
                            <a:picLocks noChangeAspect="1" noChangeArrowheads="1"/>
                          </pic:cNvPicPr>
                        </pic:nvPicPr>
                        <pic:blipFill>
                          <a:blip r:embed="rId33"/>
                          <a:stretch>
                            <a:fillRect/>
                          </a:stretch>
                        </pic:blipFill>
                        <pic:spPr bwMode="auto">
                          <a:xfrm>
                            <a:off x="0" y="0"/>
                            <a:ext cx="4845504" cy="2303644"/>
                          </a:xfrm>
                          <a:prstGeom prst="rect">
                            <a:avLst/>
                          </a:prstGeom>
                        </pic:spPr>
                      </pic:pic>
                    </a:graphicData>
                  </a:graphic>
                </wp:inline>
              </w:drawing>
            </w:r>
          </w:p>
          <w:p w14:paraId="3A437D3C" w14:textId="77777777" w:rsidR="005276E2" w:rsidRDefault="005276E2" w:rsidP="005276E2">
            <w:pPr>
              <w:spacing w:before="0" w:after="0"/>
              <w:ind w:left="0"/>
              <w:jc w:val="both"/>
              <w:rPr>
                <w:rFonts w:ascii="News Gothic GDB" w:hAnsi="News Gothic GDB"/>
                <w:b/>
                <w:bCs/>
              </w:rPr>
            </w:pPr>
          </w:p>
          <w:p w14:paraId="4A283133" w14:textId="77777777" w:rsidR="005276E2" w:rsidRDefault="005276E2" w:rsidP="005276E2">
            <w:pPr>
              <w:spacing w:before="0" w:after="0"/>
              <w:ind w:left="0"/>
              <w:jc w:val="both"/>
              <w:rPr>
                <w:rFonts w:ascii="News Gothic GDB" w:hAnsi="News Gothic GDB"/>
                <w:b/>
                <w:bCs/>
              </w:rPr>
            </w:pPr>
          </w:p>
          <w:p w14:paraId="02F45988" w14:textId="255C387B" w:rsidR="005276E2" w:rsidRDefault="005276E2" w:rsidP="005276E2">
            <w:pPr>
              <w:spacing w:before="0" w:after="0"/>
              <w:ind w:left="0"/>
              <w:jc w:val="both"/>
              <w:rPr>
                <w:rFonts w:ascii="News Gothic GDB" w:hAnsi="News Gothic GDB"/>
                <w:lang w:val="en-GB"/>
              </w:rPr>
            </w:pPr>
            <w:r w:rsidRPr="00E863DC">
              <w:rPr>
                <w:rFonts w:ascii="News Gothic GDB" w:hAnsi="News Gothic GDB"/>
              </w:rPr>
              <w:t>For OpenVMS Systems</w:t>
            </w:r>
            <w:r>
              <w:rPr>
                <w:rFonts w:ascii="News Gothic GDB" w:hAnsi="News Gothic GDB"/>
              </w:rPr>
              <w:t xml:space="preserve"> monitoring, system </w:t>
            </w:r>
            <w:r w:rsidRPr="00A32AEB">
              <w:rPr>
                <w:rFonts w:ascii="News Gothic GDB" w:hAnsi="News Gothic GDB"/>
              </w:rPr>
              <w:t xml:space="preserve">health of all production servers is monitored via the </w:t>
            </w:r>
            <w:r w:rsidRPr="008B239A">
              <w:rPr>
                <w:rFonts w:ascii="News Gothic GDB" w:hAnsi="News Gothic GDB"/>
              </w:rPr>
              <w:t>XEOPs Cockpit Manager</w:t>
            </w:r>
            <w:r>
              <w:rPr>
                <w:rFonts w:ascii="News Gothic GDB" w:hAnsi="News Gothic GDB"/>
              </w:rPr>
              <w:t>.</w:t>
            </w:r>
            <w:r w:rsidRPr="00980511">
              <w:rPr>
                <w:rFonts w:ascii="News Gothic GDB" w:hAnsi="News Gothic GDB"/>
              </w:rPr>
              <w:t xml:space="preserve"> </w:t>
            </w:r>
            <w:r w:rsidR="00980511" w:rsidRPr="00980511">
              <w:rPr>
                <w:rFonts w:ascii="News Gothic GDB" w:hAnsi="News Gothic GDB"/>
              </w:rPr>
              <w:t>I</w:t>
            </w:r>
            <w:r w:rsidR="00980511">
              <w:rPr>
                <w:rFonts w:ascii="News Gothic GDB" w:hAnsi="News Gothic GDB"/>
              </w:rPr>
              <w:t>t</w:t>
            </w:r>
            <w:r w:rsidR="00980511" w:rsidRPr="00980511">
              <w:rPr>
                <w:rFonts w:ascii="News Gothic GDB" w:hAnsi="News Gothic GDB"/>
              </w:rPr>
              <w:t xml:space="preserve"> </w:t>
            </w:r>
            <w:r w:rsidRPr="00980511">
              <w:rPr>
                <w:rFonts w:ascii="News Gothic GDB" w:hAnsi="News Gothic GDB"/>
              </w:rPr>
              <w:t>contains</w:t>
            </w:r>
            <w:r w:rsidRPr="00476DA3">
              <w:rPr>
                <w:rFonts w:ascii="News Gothic GDB" w:hAnsi="News Gothic GDB"/>
                <w:lang w:val="en-GB"/>
              </w:rPr>
              <w:t xml:space="preserve"> four different thresholds of increasing severity from Warning, Minor, Major to finally Critical. If a threshold is breached a colour coded message is reported in the </w:t>
            </w:r>
            <w:r w:rsidRPr="008B239A">
              <w:rPr>
                <w:rFonts w:ascii="News Gothic GDB" w:hAnsi="News Gothic GDB"/>
              </w:rPr>
              <w:t>Cockpit Manager</w:t>
            </w:r>
            <w:r w:rsidRPr="00476DA3">
              <w:rPr>
                <w:rFonts w:ascii="News Gothic GDB" w:hAnsi="News Gothic GDB"/>
                <w:lang w:val="en-GB"/>
              </w:rPr>
              <w:t xml:space="preserve"> GUI. Warnings are displayed in yellow, minor breaches in orange, major breaches in violet and critical events in red.</w:t>
            </w:r>
          </w:p>
          <w:p w14:paraId="731B6E60" w14:textId="77777777" w:rsidR="005276E2" w:rsidRPr="00E863DC" w:rsidRDefault="005276E2" w:rsidP="005276E2">
            <w:pPr>
              <w:spacing w:before="0" w:after="0"/>
              <w:ind w:left="0"/>
              <w:jc w:val="both"/>
              <w:rPr>
                <w:rFonts w:ascii="News Gothic GDB" w:hAnsi="News Gothic GDB"/>
              </w:rPr>
            </w:pPr>
          </w:p>
          <w:p w14:paraId="7E664D03" w14:textId="77777777" w:rsidR="005276E2" w:rsidRPr="00D93EDE" w:rsidRDefault="005276E2" w:rsidP="005276E2">
            <w:pPr>
              <w:spacing w:before="0" w:after="0"/>
              <w:ind w:left="0"/>
              <w:jc w:val="both"/>
              <w:rPr>
                <w:rFonts w:ascii="News Gothic GDB" w:hAnsi="News Gothic GDB"/>
                <w:b/>
                <w:bCs/>
              </w:rPr>
            </w:pPr>
            <w:r w:rsidRPr="00D93EDE">
              <w:rPr>
                <w:rFonts w:ascii="News Gothic GDB" w:hAnsi="News Gothic GDB"/>
                <w:lang w:val="en-GB"/>
              </w:rPr>
              <w:t>All Hitachi Vantara systems in use at Deutsche Börse are monitored via the CockpitMgr application. On an on-going operational level this covers all incidents related to faulty hardware (e.g. defect disks or SAN connection issues in the fibre channel network</w:t>
            </w:r>
            <w:r>
              <w:rPr>
                <w:rFonts w:ascii="News Gothic GDB" w:hAnsi="News Gothic GDB"/>
                <w:lang w:val="en-GB"/>
              </w:rPr>
              <w:t>)</w:t>
            </w:r>
            <w:r w:rsidRPr="000F66A1">
              <w:rPr>
                <w:rFonts w:ascii="News Gothic GDB" w:eastAsia="Times New Roman" w:hAnsi="News Gothic GDB"/>
                <w:sz w:val="20"/>
              </w:rPr>
              <w:t xml:space="preserve"> </w:t>
            </w:r>
            <w:r w:rsidRPr="000F66A1">
              <w:rPr>
                <w:rFonts w:ascii="News Gothic GDB" w:hAnsi="News Gothic GDB"/>
              </w:rPr>
              <w:t xml:space="preserve">All thresholds are therefore set on the provisioned space (as opposed to the used space). While the systems support full usage (100%) of the available pool space, the warning threshold is set to 70% and the critical threshold to 80%. </w:t>
            </w:r>
            <w:r w:rsidRPr="00D93EDE">
              <w:rPr>
                <w:rFonts w:ascii="News Gothic GDB" w:hAnsi="News Gothic GDB"/>
                <w:b/>
                <w:bCs/>
              </w:rPr>
              <w:t xml:space="preserve"> </w:t>
            </w:r>
          </w:p>
          <w:p w14:paraId="24566281" w14:textId="77777777" w:rsidR="00BA4EFF" w:rsidRDefault="00BA4EFF" w:rsidP="005276E2">
            <w:pPr>
              <w:spacing w:before="0" w:after="0"/>
              <w:ind w:left="0"/>
              <w:jc w:val="both"/>
              <w:rPr>
                <w:rFonts w:ascii="News Gothic GDB" w:hAnsi="News Gothic GDB"/>
                <w:b/>
                <w:bCs/>
              </w:rPr>
            </w:pPr>
          </w:p>
          <w:p w14:paraId="03D932D4" w14:textId="77777777" w:rsidR="00BA4EFF" w:rsidRPr="00727EFA" w:rsidRDefault="00BA4EFF" w:rsidP="00BA4EFF">
            <w:pPr>
              <w:autoSpaceDE w:val="0"/>
              <w:autoSpaceDN w:val="0"/>
              <w:adjustRightInd w:val="0"/>
              <w:spacing w:before="0" w:after="0"/>
              <w:ind w:left="0"/>
              <w:jc w:val="both"/>
              <w:rPr>
                <w:rFonts w:ascii="News Gothic GDB" w:hAnsi="News Gothic GDB"/>
              </w:rPr>
            </w:pPr>
            <w:r w:rsidRPr="00727EFA">
              <w:rPr>
                <w:rFonts w:ascii="News Gothic GDB" w:hAnsi="News Gothic GDB"/>
              </w:rPr>
              <w:t>Manage Capacity is monitored on different levels:</w:t>
            </w:r>
          </w:p>
          <w:p w14:paraId="3E7FB377" w14:textId="77777777" w:rsidR="00BA4EFF" w:rsidRPr="00727EFA" w:rsidRDefault="00BA4EFF" w:rsidP="00BA4EFF">
            <w:pPr>
              <w:autoSpaceDE w:val="0"/>
              <w:autoSpaceDN w:val="0"/>
              <w:adjustRightInd w:val="0"/>
              <w:spacing w:before="0" w:after="0"/>
              <w:ind w:left="0"/>
              <w:jc w:val="both"/>
              <w:rPr>
                <w:rFonts w:ascii="News Gothic GDB" w:hAnsi="News Gothic GDB"/>
              </w:rPr>
            </w:pPr>
            <w:r w:rsidRPr="00727EFA">
              <w:rPr>
                <w:rFonts w:ascii="News Gothic GDB" w:hAnsi="News Gothic GDB"/>
              </w:rPr>
              <w:t>a) Infrastructure Level within Xetra/Eurex Operations (Dpt):</w:t>
            </w:r>
          </w:p>
          <w:p w14:paraId="4414A027" w14:textId="77777777" w:rsidR="00BA4EFF" w:rsidRPr="00727EFA" w:rsidRDefault="00BA4EFF" w:rsidP="00BA4EFF">
            <w:pPr>
              <w:autoSpaceDE w:val="0"/>
              <w:autoSpaceDN w:val="0"/>
              <w:adjustRightInd w:val="0"/>
              <w:spacing w:before="0" w:after="0"/>
              <w:ind w:left="0"/>
              <w:jc w:val="both"/>
              <w:rPr>
                <w:rFonts w:ascii="News Gothic GDB" w:hAnsi="News Gothic GDB"/>
              </w:rPr>
            </w:pPr>
            <w:r w:rsidRPr="00727EFA">
              <w:rPr>
                <w:rFonts w:ascii="News Gothic GDB" w:hAnsi="News Gothic GDB"/>
              </w:rPr>
              <w:t>System capacity utilization (such as CPU load, disk space consumption) is continuously monitored via CheckMK. Within CheckMK thresholds are defined and in case of alerts an analysis is triggered. In case of a triggered event the follow-up is taken place according to the IT Incident Management process.</w:t>
            </w:r>
          </w:p>
          <w:p w14:paraId="6650D813" w14:textId="77777777" w:rsidR="00BA4EFF" w:rsidRPr="00727EFA" w:rsidRDefault="00BA4EFF" w:rsidP="00BA4EFF">
            <w:pPr>
              <w:autoSpaceDE w:val="0"/>
              <w:autoSpaceDN w:val="0"/>
              <w:adjustRightInd w:val="0"/>
              <w:spacing w:before="0" w:after="0"/>
              <w:ind w:left="0"/>
              <w:jc w:val="both"/>
              <w:rPr>
                <w:rFonts w:ascii="News Gothic GDB" w:hAnsi="News Gothic GDB"/>
              </w:rPr>
            </w:pPr>
            <w:r w:rsidRPr="00727EFA">
              <w:rPr>
                <w:rFonts w:ascii="News Gothic GDB" w:hAnsi="News Gothic GDB"/>
              </w:rPr>
              <w:t>b) Application Level within Xetra/Eurex Trading IT (Dpt.)</w:t>
            </w:r>
          </w:p>
          <w:p w14:paraId="613D2377" w14:textId="053F186D" w:rsidR="00BA4EFF" w:rsidRDefault="00BA4EFF" w:rsidP="005276E2">
            <w:pPr>
              <w:spacing w:before="0" w:after="0"/>
              <w:ind w:left="0"/>
              <w:jc w:val="both"/>
              <w:rPr>
                <w:rFonts w:ascii="News Gothic GDB" w:hAnsi="News Gothic GDB"/>
              </w:rPr>
            </w:pPr>
            <w:r w:rsidRPr="00727EFA">
              <w:rPr>
                <w:rFonts w:ascii="News Gothic GDB" w:hAnsi="News Gothic GDB"/>
              </w:rPr>
              <w:lastRenderedPageBreak/>
              <w:t>Analysis of application specific capacity consumption is performed with the T7 Online Performance Monitor (OPM). Events are escalated to Derivatives &amp; Cash Trading IT (Dpt.) management and documented/tracked via GitHub</w:t>
            </w:r>
            <w:r>
              <w:rPr>
                <w:rFonts w:ascii="News Gothic GDB" w:hAnsi="News Gothic GDB"/>
              </w:rPr>
              <w:t>.</w:t>
            </w:r>
          </w:p>
          <w:p w14:paraId="36ABC6D6" w14:textId="77777777" w:rsidR="005D74EB" w:rsidRDefault="005D74EB" w:rsidP="005276E2">
            <w:pPr>
              <w:spacing w:before="0" w:after="0"/>
              <w:ind w:left="0"/>
              <w:jc w:val="both"/>
              <w:rPr>
                <w:rFonts w:ascii="News Gothic GDB" w:hAnsi="News Gothic GDB"/>
              </w:rPr>
            </w:pPr>
          </w:p>
          <w:p w14:paraId="30615AA6" w14:textId="2551A93B" w:rsidR="005D74EB" w:rsidRPr="005A4A1A" w:rsidRDefault="005A4A1A" w:rsidP="005276E2">
            <w:pPr>
              <w:spacing w:before="0" w:after="0"/>
              <w:ind w:left="0"/>
              <w:jc w:val="both"/>
              <w:rPr>
                <w:rFonts w:ascii="News Gothic GDB" w:hAnsi="News Gothic GDB"/>
              </w:rPr>
            </w:pPr>
            <w:r w:rsidRPr="005A4A1A">
              <w:rPr>
                <w:rFonts w:ascii="News Gothic GDB" w:hAnsi="News Gothic GDB"/>
              </w:rPr>
              <w:t>SAN</w:t>
            </w:r>
            <w:r w:rsidR="008E06F7">
              <w:rPr>
                <w:rFonts w:ascii="News Gothic GDB" w:hAnsi="News Gothic GDB"/>
              </w:rPr>
              <w:t xml:space="preserve"> </w:t>
            </w:r>
            <w:r w:rsidRPr="005A4A1A">
              <w:rPr>
                <w:rFonts w:ascii="News Gothic GDB" w:hAnsi="News Gothic GDB"/>
              </w:rPr>
              <w:t>Resource Monitoring (SAN RM</w:t>
            </w:r>
            <w:r w:rsidR="007A6B77">
              <w:rPr>
                <w:rFonts w:ascii="News Gothic GDB" w:hAnsi="News Gothic GDB"/>
              </w:rPr>
              <w:t xml:space="preserve"> </w:t>
            </w:r>
            <w:r w:rsidR="007A6B77" w:rsidRPr="007A6B77">
              <w:rPr>
                <w:rFonts w:ascii="News Gothic GDB" w:hAnsi="News Gothic GDB"/>
              </w:rPr>
              <w:t>AID2039</w:t>
            </w:r>
            <w:r w:rsidRPr="005A4A1A">
              <w:rPr>
                <w:rFonts w:ascii="News Gothic GDB" w:hAnsi="News Gothic GDB"/>
              </w:rPr>
              <w:t xml:space="preserve">) is a software for the automatic monitoring and documentation of all types of SAN (Storage Area Network) and its components. Whether as a troubleshooting tool, for evidence, for the daily work in the </w:t>
            </w:r>
            <w:r w:rsidRPr="007A6B77">
              <w:rPr>
                <w:rFonts w:ascii="News Gothic GDB" w:hAnsi="News Gothic GDB"/>
                <w:lang w:val="en-GB"/>
              </w:rPr>
              <w:t>control centre, for inventorying or in change management: with SAN RM, the essential facts can be presented</w:t>
            </w:r>
            <w:r w:rsidRPr="005A4A1A">
              <w:rPr>
                <w:rFonts w:ascii="News Gothic GDB" w:hAnsi="News Gothic GDB"/>
              </w:rPr>
              <w:t xml:space="preserve"> quickly and clearly. MEN@NET SAN RM offers a manufacturer-independent, resource-saving solution for the simple presentation of complex SAN-related issue</w:t>
            </w:r>
            <w:r w:rsidR="007D2198">
              <w:rPr>
                <w:rFonts w:ascii="News Gothic GDB" w:hAnsi="News Gothic GDB"/>
              </w:rPr>
              <w:t>s.</w:t>
            </w:r>
            <w:r w:rsidR="007A6B77">
              <w:rPr>
                <w:rFonts w:ascii="News Gothic GDB" w:hAnsi="News Gothic GDB"/>
              </w:rPr>
              <w:t xml:space="preserve"> </w:t>
            </w:r>
            <w:r w:rsidR="00E6264D">
              <w:rPr>
                <w:rFonts w:ascii="News Gothic GDB" w:hAnsi="News Gothic GDB"/>
              </w:rPr>
              <w:t xml:space="preserve">Because it is off shelf application </w:t>
            </w:r>
            <w:r w:rsidR="004D7E6D">
              <w:rPr>
                <w:rFonts w:ascii="News Gothic GDB" w:hAnsi="News Gothic GDB"/>
              </w:rPr>
              <w:t xml:space="preserve">there is no log forwarding on application level and no access to the appliance </w:t>
            </w:r>
            <w:r w:rsidR="007A6B77">
              <w:rPr>
                <w:rFonts w:ascii="News Gothic GDB" w:hAnsi="News Gothic GDB"/>
              </w:rPr>
              <w:t>It is on</w:t>
            </w:r>
            <w:r w:rsidR="00E6264D">
              <w:rPr>
                <w:rFonts w:ascii="News Gothic GDB" w:hAnsi="News Gothic GDB"/>
              </w:rPr>
              <w:t xml:space="preserve">boarded to Rapid7 </w:t>
            </w:r>
            <w:r w:rsidR="001B194E">
              <w:rPr>
                <w:rFonts w:ascii="News Gothic GDB" w:hAnsi="News Gothic GDB"/>
              </w:rPr>
              <w:t xml:space="preserve">for vulnerability scanning. </w:t>
            </w:r>
            <w:r w:rsidR="00DB4A5A">
              <w:rPr>
                <w:rFonts w:ascii="News Gothic GDB" w:hAnsi="News Gothic GDB"/>
              </w:rPr>
              <w:t>Since it is not internet faced app there isn’t WAF implementation</w:t>
            </w:r>
            <w:r w:rsidR="001F6D62">
              <w:rPr>
                <w:rFonts w:ascii="News Gothic GDB" w:hAnsi="News Gothic GDB"/>
              </w:rPr>
              <w:t xml:space="preserve">. </w:t>
            </w:r>
            <w:r w:rsidR="00C4248D" w:rsidRPr="00C4248D">
              <w:rPr>
                <w:rFonts w:ascii="News Gothic GDB" w:hAnsi="News Gothic GDB"/>
              </w:rPr>
              <w:t>RTO: 1 day &lt; RTO &lt;= 1 week</w:t>
            </w:r>
            <w:r w:rsidR="00C4248D">
              <w:rPr>
                <w:rFonts w:ascii="News Gothic GDB" w:hAnsi="News Gothic GDB"/>
              </w:rPr>
              <w:t xml:space="preserve"> </w:t>
            </w:r>
            <w:hyperlink r:id="rId34" w:history="1">
              <w:r w:rsidR="001F6D62" w:rsidRPr="002A7C1A">
                <w:rPr>
                  <w:rStyle w:val="Hyperlink"/>
                  <w:rFonts w:ascii="News Gothic GDB" w:hAnsi="News Gothic GDB"/>
                </w:rPr>
                <w:t>(Securi</w:t>
              </w:r>
              <w:r w:rsidR="00C4248D" w:rsidRPr="002A7C1A">
                <w:rPr>
                  <w:rStyle w:val="Hyperlink"/>
                  <w:rFonts w:ascii="News Gothic GDB" w:hAnsi="News Gothic GDB"/>
                </w:rPr>
                <w:t>t</w:t>
              </w:r>
              <w:r w:rsidR="001F6D62" w:rsidRPr="002A7C1A">
                <w:rPr>
                  <w:rStyle w:val="Hyperlink"/>
                  <w:rFonts w:ascii="News Gothic GDB" w:hAnsi="News Gothic GDB"/>
                </w:rPr>
                <w:t>y Documentation</w:t>
              </w:r>
            </w:hyperlink>
            <w:r w:rsidR="001F6D62">
              <w:rPr>
                <w:rFonts w:ascii="News Gothic GDB" w:hAnsi="News Gothic GDB"/>
              </w:rPr>
              <w:t xml:space="preserve"> and </w:t>
            </w:r>
            <w:r w:rsidR="009C1CBF">
              <w:rPr>
                <w:rFonts w:ascii="News Gothic GDB" w:hAnsi="News Gothic GDB"/>
              </w:rPr>
              <w:t xml:space="preserve"> </w:t>
            </w:r>
            <w:hyperlink r:id="rId35" w:history="1">
              <w:r w:rsidR="009C1CBF" w:rsidRPr="009C1CBF">
                <w:rPr>
                  <w:rStyle w:val="Hyperlink"/>
                  <w:rFonts w:ascii="News Gothic GDB" w:hAnsi="News Gothic GDB"/>
                </w:rPr>
                <w:t>Handbook</w:t>
              </w:r>
            </w:hyperlink>
            <w:r w:rsidR="001F6D62">
              <w:rPr>
                <w:rFonts w:ascii="News Gothic GDB" w:hAnsi="News Gothic GDB"/>
              </w:rPr>
              <w:t>)</w:t>
            </w:r>
          </w:p>
          <w:p w14:paraId="1DAFFF13" w14:textId="77777777" w:rsidR="00BA4EFF" w:rsidRDefault="00BA4EFF" w:rsidP="005276E2">
            <w:pPr>
              <w:spacing w:before="0" w:after="0"/>
              <w:ind w:left="0"/>
              <w:jc w:val="both"/>
              <w:rPr>
                <w:rFonts w:ascii="News Gothic GDB" w:hAnsi="News Gothic GDB"/>
                <w:b/>
                <w:bCs/>
              </w:rPr>
            </w:pPr>
          </w:p>
          <w:p w14:paraId="405CDEDF" w14:textId="0CBD22E2" w:rsidR="005D74EB" w:rsidRDefault="005D74EB" w:rsidP="005276E2">
            <w:pPr>
              <w:spacing w:before="0" w:after="0"/>
              <w:ind w:left="0"/>
              <w:jc w:val="both"/>
              <w:rPr>
                <w:rFonts w:ascii="News Gothic GDB" w:hAnsi="News Gothic GDB"/>
                <w:b/>
                <w:bCs/>
              </w:rPr>
            </w:pPr>
            <w:r w:rsidRPr="00EC5A48">
              <w:rPr>
                <w:rFonts w:ascii="News Gothic GDB" w:hAnsi="News Gothic GDB"/>
                <w:noProof/>
                <w:color w:val="000000" w:themeColor="text1"/>
                <w:szCs w:val="22"/>
                <w:u w:val="single"/>
              </w:rPr>
              <w:drawing>
                <wp:inline distT="0" distB="0" distL="0" distR="0" wp14:anchorId="4EEFFC96" wp14:editId="0617894B">
                  <wp:extent cx="4391025" cy="3016766"/>
                  <wp:effectExtent l="0" t="0" r="0" b="0"/>
                  <wp:docPr id="662553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02073" cy="3024356"/>
                          </a:xfrm>
                          <a:prstGeom prst="rect">
                            <a:avLst/>
                          </a:prstGeom>
                          <a:noFill/>
                          <a:ln>
                            <a:noFill/>
                          </a:ln>
                        </pic:spPr>
                      </pic:pic>
                    </a:graphicData>
                  </a:graphic>
                </wp:inline>
              </w:drawing>
            </w:r>
          </w:p>
          <w:p w14:paraId="1399C23C" w14:textId="77777777" w:rsidR="005D74EB" w:rsidRDefault="005D74EB" w:rsidP="005276E2">
            <w:pPr>
              <w:spacing w:before="0" w:after="0"/>
              <w:ind w:left="0"/>
              <w:jc w:val="both"/>
              <w:rPr>
                <w:rFonts w:ascii="News Gothic GDB" w:hAnsi="News Gothic GDB"/>
                <w:b/>
                <w:bCs/>
              </w:rPr>
            </w:pPr>
          </w:p>
          <w:p w14:paraId="7399CE56" w14:textId="6AF75946" w:rsidR="00352EC4" w:rsidRDefault="00352EC4" w:rsidP="005276E2">
            <w:pPr>
              <w:spacing w:before="0" w:after="0"/>
              <w:ind w:left="0"/>
              <w:jc w:val="both"/>
              <w:rPr>
                <w:rFonts w:ascii="News Gothic GDB" w:hAnsi="News Gothic GDB"/>
                <w:b/>
                <w:bCs/>
              </w:rPr>
            </w:pPr>
            <w:r w:rsidRPr="00254626">
              <w:rPr>
                <w:rFonts w:ascii="News Gothic GDB" w:hAnsi="News Gothic GDB"/>
                <w:b/>
                <w:bCs/>
                <w:u w:val="single"/>
              </w:rPr>
              <w:t>Mainframe:</w:t>
            </w:r>
          </w:p>
          <w:p w14:paraId="44B3FBDA" w14:textId="155C2AA1" w:rsidR="00352EC4" w:rsidRDefault="00352EC4" w:rsidP="005276E2">
            <w:pPr>
              <w:spacing w:before="0" w:after="0"/>
              <w:ind w:left="0"/>
              <w:jc w:val="both"/>
              <w:rPr>
                <w:rFonts w:ascii="News Gothic GDB" w:hAnsi="News Gothic GDB"/>
              </w:rPr>
            </w:pPr>
            <w:r>
              <w:rPr>
                <w:rFonts w:ascii="News Gothic GDB" w:hAnsi="News Gothic GDB"/>
              </w:rPr>
              <w:t>T</w:t>
            </w:r>
            <w:r w:rsidRPr="00352EC4">
              <w:rPr>
                <w:rFonts w:ascii="News Gothic GDB" w:hAnsi="News Gothic GDB"/>
              </w:rPr>
              <w:t xml:space="preserve">he Mainframe Operations, Infrastructure Support storage administrators are primarily responsible for supporting and maintaining, tape, disk and mainframe data and storage management systems. This includes ensuring sufficient capacity for daily operational and backup storage </w:t>
            </w:r>
            <w:r w:rsidR="00AA20B4" w:rsidRPr="00352EC4">
              <w:rPr>
                <w:rFonts w:ascii="News Gothic GDB" w:hAnsi="News Gothic GDB"/>
              </w:rPr>
              <w:t>workloads and</w:t>
            </w:r>
            <w:r w:rsidRPr="00352EC4">
              <w:rPr>
                <w:rFonts w:ascii="News Gothic GDB" w:hAnsi="News Gothic GDB"/>
              </w:rPr>
              <w:t xml:space="preserve"> thereby maintaining the underlying storage hardware infrastructure components. As well, warranting that adequate disaster recovery procedures are in place and yearly tested. Workloads includes classic z/OS and zLinux systems deploying IBM DFSMS/HSM, BMC Database Tools, and FDR/ABR on z/OS and the distributed IBM Tivoli Storage Managers backup servers (zLinux) for numerous IBM Tivoli Spectrum Protect backup clients including e.g. the SAP Operations backup workloads. Quarterly storage reports reflecting capacity request management and changes to the storage systems are located at H:\DBS\sb2\SYS-TECH\DASD</w:t>
            </w:r>
            <w:r>
              <w:rPr>
                <w:rFonts w:ascii="News Gothic GDB" w:hAnsi="News Gothic GDB"/>
              </w:rPr>
              <w:t xml:space="preserve">. (Ref: </w:t>
            </w:r>
            <w:hyperlink r:id="rId37" w:history="1">
              <w:r w:rsidR="00D52EB5" w:rsidRPr="00D52EB5">
                <w:rPr>
                  <w:rStyle w:val="Hyperlink"/>
                  <w:rFonts w:ascii="News Gothic GDB" w:hAnsi="News Gothic GDB"/>
                </w:rPr>
                <w:t>Mainframe Operations Organisation Handbook</w:t>
              </w:r>
            </w:hyperlink>
            <w:r w:rsidR="00D52EB5">
              <w:rPr>
                <w:rFonts w:ascii="News Gothic GDB" w:hAnsi="News Gothic GDB"/>
              </w:rPr>
              <w:t xml:space="preserve"> pg:</w:t>
            </w:r>
            <w:r w:rsidR="008E4009">
              <w:rPr>
                <w:rFonts w:ascii="News Gothic GDB" w:hAnsi="News Gothic GDB"/>
              </w:rPr>
              <w:t>133</w:t>
            </w:r>
            <w:r>
              <w:rPr>
                <w:rFonts w:ascii="News Gothic GDB" w:hAnsi="News Gothic GDB"/>
              </w:rPr>
              <w:t>)</w:t>
            </w:r>
          </w:p>
          <w:p w14:paraId="35C65DB2" w14:textId="77777777" w:rsidR="008E4009" w:rsidRDefault="008E4009" w:rsidP="005276E2">
            <w:pPr>
              <w:spacing w:before="0" w:after="0"/>
              <w:ind w:left="0"/>
              <w:jc w:val="both"/>
              <w:rPr>
                <w:rFonts w:ascii="News Gothic GDB" w:hAnsi="News Gothic GDB"/>
                <w:b/>
                <w:bCs/>
              </w:rPr>
            </w:pPr>
          </w:p>
          <w:p w14:paraId="0EC0B475" w14:textId="7F6B2C2B" w:rsidR="00352EC4" w:rsidRDefault="00352EC4" w:rsidP="00352EC4">
            <w:pPr>
              <w:spacing w:before="0" w:after="0"/>
              <w:ind w:left="0"/>
              <w:jc w:val="both"/>
              <w:rPr>
                <w:rFonts w:ascii="News Gothic GDB" w:hAnsi="News Gothic GDB"/>
              </w:rPr>
            </w:pPr>
            <w:hyperlink r:id="rId38" w:history="1">
              <w:r w:rsidRPr="000530F2">
                <w:rPr>
                  <w:rStyle w:val="Hyperlink"/>
                  <w:rFonts w:ascii="News Gothic GDB" w:hAnsi="News Gothic GDB"/>
                </w:rPr>
                <w:t>2024 Q3 Storage Report for Capacity Utilization</w:t>
              </w:r>
            </w:hyperlink>
            <w:r>
              <w:rPr>
                <w:rFonts w:ascii="News Gothic GDB" w:hAnsi="News Gothic GDB"/>
              </w:rPr>
              <w:t xml:space="preserve"> document was received and examined. </w:t>
            </w:r>
          </w:p>
          <w:p w14:paraId="3AC8643B" w14:textId="77777777" w:rsidR="005276E2" w:rsidRDefault="005276E2" w:rsidP="005276E2">
            <w:pPr>
              <w:spacing w:before="0" w:after="0"/>
              <w:ind w:left="0"/>
              <w:jc w:val="both"/>
              <w:rPr>
                <w:rFonts w:ascii="News Gothic GDB" w:hAnsi="News Gothic GDB"/>
              </w:rPr>
            </w:pPr>
          </w:p>
          <w:p w14:paraId="5C444450" w14:textId="7E55BCFA" w:rsidR="00A7356A" w:rsidRDefault="00A7356A" w:rsidP="00A7356A">
            <w:pPr>
              <w:spacing w:before="0" w:after="0"/>
              <w:ind w:left="0"/>
              <w:jc w:val="both"/>
              <w:rPr>
                <w:rFonts w:ascii="News Gothic GDB" w:hAnsi="News Gothic GDB"/>
              </w:rPr>
            </w:pPr>
            <w:r>
              <w:rPr>
                <w:rFonts w:ascii="News Gothic GDB" w:hAnsi="News Gothic GDB"/>
              </w:rPr>
              <w:t xml:space="preserve">IA </w:t>
            </w:r>
            <w:r w:rsidR="00817195">
              <w:rPr>
                <w:rFonts w:ascii="News Gothic GDB" w:hAnsi="News Gothic GDB"/>
              </w:rPr>
              <w:t>has been informed that o</w:t>
            </w:r>
            <w:r w:rsidRPr="00A7356A">
              <w:rPr>
                <w:rFonts w:ascii="News Gothic GDB" w:hAnsi="News Gothic GDB"/>
              </w:rPr>
              <w:t>n each business working days (holidays excluded) at 08:00, there is daily production meeting with the Mainframe Operations team lead</w:t>
            </w:r>
            <w:r w:rsidR="00817195">
              <w:rPr>
                <w:rFonts w:ascii="News Gothic GDB" w:hAnsi="News Gothic GDB"/>
              </w:rPr>
              <w:t>s</w:t>
            </w:r>
            <w:r w:rsidRPr="00A7356A">
              <w:rPr>
                <w:rFonts w:ascii="News Gothic GDB" w:hAnsi="News Gothic GDB"/>
              </w:rPr>
              <w:t xml:space="preserve"> to review and </w:t>
            </w:r>
            <w:r w:rsidRPr="00A7356A">
              <w:rPr>
                <w:rFonts w:ascii="News Gothic GDB" w:hAnsi="News Gothic GDB"/>
              </w:rPr>
              <w:lastRenderedPageBreak/>
              <w:t>discuss issues from the previous day, this includes workload and capacity performance figures of the previous day or actual market events that might increase transaction workload activities.</w:t>
            </w:r>
            <w:r w:rsidR="00FF2BF2">
              <w:t xml:space="preserve"> </w:t>
            </w:r>
            <w:r w:rsidR="00FF2BF2" w:rsidRPr="00FF2BF2">
              <w:rPr>
                <w:rFonts w:ascii="News Gothic GDB" w:hAnsi="News Gothic GDB"/>
              </w:rPr>
              <w:t>To obtain a proper overview and understanding of the upcoming capacity requirements for the different business applications running on the Mainframe or supported by mainframe operations and to align on the annual IT budget, yearly “capacity and performance management meetings” are conducted with the business application specific stakeholders.</w:t>
            </w:r>
            <w:r w:rsidR="00163FF7">
              <w:rPr>
                <w:rFonts w:ascii="News Gothic GDB" w:hAnsi="News Gothic GDB"/>
              </w:rPr>
              <w:t xml:space="preserve"> (</w:t>
            </w:r>
            <w:hyperlink r:id="rId39" w:history="1">
              <w:r w:rsidR="00163FF7" w:rsidRPr="00163FF7">
                <w:rPr>
                  <w:rStyle w:val="Hyperlink"/>
                  <w:rFonts w:ascii="News Gothic GDB" w:hAnsi="News Gothic GDB"/>
                </w:rPr>
                <w:t>Capacity Performance Management Meetings</w:t>
              </w:r>
            </w:hyperlink>
            <w:r w:rsidR="00163FF7">
              <w:rPr>
                <w:rFonts w:ascii="News Gothic GDB" w:hAnsi="News Gothic GDB"/>
              </w:rPr>
              <w:t>)</w:t>
            </w:r>
          </w:p>
          <w:p w14:paraId="3F83388B" w14:textId="77777777" w:rsidR="003355FF" w:rsidRDefault="003355FF" w:rsidP="00A7356A">
            <w:pPr>
              <w:spacing w:before="0" w:after="0"/>
              <w:ind w:left="0"/>
              <w:jc w:val="both"/>
              <w:rPr>
                <w:rFonts w:ascii="News Gothic GDB" w:hAnsi="News Gothic GDB"/>
              </w:rPr>
            </w:pPr>
          </w:p>
          <w:p w14:paraId="79360931" w14:textId="77777777" w:rsidR="003355FF" w:rsidRDefault="003355FF" w:rsidP="00A7356A">
            <w:pPr>
              <w:spacing w:before="0" w:after="0"/>
              <w:ind w:left="0"/>
              <w:jc w:val="both"/>
              <w:rPr>
                <w:rFonts w:ascii="News Gothic GDB" w:hAnsi="News Gothic GDB"/>
              </w:rPr>
            </w:pPr>
          </w:p>
          <w:p w14:paraId="695CEF8E" w14:textId="77777777" w:rsidR="003355FF" w:rsidRPr="00D934BB" w:rsidRDefault="003355FF" w:rsidP="003355FF">
            <w:pPr>
              <w:spacing w:before="0" w:after="0"/>
              <w:ind w:left="0"/>
              <w:jc w:val="both"/>
              <w:rPr>
                <w:rFonts w:ascii="News Gothic GDB" w:hAnsi="News Gothic GDB"/>
                <w:b/>
                <w:bCs/>
                <w:u w:val="single"/>
              </w:rPr>
            </w:pPr>
            <w:r w:rsidRPr="00D934BB">
              <w:rPr>
                <w:rFonts w:ascii="News Gothic GDB" w:hAnsi="News Gothic GDB"/>
                <w:b/>
                <w:bCs/>
                <w:u w:val="single"/>
              </w:rPr>
              <w:t>Open Systems:</w:t>
            </w:r>
          </w:p>
          <w:p w14:paraId="244E6EF3" w14:textId="77777777" w:rsidR="00CE6951" w:rsidRDefault="00CE6951" w:rsidP="00CE6951">
            <w:pPr>
              <w:spacing w:before="0" w:after="0"/>
              <w:ind w:left="0"/>
              <w:jc w:val="both"/>
              <w:rPr>
                <w:rFonts w:ascii="Segoe UI" w:eastAsia="Times New Roman" w:hAnsi="Segoe UI" w:cs="Segoe UI"/>
                <w:color w:val="000000"/>
                <w:sz w:val="20"/>
                <w:lang w:eastAsia="en-GB"/>
              </w:rPr>
            </w:pPr>
            <w:commentRangeStart w:id="5"/>
            <w:commentRangeStart w:id="6"/>
            <w:r w:rsidRPr="39BC4DBE">
              <w:rPr>
                <w:rFonts w:ascii="News Gothic GDB" w:hAnsi="News Gothic GDB"/>
              </w:rPr>
              <w:t>The Storage</w:t>
            </w:r>
            <w:commentRangeEnd w:id="5"/>
            <w:r>
              <w:rPr>
                <w:rStyle w:val="CommentReference"/>
              </w:rPr>
              <w:commentReference w:id="5"/>
            </w:r>
            <w:commentRangeEnd w:id="6"/>
            <w:r w:rsidR="00B260F6">
              <w:rPr>
                <w:rStyle w:val="CommentReference"/>
              </w:rPr>
              <w:commentReference w:id="6"/>
            </w:r>
            <w:r w:rsidRPr="39BC4DBE">
              <w:rPr>
                <w:rFonts w:ascii="News Gothic GDB" w:hAnsi="News Gothic GDB"/>
              </w:rPr>
              <w:t xml:space="preserve"> team performs a quality check on the storage request notification received from a Requester. This notification includes a specification of the desired Storage setup. In the case that the notification is incomplete, the Storage team informs the Requester that the quality check has failed. In the case that the quality check is successful, the Storage team proceeds to the next task, namely Perform Storage setup. A Storage request consists of the following elements: - Environment details (Production / Test) - Hostname where/how (single host, cluster, master-stby, ESX) the storage is added/removed - Storage capacity to add or remove In Luxembourg, a Storage request is issued in the SAP Change Management tool CRM7 for a host in Production. For hosts in Test, the storage request is issued in MAIA tool (Jira). In Frankfurt, a Storage request is received via email. An urgent Storage request can be also raised by phone. A change request in the SAP Change Management tool CRM7 is created afterwards. In MAIA, the request management tool for Test environment, the storage request contains the essential information for execution and is not subject to additional control or approval prior to submission to storage team. In CRM7, the SAP Change Management tool for production, the storage request is more detailed (description, justification, failback solution…), contains a task to be verified and accepted by the storage team, is submitted to approvals from different teams depending on its nature and impact, and finally to approval from CAB (Change Advisory Board) before execution by storage team. (ref: </w:t>
            </w:r>
            <w:hyperlink r:id="rId40">
              <w:r w:rsidRPr="39BC4DBE">
                <w:rPr>
                  <w:rStyle w:val="Hyperlink"/>
                  <w:rFonts w:ascii="News Gothic GDB" w:hAnsi="News Gothic GDB"/>
                </w:rPr>
                <w:t>Storage Management v1.05</w:t>
              </w:r>
            </w:hyperlink>
            <w:r w:rsidRPr="39BC4DBE">
              <w:rPr>
                <w:rFonts w:ascii="News Gothic GDB" w:hAnsi="News Gothic GDB"/>
              </w:rPr>
              <w:t>)</w:t>
            </w:r>
            <w:r w:rsidRPr="39BC4DBE">
              <w:rPr>
                <w:rFonts w:ascii="Segoe UI" w:eastAsia="Times New Roman" w:hAnsi="Segoe UI" w:cs="Segoe UI"/>
                <w:color w:val="000000" w:themeColor="text1"/>
                <w:sz w:val="20"/>
                <w:lang w:eastAsia="en-GB"/>
              </w:rPr>
              <w:t xml:space="preserve"> </w:t>
            </w:r>
          </w:p>
          <w:p w14:paraId="3C56CF56" w14:textId="77777777" w:rsidR="003355FF" w:rsidRDefault="003355FF" w:rsidP="00A7356A">
            <w:pPr>
              <w:spacing w:before="0" w:after="0"/>
              <w:ind w:left="0"/>
              <w:jc w:val="both"/>
              <w:rPr>
                <w:rFonts w:ascii="News Gothic GDB" w:hAnsi="News Gothic GDB"/>
              </w:rPr>
            </w:pPr>
          </w:p>
          <w:p w14:paraId="721900CE" w14:textId="77777777" w:rsidR="00BE0800" w:rsidRDefault="003355FF" w:rsidP="003355FF">
            <w:pPr>
              <w:spacing w:before="0" w:after="0"/>
              <w:ind w:left="0"/>
              <w:jc w:val="both"/>
              <w:rPr>
                <w:rFonts w:ascii="News Gothic GDB" w:hAnsi="News Gothic GDB"/>
              </w:rPr>
            </w:pPr>
            <w:r>
              <w:rPr>
                <w:rFonts w:ascii="News Gothic GDB" w:hAnsi="News Gothic GDB"/>
              </w:rPr>
              <w:t xml:space="preserve">For Luxembourg </w:t>
            </w:r>
            <w:r w:rsidRPr="00EC7EE5">
              <w:rPr>
                <w:rFonts w:ascii="News Gothic GDB" w:hAnsi="News Gothic GDB"/>
              </w:rPr>
              <w:t xml:space="preserve">Quarterly Capacity Planning </w:t>
            </w:r>
            <w:r>
              <w:rPr>
                <w:rFonts w:ascii="News Gothic GDB" w:hAnsi="News Gothic GDB"/>
              </w:rPr>
              <w:t>m</w:t>
            </w:r>
            <w:r w:rsidRPr="00EC7EE5">
              <w:rPr>
                <w:rFonts w:ascii="News Gothic GDB" w:hAnsi="News Gothic GDB"/>
              </w:rPr>
              <w:t>eeting</w:t>
            </w:r>
            <w:r>
              <w:rPr>
                <w:rFonts w:ascii="News Gothic GDB" w:hAnsi="News Gothic GDB"/>
              </w:rPr>
              <w:t>s</w:t>
            </w:r>
            <w:r w:rsidRPr="00EC7EE5">
              <w:rPr>
                <w:rFonts w:ascii="News Gothic GDB" w:hAnsi="News Gothic GDB"/>
              </w:rPr>
              <w:t xml:space="preserve"> </w:t>
            </w:r>
            <w:r>
              <w:rPr>
                <w:rFonts w:ascii="News Gothic GDB" w:hAnsi="News Gothic GDB"/>
              </w:rPr>
              <w:t xml:space="preserve">are done and IA sampled </w:t>
            </w:r>
            <w:hyperlink r:id="rId41" w:history="1">
              <w:r w:rsidRPr="00AA5391">
                <w:rPr>
                  <w:rStyle w:val="Hyperlink"/>
                  <w:rFonts w:ascii="News Gothic GDB" w:hAnsi="News Gothic GDB"/>
                </w:rPr>
                <w:t>2024 Q3 presentation</w:t>
              </w:r>
            </w:hyperlink>
            <w:r>
              <w:rPr>
                <w:rFonts w:ascii="News Gothic GDB" w:hAnsi="News Gothic GDB"/>
              </w:rPr>
              <w:t xml:space="preserve">. Also IA received latest </w:t>
            </w:r>
            <w:hyperlink r:id="rId42" w:history="1">
              <w:r w:rsidRPr="003355FF">
                <w:rPr>
                  <w:rStyle w:val="Hyperlink"/>
                  <w:rFonts w:ascii="News Gothic GDB" w:hAnsi="News Gothic GDB"/>
                </w:rPr>
                <w:t>annual capacity meeting</w:t>
              </w:r>
            </w:hyperlink>
            <w:r>
              <w:rPr>
                <w:rFonts w:ascii="News Gothic GDB" w:hAnsi="News Gothic GDB"/>
              </w:rPr>
              <w:t xml:space="preserve"> notes for DBAG.</w:t>
            </w:r>
          </w:p>
          <w:p w14:paraId="081B0FFC" w14:textId="77777777" w:rsidR="00BE0800" w:rsidRDefault="00BE0800" w:rsidP="003355FF">
            <w:pPr>
              <w:spacing w:before="0" w:after="0"/>
              <w:ind w:left="0"/>
              <w:jc w:val="both"/>
              <w:rPr>
                <w:rFonts w:ascii="News Gothic GDB" w:hAnsi="News Gothic GDB"/>
              </w:rPr>
            </w:pPr>
          </w:p>
          <w:p w14:paraId="05587796" w14:textId="7B8ABA8D" w:rsidR="00BE0800" w:rsidRDefault="004D2226" w:rsidP="003355FF">
            <w:pPr>
              <w:spacing w:before="0" w:after="0"/>
              <w:ind w:left="0"/>
              <w:jc w:val="both"/>
              <w:rPr>
                <w:rFonts w:ascii="News Gothic GDB" w:hAnsi="News Gothic GDB"/>
              </w:rPr>
            </w:pPr>
            <w:r>
              <w:rPr>
                <w:rFonts w:ascii="News Gothic GDB" w:hAnsi="News Gothic GDB"/>
              </w:rPr>
              <w:t>Storage management workflow:</w:t>
            </w:r>
          </w:p>
          <w:p w14:paraId="312FD01A" w14:textId="7EFD920C" w:rsidR="003355FF" w:rsidRDefault="00BE0800" w:rsidP="003355FF">
            <w:pPr>
              <w:spacing w:before="0" w:after="0"/>
              <w:ind w:left="0"/>
              <w:jc w:val="both"/>
              <w:rPr>
                <w:rFonts w:ascii="News Gothic GDB" w:hAnsi="News Gothic GDB"/>
              </w:rPr>
            </w:pPr>
            <w:r w:rsidRPr="00BE0800">
              <w:rPr>
                <w:rFonts w:ascii="News Gothic GDB" w:hAnsi="News Gothic GDB"/>
                <w:noProof/>
              </w:rPr>
              <w:lastRenderedPageBreak/>
              <w:drawing>
                <wp:inline distT="0" distB="0" distL="0" distR="0" wp14:anchorId="04BAB862" wp14:editId="268BAB22">
                  <wp:extent cx="5025543" cy="3567918"/>
                  <wp:effectExtent l="0" t="0" r="3810" b="0"/>
                  <wp:docPr id="16792570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34210" cy="3574071"/>
                          </a:xfrm>
                          <a:prstGeom prst="rect">
                            <a:avLst/>
                          </a:prstGeom>
                          <a:noFill/>
                          <a:ln>
                            <a:noFill/>
                          </a:ln>
                        </pic:spPr>
                      </pic:pic>
                    </a:graphicData>
                  </a:graphic>
                </wp:inline>
              </w:drawing>
            </w:r>
            <w:r w:rsidR="003355FF">
              <w:rPr>
                <w:rFonts w:ascii="News Gothic GDB" w:hAnsi="News Gothic GDB"/>
              </w:rPr>
              <w:t xml:space="preserve"> </w:t>
            </w:r>
          </w:p>
          <w:p w14:paraId="27626885" w14:textId="77777777" w:rsidR="00A7356A" w:rsidRPr="00A037CE" w:rsidRDefault="00A7356A" w:rsidP="005276E2">
            <w:pPr>
              <w:spacing w:before="0" w:after="0"/>
              <w:ind w:left="0"/>
              <w:jc w:val="both"/>
              <w:rPr>
                <w:rFonts w:ascii="News Gothic GDB" w:hAnsi="News Gothic GDB"/>
              </w:rPr>
            </w:pPr>
          </w:p>
        </w:tc>
        <w:tc>
          <w:tcPr>
            <w:tcW w:w="1246" w:type="dxa"/>
          </w:tcPr>
          <w:p w14:paraId="05507C14" w14:textId="0ECC32AC" w:rsidR="005276E2" w:rsidRPr="00E40C73" w:rsidRDefault="00EF1C56" w:rsidP="00BD6F70">
            <w:pPr>
              <w:spacing w:before="0" w:after="0"/>
              <w:ind w:left="0"/>
              <w:rPr>
                <w:rFonts w:ascii="News Gothic GDB" w:hAnsi="News Gothic GDB"/>
                <w:b/>
                <w:bCs/>
              </w:rPr>
            </w:pPr>
            <w:r w:rsidRPr="00E40C73">
              <w:rPr>
                <w:rFonts w:ascii="News Gothic GDB" w:hAnsi="News Gothic GDB"/>
                <w:color w:val="00B050"/>
                <w:szCs w:val="22"/>
              </w:rPr>
              <w:lastRenderedPageBreak/>
              <w:t xml:space="preserve">Ok, no </w:t>
            </w:r>
            <w:r>
              <w:rPr>
                <w:rFonts w:ascii="News Gothic GDB" w:hAnsi="News Gothic GDB"/>
                <w:color w:val="00B050"/>
                <w:szCs w:val="22"/>
              </w:rPr>
              <w:t>exception</w:t>
            </w:r>
            <w:r w:rsidRPr="00E40C73">
              <w:rPr>
                <w:rFonts w:ascii="News Gothic GDB" w:hAnsi="News Gothic GDB"/>
                <w:color w:val="00B050"/>
                <w:szCs w:val="22"/>
              </w:rPr>
              <w:t xml:space="preserve"> identified</w:t>
            </w:r>
            <w:r w:rsidR="00BD6F70">
              <w:rPr>
                <w:rFonts w:ascii="News Gothic GDB" w:hAnsi="News Gothic GDB"/>
                <w:color w:val="00B050"/>
                <w:szCs w:val="22"/>
              </w:rPr>
              <w:t>.</w:t>
            </w:r>
          </w:p>
        </w:tc>
      </w:tr>
      <w:tr w:rsidR="005276E2" w:rsidRPr="00E40C73" w14:paraId="39372900" w14:textId="77777777" w:rsidTr="499C4615">
        <w:trPr>
          <w:trHeight w:val="539"/>
        </w:trPr>
        <w:tc>
          <w:tcPr>
            <w:tcW w:w="715" w:type="dxa"/>
          </w:tcPr>
          <w:p w14:paraId="60A46995" w14:textId="79194C6F" w:rsidR="005276E2" w:rsidRDefault="005276E2" w:rsidP="005276E2">
            <w:pPr>
              <w:spacing w:before="0" w:after="0"/>
              <w:ind w:left="0"/>
              <w:jc w:val="both"/>
              <w:rPr>
                <w:rFonts w:ascii="News Gothic GDB" w:hAnsi="News Gothic GDB"/>
                <w:b/>
                <w:szCs w:val="22"/>
              </w:rPr>
            </w:pPr>
            <w:r>
              <w:rPr>
                <w:rFonts w:ascii="News Gothic GDB" w:hAnsi="News Gothic GDB"/>
                <w:b/>
                <w:szCs w:val="22"/>
              </w:rPr>
              <w:lastRenderedPageBreak/>
              <w:t>TP4</w:t>
            </w:r>
          </w:p>
        </w:tc>
        <w:tc>
          <w:tcPr>
            <w:tcW w:w="8919" w:type="dxa"/>
          </w:tcPr>
          <w:p w14:paraId="05387021" w14:textId="77777777" w:rsidR="005276E2" w:rsidRPr="00BA4EFF" w:rsidRDefault="00375B6E" w:rsidP="005276E2">
            <w:pPr>
              <w:autoSpaceDE w:val="0"/>
              <w:autoSpaceDN w:val="0"/>
              <w:adjustRightInd w:val="0"/>
              <w:spacing w:before="0" w:after="0"/>
              <w:ind w:left="0"/>
              <w:jc w:val="both"/>
              <w:rPr>
                <w:rFonts w:ascii="News Gothic GDB" w:hAnsi="News Gothic GDB"/>
                <w:b/>
                <w:bCs/>
                <w:color w:val="000000" w:themeColor="text1"/>
                <w:szCs w:val="22"/>
                <w:u w:val="single"/>
              </w:rPr>
            </w:pPr>
            <w:r w:rsidRPr="00BA4EFF">
              <w:rPr>
                <w:rFonts w:ascii="News Gothic GDB" w:hAnsi="News Gothic GDB"/>
                <w:b/>
                <w:bCs/>
                <w:color w:val="000000" w:themeColor="text1"/>
                <w:szCs w:val="22"/>
                <w:u w:val="single"/>
              </w:rPr>
              <w:t>XEOPS:</w:t>
            </w:r>
          </w:p>
          <w:p w14:paraId="3CEA034F" w14:textId="00EB3552" w:rsidR="00375B6E" w:rsidRDefault="00E526CF" w:rsidP="00787DA3">
            <w:pPr>
              <w:autoSpaceDE w:val="0"/>
              <w:autoSpaceDN w:val="0"/>
              <w:adjustRightInd w:val="0"/>
              <w:spacing w:before="0" w:after="0"/>
              <w:ind w:left="0"/>
              <w:jc w:val="both"/>
              <w:rPr>
                <w:rFonts w:ascii="News Gothic GDB" w:hAnsi="News Gothic GDB"/>
              </w:rPr>
            </w:pPr>
            <w:r>
              <w:rPr>
                <w:rFonts w:ascii="News Gothic GDB" w:hAnsi="News Gothic GDB"/>
              </w:rPr>
              <w:t>C</w:t>
            </w:r>
            <w:r w:rsidRPr="00375B6E">
              <w:rPr>
                <w:rFonts w:ascii="News Gothic GDB" w:hAnsi="News Gothic GDB"/>
              </w:rPr>
              <w:t>ockpit Manager</w:t>
            </w:r>
            <w:r w:rsidR="00375B6E" w:rsidRPr="00375B6E">
              <w:rPr>
                <w:rFonts w:ascii="News Gothic GDB" w:hAnsi="News Gothic GDB"/>
              </w:rPr>
              <w:t xml:space="preserve"> (server and storage technical status OpenVMS and Linux) tool indicates standard events and incidents which need attention by the system administration team, the read only view for operations is used to correlate application issues with HW inciden</w:t>
            </w:r>
            <w:r w:rsidR="00787DA3">
              <w:rPr>
                <w:rFonts w:ascii="News Gothic GDB" w:hAnsi="News Gothic GDB"/>
              </w:rPr>
              <w:t>ts.</w:t>
            </w:r>
          </w:p>
          <w:p w14:paraId="5DCF93C4" w14:textId="77777777" w:rsidR="00787DA3" w:rsidRDefault="008F3F10" w:rsidP="00787DA3">
            <w:pPr>
              <w:autoSpaceDE w:val="0"/>
              <w:autoSpaceDN w:val="0"/>
              <w:adjustRightInd w:val="0"/>
              <w:spacing w:before="0" w:after="0"/>
              <w:ind w:left="0"/>
              <w:jc w:val="both"/>
              <w:rPr>
                <w:rFonts w:ascii="News Gothic GDB" w:hAnsi="News Gothic GDB"/>
                <w:color w:val="000000" w:themeColor="text1"/>
                <w:szCs w:val="22"/>
                <w:u w:val="single"/>
              </w:rPr>
            </w:pPr>
            <w:r w:rsidRPr="008F3F10">
              <w:rPr>
                <w:rFonts w:ascii="News Gothic GDB" w:hAnsi="News Gothic GDB"/>
                <w:noProof/>
                <w:color w:val="000000" w:themeColor="text1"/>
                <w:szCs w:val="22"/>
                <w:u w:val="single"/>
              </w:rPr>
              <w:drawing>
                <wp:inline distT="0" distB="0" distL="0" distR="0" wp14:anchorId="4BBE1906" wp14:editId="56D2CEE0">
                  <wp:extent cx="5577205" cy="2985135"/>
                  <wp:effectExtent l="0" t="0" r="4445" b="5715"/>
                  <wp:docPr id="16186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2438" name=""/>
                          <pic:cNvPicPr/>
                        </pic:nvPicPr>
                        <pic:blipFill>
                          <a:blip r:embed="rId43"/>
                          <a:stretch>
                            <a:fillRect/>
                          </a:stretch>
                        </pic:blipFill>
                        <pic:spPr>
                          <a:xfrm>
                            <a:off x="0" y="0"/>
                            <a:ext cx="5577205" cy="2985135"/>
                          </a:xfrm>
                          <a:prstGeom prst="rect">
                            <a:avLst/>
                          </a:prstGeom>
                        </pic:spPr>
                      </pic:pic>
                    </a:graphicData>
                  </a:graphic>
                </wp:inline>
              </w:drawing>
            </w:r>
          </w:p>
          <w:p w14:paraId="51C71E64" w14:textId="77777777" w:rsidR="008F3F10" w:rsidRDefault="008F3F10" w:rsidP="00787DA3">
            <w:pPr>
              <w:autoSpaceDE w:val="0"/>
              <w:autoSpaceDN w:val="0"/>
              <w:adjustRightInd w:val="0"/>
              <w:spacing w:before="0" w:after="0"/>
              <w:ind w:left="0"/>
              <w:jc w:val="both"/>
              <w:rPr>
                <w:rFonts w:ascii="News Gothic GDB" w:hAnsi="News Gothic GDB"/>
                <w:color w:val="000000" w:themeColor="text1"/>
                <w:szCs w:val="22"/>
                <w:u w:val="single"/>
              </w:rPr>
            </w:pPr>
          </w:p>
          <w:p w14:paraId="31C36903" w14:textId="49C72D23" w:rsidR="008F3F10" w:rsidRDefault="00196AFD" w:rsidP="00196AFD">
            <w:pPr>
              <w:autoSpaceDE w:val="0"/>
              <w:autoSpaceDN w:val="0"/>
              <w:adjustRightInd w:val="0"/>
              <w:spacing w:before="0" w:after="0"/>
              <w:ind w:left="0"/>
              <w:jc w:val="both"/>
              <w:rPr>
                <w:rFonts w:ascii="News Gothic GDB" w:hAnsi="News Gothic GDB"/>
              </w:rPr>
            </w:pPr>
            <w:r>
              <w:rPr>
                <w:rFonts w:ascii="News Gothic GDB" w:hAnsi="News Gothic GDB"/>
              </w:rPr>
              <w:t>c</w:t>
            </w:r>
            <w:r w:rsidRPr="00196AFD">
              <w:rPr>
                <w:rFonts w:ascii="News Gothic GDB" w:hAnsi="News Gothic GDB"/>
              </w:rPr>
              <w:t>heckMK (server and storage plus application, Linux)</w:t>
            </w:r>
            <w:r>
              <w:rPr>
                <w:rFonts w:ascii="News Gothic GDB" w:hAnsi="News Gothic GDB"/>
              </w:rPr>
              <w:t xml:space="preserve"> </w:t>
            </w:r>
            <w:r w:rsidRPr="00196AFD">
              <w:rPr>
                <w:rFonts w:ascii="News Gothic GDB" w:hAnsi="News Gothic GDB"/>
              </w:rPr>
              <w:t>tool indicates incidents on the technical level, which need attention.</w:t>
            </w:r>
            <w:r w:rsidRPr="00196AFD">
              <w:rPr>
                <w:rFonts w:ascii="News Gothic GDB" w:hAnsi="News Gothic GDB"/>
              </w:rPr>
              <w:cr/>
            </w:r>
          </w:p>
          <w:p w14:paraId="33E6C446" w14:textId="5BDBA830" w:rsidR="002B42C3" w:rsidRDefault="002B42C3" w:rsidP="00196AFD">
            <w:pPr>
              <w:autoSpaceDE w:val="0"/>
              <w:autoSpaceDN w:val="0"/>
              <w:adjustRightInd w:val="0"/>
              <w:spacing w:before="0" w:after="0"/>
              <w:ind w:left="0"/>
              <w:jc w:val="both"/>
              <w:rPr>
                <w:rFonts w:ascii="News Gothic GDB" w:hAnsi="News Gothic GDB"/>
              </w:rPr>
            </w:pPr>
            <w:r w:rsidRPr="002B42C3">
              <w:rPr>
                <w:rFonts w:ascii="News Gothic GDB" w:hAnsi="News Gothic GDB"/>
                <w:noProof/>
              </w:rPr>
              <w:lastRenderedPageBreak/>
              <w:drawing>
                <wp:inline distT="0" distB="0" distL="0" distR="0" wp14:anchorId="14D030BA" wp14:editId="7A022333">
                  <wp:extent cx="5200650" cy="3934091"/>
                  <wp:effectExtent l="0" t="0" r="0" b="9525"/>
                  <wp:docPr id="60273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3053" name=""/>
                          <pic:cNvPicPr/>
                        </pic:nvPicPr>
                        <pic:blipFill>
                          <a:blip r:embed="rId44"/>
                          <a:stretch>
                            <a:fillRect/>
                          </a:stretch>
                        </pic:blipFill>
                        <pic:spPr>
                          <a:xfrm>
                            <a:off x="0" y="0"/>
                            <a:ext cx="5201002" cy="3934357"/>
                          </a:xfrm>
                          <a:prstGeom prst="rect">
                            <a:avLst/>
                          </a:prstGeom>
                        </pic:spPr>
                      </pic:pic>
                    </a:graphicData>
                  </a:graphic>
                </wp:inline>
              </w:drawing>
            </w:r>
          </w:p>
          <w:p w14:paraId="1BDDDCB4" w14:textId="77777777" w:rsidR="00B771DB" w:rsidRDefault="00B771DB" w:rsidP="00196AFD">
            <w:pPr>
              <w:autoSpaceDE w:val="0"/>
              <w:autoSpaceDN w:val="0"/>
              <w:adjustRightInd w:val="0"/>
              <w:spacing w:before="0" w:after="0"/>
              <w:ind w:left="0"/>
              <w:jc w:val="both"/>
              <w:rPr>
                <w:rFonts w:ascii="News Gothic GDB" w:hAnsi="News Gothic GDB"/>
              </w:rPr>
            </w:pPr>
          </w:p>
          <w:p w14:paraId="2F32D200" w14:textId="45D2233C" w:rsidR="00B771DB" w:rsidRDefault="00DB122B" w:rsidP="00196AFD">
            <w:pPr>
              <w:autoSpaceDE w:val="0"/>
              <w:autoSpaceDN w:val="0"/>
              <w:adjustRightInd w:val="0"/>
              <w:spacing w:before="0" w:after="0"/>
              <w:ind w:left="0"/>
              <w:jc w:val="both"/>
              <w:rPr>
                <w:rFonts w:ascii="News Gothic GDB" w:hAnsi="News Gothic GDB"/>
              </w:rPr>
            </w:pPr>
            <w:r>
              <w:rPr>
                <w:rFonts w:ascii="News Gothic GDB" w:hAnsi="News Gothic GDB"/>
              </w:rPr>
              <w:t>I</w:t>
            </w:r>
            <w:r w:rsidRPr="00DB122B">
              <w:rPr>
                <w:rFonts w:ascii="News Gothic GDB" w:hAnsi="News Gothic GDB"/>
              </w:rPr>
              <w:t>n case of an Incident the production team has to create an Incident ticket in CRM7 directly or via the BlueBook Interface. The BlueBook Interface is used to allow quick ticket entries containing secure production information, all entered tickets are forwarded directly to the company wide CRM7 system</w:t>
            </w:r>
            <w:r w:rsidR="00030F65" w:rsidRPr="00030F65">
              <w:rPr>
                <w:rFonts w:ascii="News Gothic GDB" w:hAnsi="News Gothic GDB"/>
              </w:rPr>
              <w:t>.</w:t>
            </w:r>
          </w:p>
          <w:p w14:paraId="12623224" w14:textId="77777777" w:rsidR="00363DF6" w:rsidRDefault="00363DF6" w:rsidP="00196AFD">
            <w:pPr>
              <w:autoSpaceDE w:val="0"/>
              <w:autoSpaceDN w:val="0"/>
              <w:adjustRightInd w:val="0"/>
              <w:spacing w:before="0" w:after="0"/>
              <w:ind w:left="0"/>
              <w:jc w:val="both"/>
              <w:rPr>
                <w:rFonts w:ascii="News Gothic GDB" w:hAnsi="News Gothic GDB"/>
              </w:rPr>
            </w:pPr>
          </w:p>
          <w:p w14:paraId="5CBDEDF4" w14:textId="0FC3797E" w:rsidR="00363DF6" w:rsidRPr="00196AFD" w:rsidRDefault="00363DF6" w:rsidP="00196AFD">
            <w:pPr>
              <w:autoSpaceDE w:val="0"/>
              <w:autoSpaceDN w:val="0"/>
              <w:adjustRightInd w:val="0"/>
              <w:spacing w:before="0" w:after="0"/>
              <w:ind w:left="0"/>
              <w:jc w:val="both"/>
              <w:rPr>
                <w:rFonts w:ascii="News Gothic GDB" w:hAnsi="News Gothic GDB"/>
              </w:rPr>
            </w:pPr>
            <w:r w:rsidRPr="00363DF6">
              <w:rPr>
                <w:rFonts w:ascii="News Gothic GDB" w:hAnsi="News Gothic GDB"/>
                <w:noProof/>
              </w:rPr>
              <w:drawing>
                <wp:inline distT="0" distB="0" distL="0" distR="0" wp14:anchorId="5918871A" wp14:editId="1D03D05B">
                  <wp:extent cx="5577205" cy="3765550"/>
                  <wp:effectExtent l="0" t="0" r="4445" b="6350"/>
                  <wp:docPr id="1703852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52893" name=""/>
                          <pic:cNvPicPr/>
                        </pic:nvPicPr>
                        <pic:blipFill>
                          <a:blip r:embed="rId45"/>
                          <a:stretch>
                            <a:fillRect/>
                          </a:stretch>
                        </pic:blipFill>
                        <pic:spPr>
                          <a:xfrm>
                            <a:off x="0" y="0"/>
                            <a:ext cx="5577205" cy="3765550"/>
                          </a:xfrm>
                          <a:prstGeom prst="rect">
                            <a:avLst/>
                          </a:prstGeom>
                        </pic:spPr>
                      </pic:pic>
                    </a:graphicData>
                  </a:graphic>
                </wp:inline>
              </w:drawing>
            </w:r>
          </w:p>
          <w:p w14:paraId="29FF74BC" w14:textId="77777777" w:rsidR="008F3F10" w:rsidRDefault="008F3F10" w:rsidP="00787DA3">
            <w:pPr>
              <w:autoSpaceDE w:val="0"/>
              <w:autoSpaceDN w:val="0"/>
              <w:adjustRightInd w:val="0"/>
              <w:spacing w:before="0" w:after="0"/>
              <w:ind w:left="0"/>
              <w:jc w:val="both"/>
              <w:rPr>
                <w:rFonts w:ascii="News Gothic GDB" w:hAnsi="News Gothic GDB"/>
                <w:color w:val="000000" w:themeColor="text1"/>
                <w:szCs w:val="22"/>
                <w:u w:val="single"/>
              </w:rPr>
            </w:pPr>
          </w:p>
          <w:p w14:paraId="06C438C1" w14:textId="77777777" w:rsidR="001B486A" w:rsidRDefault="001B486A" w:rsidP="001B486A">
            <w:pPr>
              <w:spacing w:before="0" w:after="0"/>
              <w:ind w:left="0"/>
              <w:jc w:val="both"/>
              <w:rPr>
                <w:rFonts w:ascii="News Gothic GDB" w:hAnsi="News Gothic GDB"/>
              </w:rPr>
            </w:pPr>
            <w:r w:rsidRPr="001B486A">
              <w:rPr>
                <w:rFonts w:ascii="News Gothic GDB" w:hAnsi="News Gothic GDB"/>
                <w:highlight w:val="green"/>
              </w:rPr>
              <w:t>Conclusion: OK</w:t>
            </w:r>
          </w:p>
          <w:p w14:paraId="5A9296A2" w14:textId="77777777" w:rsidR="005105D9" w:rsidRDefault="005105D9" w:rsidP="00787DA3">
            <w:pPr>
              <w:autoSpaceDE w:val="0"/>
              <w:autoSpaceDN w:val="0"/>
              <w:adjustRightInd w:val="0"/>
              <w:spacing w:before="0" w:after="0"/>
              <w:ind w:left="0"/>
              <w:jc w:val="both"/>
              <w:rPr>
                <w:rFonts w:ascii="News Gothic GDB" w:hAnsi="News Gothic GDB"/>
                <w:color w:val="000000" w:themeColor="text1"/>
                <w:szCs w:val="22"/>
                <w:u w:val="single"/>
              </w:rPr>
            </w:pPr>
          </w:p>
          <w:p w14:paraId="21223274" w14:textId="77777777" w:rsidR="005105D9" w:rsidRDefault="005105D9" w:rsidP="005105D9">
            <w:pPr>
              <w:spacing w:before="0" w:after="0"/>
              <w:ind w:left="0"/>
              <w:jc w:val="both"/>
              <w:rPr>
                <w:rFonts w:ascii="News Gothic GDB" w:hAnsi="News Gothic GDB"/>
                <w:b/>
                <w:bCs/>
                <w:u w:val="single"/>
              </w:rPr>
            </w:pPr>
            <w:r w:rsidRPr="00254626">
              <w:rPr>
                <w:rFonts w:ascii="News Gothic GDB" w:hAnsi="News Gothic GDB"/>
                <w:b/>
                <w:bCs/>
                <w:u w:val="single"/>
              </w:rPr>
              <w:t>Mainframe:</w:t>
            </w:r>
          </w:p>
          <w:p w14:paraId="1917CC6F" w14:textId="011C2E4F" w:rsidR="00D66A75" w:rsidRPr="003173B2" w:rsidRDefault="00D66A75" w:rsidP="005105D9">
            <w:pPr>
              <w:spacing w:before="0" w:after="0"/>
              <w:ind w:left="0"/>
              <w:jc w:val="both"/>
              <w:rPr>
                <w:rFonts w:ascii="News Gothic GDB" w:hAnsi="News Gothic GDB"/>
              </w:rPr>
            </w:pPr>
            <w:r w:rsidRPr="003173B2">
              <w:rPr>
                <w:rFonts w:ascii="News Gothic GDB" w:hAnsi="News Gothic GDB"/>
              </w:rPr>
              <w:lastRenderedPageBreak/>
              <w:t xml:space="preserve">IA </w:t>
            </w:r>
            <w:r w:rsidR="003173B2" w:rsidRPr="003173B2">
              <w:rPr>
                <w:rFonts w:ascii="News Gothic GDB" w:hAnsi="News Gothic GDB"/>
              </w:rPr>
              <w:t>reviewed</w:t>
            </w:r>
            <w:r w:rsidR="000F4252" w:rsidRPr="003173B2">
              <w:rPr>
                <w:rFonts w:ascii="News Gothic GDB" w:hAnsi="News Gothic GDB"/>
              </w:rPr>
              <w:t xml:space="preserve"> </w:t>
            </w:r>
            <w:hyperlink r:id="rId46" w:history="1">
              <w:r w:rsidR="003173B2" w:rsidRPr="00D52EB5">
                <w:rPr>
                  <w:rStyle w:val="Hyperlink"/>
                  <w:rFonts w:ascii="News Gothic GDB" w:hAnsi="News Gothic GDB"/>
                </w:rPr>
                <w:t xml:space="preserve">Mainframe Operations </w:t>
              </w:r>
              <w:r w:rsidR="003173B2" w:rsidRPr="00904FEA">
                <w:rPr>
                  <w:rStyle w:val="Hyperlink"/>
                  <w:rFonts w:ascii="News Gothic GDB" w:hAnsi="News Gothic GDB"/>
                  <w:lang w:val="en-GB"/>
                </w:rPr>
                <w:t>Organisation</w:t>
              </w:r>
              <w:r w:rsidR="003173B2" w:rsidRPr="00D52EB5">
                <w:rPr>
                  <w:rStyle w:val="Hyperlink"/>
                  <w:rFonts w:ascii="News Gothic GDB" w:hAnsi="News Gothic GDB"/>
                </w:rPr>
                <w:t xml:space="preserve"> Handbook</w:t>
              </w:r>
            </w:hyperlink>
            <w:r w:rsidR="006F25CA">
              <w:t xml:space="preserve"> </w:t>
            </w:r>
            <w:r w:rsidR="003173B2" w:rsidRPr="006F25CA">
              <w:rPr>
                <w:rFonts w:ascii="News Gothic GDB" w:hAnsi="News Gothic GDB"/>
              </w:rPr>
              <w:t xml:space="preserve">and observed following </w:t>
            </w:r>
            <w:r w:rsidR="006F25CA" w:rsidRPr="006F25CA">
              <w:rPr>
                <w:rFonts w:ascii="News Gothic GDB" w:hAnsi="News Gothic GDB"/>
              </w:rPr>
              <w:t>monitoring for mainframe operations</w:t>
            </w:r>
            <w:r w:rsidR="006F25CA">
              <w:rPr>
                <w:rFonts w:ascii="News Gothic GDB" w:hAnsi="News Gothic GDB"/>
              </w:rPr>
              <w:t>:</w:t>
            </w:r>
          </w:p>
          <w:p w14:paraId="3B958E53" w14:textId="77777777" w:rsidR="005105D9" w:rsidRDefault="005105D9" w:rsidP="00787DA3">
            <w:pPr>
              <w:autoSpaceDE w:val="0"/>
              <w:autoSpaceDN w:val="0"/>
              <w:adjustRightInd w:val="0"/>
              <w:spacing w:before="0" w:after="0"/>
              <w:ind w:left="0"/>
              <w:jc w:val="both"/>
              <w:rPr>
                <w:rFonts w:ascii="News Gothic GDB" w:hAnsi="News Gothic GDB"/>
                <w:color w:val="000000" w:themeColor="text1"/>
                <w:szCs w:val="22"/>
                <w:u w:val="single"/>
              </w:rPr>
            </w:pPr>
          </w:p>
          <w:p w14:paraId="586C8597" w14:textId="71885133" w:rsidR="005105D9" w:rsidRDefault="005105D9" w:rsidP="00787DA3">
            <w:pPr>
              <w:autoSpaceDE w:val="0"/>
              <w:autoSpaceDN w:val="0"/>
              <w:adjustRightInd w:val="0"/>
              <w:spacing w:before="0" w:after="0"/>
              <w:ind w:left="0"/>
              <w:jc w:val="both"/>
              <w:rPr>
                <w:rFonts w:ascii="News Gothic GDB" w:hAnsi="News Gothic GDB"/>
                <w:color w:val="000000" w:themeColor="text1"/>
                <w:szCs w:val="22"/>
                <w:u w:val="single"/>
              </w:rPr>
            </w:pPr>
            <w:r w:rsidRPr="005105D9">
              <w:rPr>
                <w:rFonts w:ascii="News Gothic GDB" w:hAnsi="News Gothic GDB"/>
                <w:noProof/>
                <w:color w:val="000000" w:themeColor="text1"/>
                <w:szCs w:val="22"/>
                <w:u w:val="single"/>
              </w:rPr>
              <w:drawing>
                <wp:inline distT="0" distB="0" distL="0" distR="0" wp14:anchorId="159FF2CA" wp14:editId="3431DA2B">
                  <wp:extent cx="5577205" cy="2289810"/>
                  <wp:effectExtent l="0" t="0" r="4445" b="0"/>
                  <wp:docPr id="147919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9345" name=""/>
                          <pic:cNvPicPr/>
                        </pic:nvPicPr>
                        <pic:blipFill>
                          <a:blip r:embed="rId47"/>
                          <a:stretch>
                            <a:fillRect/>
                          </a:stretch>
                        </pic:blipFill>
                        <pic:spPr>
                          <a:xfrm>
                            <a:off x="0" y="0"/>
                            <a:ext cx="5577205" cy="2289810"/>
                          </a:xfrm>
                          <a:prstGeom prst="rect">
                            <a:avLst/>
                          </a:prstGeom>
                        </pic:spPr>
                      </pic:pic>
                    </a:graphicData>
                  </a:graphic>
                </wp:inline>
              </w:drawing>
            </w:r>
          </w:p>
          <w:p w14:paraId="74E66B1C" w14:textId="77777777" w:rsidR="00EC5A48" w:rsidRDefault="00EC5A48" w:rsidP="00787DA3">
            <w:pPr>
              <w:autoSpaceDE w:val="0"/>
              <w:autoSpaceDN w:val="0"/>
              <w:adjustRightInd w:val="0"/>
              <w:spacing w:before="0" w:after="0"/>
              <w:ind w:left="0"/>
              <w:jc w:val="both"/>
              <w:rPr>
                <w:rFonts w:ascii="News Gothic GDB" w:hAnsi="News Gothic GDB"/>
                <w:color w:val="000000" w:themeColor="text1"/>
                <w:szCs w:val="22"/>
                <w:u w:val="single"/>
              </w:rPr>
            </w:pPr>
          </w:p>
          <w:p w14:paraId="7867BDC9" w14:textId="77777777" w:rsidR="00CC48D0" w:rsidRDefault="00CC48D0" w:rsidP="00CE3102">
            <w:pPr>
              <w:spacing w:before="0" w:after="0"/>
              <w:ind w:left="0"/>
              <w:jc w:val="both"/>
              <w:rPr>
                <w:rFonts w:ascii="News Gothic GDB" w:hAnsi="News Gothic GDB"/>
              </w:rPr>
            </w:pPr>
          </w:p>
          <w:p w14:paraId="02D1CA68" w14:textId="164A7C5D" w:rsidR="00CC48D0" w:rsidRDefault="00CC48D0" w:rsidP="00CE3102">
            <w:pPr>
              <w:spacing w:before="0" w:after="0"/>
              <w:ind w:left="0"/>
              <w:jc w:val="both"/>
              <w:rPr>
                <w:rFonts w:ascii="News Gothic GDB" w:hAnsi="News Gothic GDB"/>
              </w:rPr>
            </w:pPr>
            <w:r w:rsidRPr="00CC48D0">
              <w:rPr>
                <w:rFonts w:ascii="News Gothic GDB" w:hAnsi="News Gothic GDB"/>
                <w:noProof/>
              </w:rPr>
              <w:drawing>
                <wp:inline distT="0" distB="0" distL="0" distR="0" wp14:anchorId="4291BCF9" wp14:editId="6C0B7758">
                  <wp:extent cx="5577205" cy="2635250"/>
                  <wp:effectExtent l="0" t="0" r="4445" b="0"/>
                  <wp:docPr id="204223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34143" name=""/>
                          <pic:cNvPicPr/>
                        </pic:nvPicPr>
                        <pic:blipFill>
                          <a:blip r:embed="rId48"/>
                          <a:stretch>
                            <a:fillRect/>
                          </a:stretch>
                        </pic:blipFill>
                        <pic:spPr>
                          <a:xfrm>
                            <a:off x="0" y="0"/>
                            <a:ext cx="5577205" cy="2635250"/>
                          </a:xfrm>
                          <a:prstGeom prst="rect">
                            <a:avLst/>
                          </a:prstGeom>
                        </pic:spPr>
                      </pic:pic>
                    </a:graphicData>
                  </a:graphic>
                </wp:inline>
              </w:drawing>
            </w:r>
          </w:p>
          <w:p w14:paraId="3B7FCBA8" w14:textId="3EE8C4C7" w:rsidR="00CE3102" w:rsidRDefault="00CE3102" w:rsidP="00CE3102">
            <w:pPr>
              <w:spacing w:before="0" w:after="0"/>
              <w:ind w:left="0"/>
              <w:jc w:val="both"/>
              <w:rPr>
                <w:rFonts w:ascii="News Gothic GDB" w:hAnsi="News Gothic GDB"/>
              </w:rPr>
            </w:pPr>
            <w:r>
              <w:rPr>
                <w:rFonts w:ascii="News Gothic GDB" w:hAnsi="News Gothic GDB"/>
              </w:rPr>
              <w:t>M</w:t>
            </w:r>
            <w:r w:rsidRPr="008E4797">
              <w:rPr>
                <w:rFonts w:ascii="News Gothic GDB" w:hAnsi="News Gothic GDB"/>
              </w:rPr>
              <w:t>ainframe Operations practices a strict maintenance strategy, ensuring where possible sufficient testing of new to be implemented or maintenance upgrades of hardware, software, middleware, and database components is conducted before going into production. Changes are announced and approved via the IT Change Management Process using SAP CRM</w:t>
            </w:r>
            <w:r>
              <w:rPr>
                <w:rFonts w:ascii="News Gothic GDB" w:hAnsi="News Gothic GDB"/>
              </w:rPr>
              <w:t>.</w:t>
            </w:r>
          </w:p>
          <w:p w14:paraId="30B4CC9D" w14:textId="77777777" w:rsidR="00CE3102" w:rsidRDefault="00CE3102" w:rsidP="00CE3102">
            <w:pPr>
              <w:spacing w:before="0" w:after="0"/>
              <w:ind w:left="0"/>
              <w:jc w:val="both"/>
              <w:rPr>
                <w:rFonts w:ascii="News Gothic GDB" w:hAnsi="News Gothic GDB"/>
              </w:rPr>
            </w:pPr>
          </w:p>
          <w:p w14:paraId="231A820C" w14:textId="18A0AAFC" w:rsidR="00CE3102" w:rsidRDefault="00CE3102" w:rsidP="00CE3102">
            <w:pPr>
              <w:spacing w:before="0" w:after="0"/>
              <w:ind w:left="0"/>
              <w:jc w:val="both"/>
              <w:rPr>
                <w:rFonts w:ascii="News Gothic GDB" w:hAnsi="News Gothic GDB"/>
              </w:rPr>
            </w:pPr>
            <w:r>
              <w:rPr>
                <w:rFonts w:ascii="News Gothic GDB" w:hAnsi="News Gothic GDB"/>
              </w:rPr>
              <w:t>C</w:t>
            </w:r>
            <w:r w:rsidRPr="00F11C23">
              <w:rPr>
                <w:rFonts w:ascii="News Gothic GDB" w:hAnsi="News Gothic GDB"/>
              </w:rPr>
              <w:t>hanges to applications are managed in JIRA. To request changes (program or IMS control</w:t>
            </w:r>
            <w:r>
              <w:rPr>
                <w:rFonts w:ascii="News Gothic GDB" w:hAnsi="News Gothic GDB"/>
              </w:rPr>
              <w:t xml:space="preserve"> </w:t>
            </w:r>
            <w:r w:rsidRPr="00F11C23">
              <w:rPr>
                <w:rFonts w:ascii="News Gothic GDB" w:hAnsi="News Gothic GDB"/>
              </w:rPr>
              <w:t>block changes) in production environment, application development opens an order in Lotus Notes database “Weekly Change Management” (WCM). The workflow in this database ensures a complete processing of the order and documents all changes. Mainframe Operations, IMS Support executes the deployment and processes the WCM order</w:t>
            </w:r>
            <w:r>
              <w:rPr>
                <w:rFonts w:ascii="News Gothic GDB" w:hAnsi="News Gothic GDB"/>
              </w:rPr>
              <w:t>.</w:t>
            </w:r>
          </w:p>
          <w:p w14:paraId="38BCF656" w14:textId="77777777" w:rsidR="004E2863" w:rsidRDefault="004E2863" w:rsidP="00CE3102">
            <w:pPr>
              <w:spacing w:before="0" w:after="0"/>
              <w:ind w:left="0"/>
              <w:jc w:val="both"/>
              <w:rPr>
                <w:rFonts w:ascii="News Gothic GDB" w:hAnsi="News Gothic GDB"/>
              </w:rPr>
            </w:pPr>
          </w:p>
          <w:p w14:paraId="5C61B296" w14:textId="78120931" w:rsidR="004E2863" w:rsidRDefault="004E2863" w:rsidP="00CE3102">
            <w:pPr>
              <w:spacing w:before="0" w:after="0"/>
              <w:ind w:left="0"/>
              <w:jc w:val="both"/>
              <w:rPr>
                <w:rFonts w:ascii="News Gothic GDB" w:hAnsi="News Gothic GDB"/>
              </w:rPr>
            </w:pPr>
            <w:r>
              <w:rPr>
                <w:rFonts w:ascii="News Gothic GDB" w:hAnsi="News Gothic GDB"/>
              </w:rPr>
              <w:t xml:space="preserve">IA has been informed that during the audit period </w:t>
            </w:r>
            <w:r w:rsidR="008B54B1">
              <w:rPr>
                <w:rFonts w:ascii="News Gothic GDB" w:hAnsi="News Gothic GDB"/>
              </w:rPr>
              <w:t>t</w:t>
            </w:r>
            <w:r w:rsidR="008B54B1" w:rsidRPr="008B54B1">
              <w:rPr>
                <w:rFonts w:ascii="News Gothic GDB" w:hAnsi="News Gothic GDB"/>
              </w:rPr>
              <w:t>here was no capacity alerts raised for the mainframe production environments There were no incidents, incident tickets or production impact, which would indicate an issue related disk shortage of storages resources</w:t>
            </w:r>
            <w:r w:rsidR="008B54B1">
              <w:rPr>
                <w:rFonts w:ascii="News Gothic GDB" w:hAnsi="News Gothic GDB"/>
              </w:rPr>
              <w:t>. (</w:t>
            </w:r>
            <w:hyperlink r:id="rId49" w:history="1">
              <w:r w:rsidR="008B54B1" w:rsidRPr="00876912">
                <w:rPr>
                  <w:rStyle w:val="Hyperlink"/>
                  <w:rFonts w:ascii="News Gothic GDB" w:hAnsi="News Gothic GDB"/>
                </w:rPr>
                <w:t>evidence</w:t>
              </w:r>
            </w:hyperlink>
            <w:r w:rsidR="008B54B1">
              <w:rPr>
                <w:rFonts w:ascii="News Gothic GDB" w:hAnsi="News Gothic GDB"/>
              </w:rPr>
              <w:t>)</w:t>
            </w:r>
          </w:p>
          <w:p w14:paraId="72610B4D" w14:textId="77777777" w:rsidR="00742D58" w:rsidRDefault="00742D58" w:rsidP="00CE3102">
            <w:pPr>
              <w:spacing w:before="0" w:after="0"/>
              <w:ind w:left="0"/>
              <w:jc w:val="both"/>
              <w:rPr>
                <w:rFonts w:ascii="News Gothic GDB" w:hAnsi="News Gothic GDB"/>
              </w:rPr>
            </w:pPr>
          </w:p>
          <w:p w14:paraId="40DB68E2" w14:textId="62DAF433" w:rsidR="00742D58" w:rsidRDefault="00BD3F90" w:rsidP="00CE3102">
            <w:pPr>
              <w:spacing w:before="0" w:after="0"/>
              <w:ind w:left="0"/>
              <w:jc w:val="both"/>
              <w:rPr>
                <w:rFonts w:ascii="News Gothic GDB" w:hAnsi="News Gothic GDB"/>
              </w:rPr>
            </w:pPr>
            <w:r w:rsidRPr="00BD3F90">
              <w:rPr>
                <w:rFonts w:ascii="News Gothic GDB" w:hAnsi="News Gothic GDB"/>
              </w:rPr>
              <w:t>The following screenshot shows how monitoring is performed on a mainframe system with thresholds and alerts</w:t>
            </w:r>
            <w:r w:rsidR="00EF1C56">
              <w:rPr>
                <w:rFonts w:ascii="News Gothic GDB" w:hAnsi="News Gothic GDB"/>
              </w:rPr>
              <w:t>:</w:t>
            </w:r>
          </w:p>
          <w:p w14:paraId="6964E7A5" w14:textId="6976712D" w:rsidR="00EF1C56" w:rsidRDefault="00EF1C56" w:rsidP="00CE3102">
            <w:pPr>
              <w:spacing w:before="0" w:after="0"/>
              <w:ind w:left="0"/>
              <w:jc w:val="both"/>
              <w:rPr>
                <w:rFonts w:ascii="News Gothic GDB" w:hAnsi="News Gothic GDB"/>
              </w:rPr>
            </w:pPr>
            <w:r w:rsidRPr="00EF1C56">
              <w:rPr>
                <w:rFonts w:ascii="News Gothic GDB" w:hAnsi="News Gothic GDB"/>
                <w:noProof/>
              </w:rPr>
              <w:lastRenderedPageBreak/>
              <w:drawing>
                <wp:inline distT="0" distB="0" distL="0" distR="0" wp14:anchorId="7FE0B6CB" wp14:editId="6AD175B7">
                  <wp:extent cx="5577205" cy="3050540"/>
                  <wp:effectExtent l="0" t="0" r="4445" b="0"/>
                  <wp:docPr id="198972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20102" name=""/>
                          <pic:cNvPicPr/>
                        </pic:nvPicPr>
                        <pic:blipFill>
                          <a:blip r:embed="rId50"/>
                          <a:stretch>
                            <a:fillRect/>
                          </a:stretch>
                        </pic:blipFill>
                        <pic:spPr>
                          <a:xfrm>
                            <a:off x="0" y="0"/>
                            <a:ext cx="5577205" cy="3050540"/>
                          </a:xfrm>
                          <a:prstGeom prst="rect">
                            <a:avLst/>
                          </a:prstGeom>
                        </pic:spPr>
                      </pic:pic>
                    </a:graphicData>
                  </a:graphic>
                </wp:inline>
              </w:drawing>
            </w:r>
          </w:p>
          <w:p w14:paraId="17B65304" w14:textId="77777777" w:rsidR="00EF1C56" w:rsidRDefault="00EF1C56" w:rsidP="00CE3102">
            <w:pPr>
              <w:spacing w:before="0" w:after="0"/>
              <w:ind w:left="0"/>
              <w:jc w:val="both"/>
              <w:rPr>
                <w:rFonts w:ascii="News Gothic GDB" w:hAnsi="News Gothic GDB"/>
              </w:rPr>
            </w:pPr>
          </w:p>
          <w:p w14:paraId="02F68C0B" w14:textId="77777777" w:rsidR="001B486A" w:rsidRDefault="001B486A" w:rsidP="001B486A">
            <w:pPr>
              <w:spacing w:before="0" w:after="0"/>
              <w:ind w:left="0"/>
              <w:jc w:val="both"/>
              <w:rPr>
                <w:rFonts w:ascii="News Gothic GDB" w:hAnsi="News Gothic GDB"/>
              </w:rPr>
            </w:pPr>
            <w:r w:rsidRPr="001B486A">
              <w:rPr>
                <w:rFonts w:ascii="News Gothic GDB" w:hAnsi="News Gothic GDB"/>
                <w:highlight w:val="green"/>
              </w:rPr>
              <w:t>Conclusion: OK</w:t>
            </w:r>
          </w:p>
          <w:p w14:paraId="10D7AAD3" w14:textId="77777777" w:rsidR="00EF1C56" w:rsidRDefault="00EF1C56" w:rsidP="00CE3102">
            <w:pPr>
              <w:spacing w:before="0" w:after="0"/>
              <w:ind w:left="0"/>
              <w:jc w:val="both"/>
              <w:rPr>
                <w:rFonts w:ascii="News Gothic GDB" w:hAnsi="News Gothic GDB"/>
              </w:rPr>
            </w:pPr>
          </w:p>
          <w:p w14:paraId="385365C3" w14:textId="1FF403DD" w:rsidR="00EC5A48" w:rsidRPr="00CE3102" w:rsidRDefault="00EC5A48" w:rsidP="00787DA3">
            <w:pPr>
              <w:autoSpaceDE w:val="0"/>
              <w:autoSpaceDN w:val="0"/>
              <w:adjustRightInd w:val="0"/>
              <w:spacing w:before="0" w:after="0"/>
              <w:ind w:left="0"/>
              <w:jc w:val="both"/>
              <w:rPr>
                <w:rFonts w:ascii="News Gothic GDB" w:hAnsi="News Gothic GDB"/>
                <w:color w:val="000000" w:themeColor="text1"/>
                <w:szCs w:val="22"/>
                <w:u w:val="single"/>
              </w:rPr>
            </w:pPr>
          </w:p>
          <w:p w14:paraId="2E609E2C" w14:textId="3C7DE2ED" w:rsidR="00EC5A48" w:rsidRDefault="001D7DC2" w:rsidP="00904FEA">
            <w:pPr>
              <w:spacing w:before="0" w:after="0"/>
              <w:ind w:left="0"/>
              <w:jc w:val="both"/>
              <w:rPr>
                <w:rFonts w:ascii="News Gothic GDB" w:hAnsi="News Gothic GDB"/>
                <w:color w:val="000000" w:themeColor="text1"/>
                <w:szCs w:val="22"/>
              </w:rPr>
            </w:pPr>
            <w:r w:rsidRPr="00D934BB">
              <w:rPr>
                <w:rFonts w:ascii="News Gothic GDB" w:hAnsi="News Gothic GDB"/>
                <w:b/>
                <w:bCs/>
                <w:u w:val="single"/>
              </w:rPr>
              <w:t>Open Systems:</w:t>
            </w:r>
          </w:p>
          <w:p w14:paraId="094594A6" w14:textId="63FB5E54" w:rsidR="001D7DC2" w:rsidRDefault="00F87790" w:rsidP="00787DA3">
            <w:pPr>
              <w:autoSpaceDE w:val="0"/>
              <w:autoSpaceDN w:val="0"/>
              <w:adjustRightInd w:val="0"/>
              <w:spacing w:before="0" w:after="0"/>
              <w:ind w:left="0"/>
              <w:jc w:val="both"/>
              <w:rPr>
                <w:rFonts w:ascii="News Gothic GDB" w:hAnsi="News Gothic GDB"/>
                <w:color w:val="000000" w:themeColor="text1"/>
                <w:szCs w:val="22"/>
              </w:rPr>
            </w:pPr>
            <w:r>
              <w:rPr>
                <w:rFonts w:ascii="News Gothic GDB" w:hAnsi="News Gothic GDB"/>
                <w:color w:val="000000" w:themeColor="text1"/>
                <w:szCs w:val="22"/>
              </w:rPr>
              <w:t>IA observed that</w:t>
            </w:r>
            <w:r w:rsidR="00C21D90">
              <w:rPr>
                <w:rFonts w:ascii="News Gothic GDB" w:hAnsi="News Gothic GDB"/>
                <w:color w:val="000000" w:themeColor="text1"/>
                <w:szCs w:val="22"/>
              </w:rPr>
              <w:t xml:space="preserve"> capacity monitoring is done via below dashboard.</w:t>
            </w:r>
            <w:r w:rsidR="00D1357D">
              <w:rPr>
                <w:rFonts w:ascii="News Gothic GDB" w:hAnsi="News Gothic GDB"/>
                <w:color w:val="000000" w:themeColor="text1"/>
                <w:szCs w:val="22"/>
              </w:rPr>
              <w:t xml:space="preserve"> If defined threshold </w:t>
            </w:r>
            <w:r w:rsidR="00924B7B">
              <w:rPr>
                <w:rFonts w:ascii="News Gothic GDB" w:hAnsi="News Gothic GDB"/>
                <w:color w:val="000000" w:themeColor="text1"/>
                <w:szCs w:val="22"/>
              </w:rPr>
              <w:t xml:space="preserve">is not maintained automatic email alerts are raised. IA received </w:t>
            </w:r>
            <w:r w:rsidR="00E25DD6">
              <w:rPr>
                <w:rFonts w:ascii="News Gothic GDB" w:hAnsi="News Gothic GDB"/>
                <w:color w:val="000000" w:themeColor="text1"/>
                <w:szCs w:val="22"/>
              </w:rPr>
              <w:t xml:space="preserve">a sample of </w:t>
            </w:r>
            <w:hyperlink r:id="rId51" w:history="1">
              <w:r w:rsidR="00E25DD6" w:rsidRPr="00E25DD6">
                <w:rPr>
                  <w:rStyle w:val="Hyperlink"/>
                  <w:rFonts w:ascii="News Gothic GDB" w:hAnsi="News Gothic GDB"/>
                  <w:szCs w:val="22"/>
                </w:rPr>
                <w:t>email notification.</w:t>
              </w:r>
            </w:hyperlink>
          </w:p>
          <w:p w14:paraId="084F564A" w14:textId="4A56717E" w:rsidR="00C21D90" w:rsidRDefault="00C21D90" w:rsidP="00C21D90">
            <w:pPr>
              <w:autoSpaceDE w:val="0"/>
              <w:autoSpaceDN w:val="0"/>
              <w:adjustRightInd w:val="0"/>
              <w:spacing w:before="0" w:after="0"/>
              <w:ind w:left="0"/>
              <w:jc w:val="both"/>
              <w:rPr>
                <w:rFonts w:ascii="News Gothic GDB" w:hAnsi="News Gothic GDB"/>
                <w:color w:val="000000" w:themeColor="text1"/>
                <w:szCs w:val="22"/>
              </w:rPr>
            </w:pPr>
            <w:r w:rsidRPr="00C21D90">
              <w:rPr>
                <w:rFonts w:ascii="News Gothic GDB" w:hAnsi="News Gothic GDB"/>
                <w:noProof/>
                <w:color w:val="000000" w:themeColor="text1"/>
                <w:szCs w:val="22"/>
              </w:rPr>
              <w:drawing>
                <wp:inline distT="0" distB="0" distL="0" distR="0" wp14:anchorId="0463EB87" wp14:editId="4FD0B869">
                  <wp:extent cx="4710989" cy="3224155"/>
                  <wp:effectExtent l="0" t="0" r="0" b="0"/>
                  <wp:docPr id="17879671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722016" cy="3231702"/>
                          </a:xfrm>
                          <a:prstGeom prst="rect">
                            <a:avLst/>
                          </a:prstGeom>
                          <a:noFill/>
                          <a:ln>
                            <a:noFill/>
                          </a:ln>
                        </pic:spPr>
                      </pic:pic>
                    </a:graphicData>
                  </a:graphic>
                </wp:inline>
              </w:drawing>
            </w:r>
          </w:p>
          <w:p w14:paraId="5290080E" w14:textId="77777777" w:rsidR="001B486A" w:rsidRDefault="001B486A" w:rsidP="001B486A">
            <w:pPr>
              <w:spacing w:before="0" w:after="0"/>
              <w:ind w:left="0"/>
              <w:jc w:val="both"/>
              <w:rPr>
                <w:rFonts w:ascii="News Gothic GDB" w:hAnsi="News Gothic GDB"/>
                <w:highlight w:val="green"/>
              </w:rPr>
            </w:pPr>
          </w:p>
          <w:p w14:paraId="17A05FA2" w14:textId="4B8BF057" w:rsidR="001B486A" w:rsidRDefault="001B486A" w:rsidP="001B486A">
            <w:pPr>
              <w:spacing w:before="0" w:after="0"/>
              <w:ind w:left="0"/>
              <w:jc w:val="both"/>
              <w:rPr>
                <w:rFonts w:ascii="News Gothic GDB" w:hAnsi="News Gothic GDB"/>
              </w:rPr>
            </w:pPr>
            <w:r w:rsidRPr="001B486A">
              <w:rPr>
                <w:rFonts w:ascii="News Gothic GDB" w:hAnsi="News Gothic GDB"/>
                <w:highlight w:val="green"/>
              </w:rPr>
              <w:t>Conclusion: OK</w:t>
            </w:r>
          </w:p>
          <w:p w14:paraId="488FF21F" w14:textId="77777777" w:rsidR="001B486A" w:rsidRPr="001B486A" w:rsidRDefault="001B486A" w:rsidP="00C21D90">
            <w:pPr>
              <w:autoSpaceDE w:val="0"/>
              <w:autoSpaceDN w:val="0"/>
              <w:adjustRightInd w:val="0"/>
              <w:spacing w:before="0" w:after="0"/>
              <w:ind w:left="0"/>
              <w:jc w:val="both"/>
              <w:rPr>
                <w:rFonts w:ascii="News Gothic GDB" w:hAnsi="News Gothic GDB"/>
                <w:color w:val="000000" w:themeColor="text1"/>
                <w:szCs w:val="22"/>
              </w:rPr>
            </w:pPr>
          </w:p>
          <w:p w14:paraId="1E73561E" w14:textId="30CFF266" w:rsidR="00C21D90" w:rsidRPr="001D7DC2" w:rsidRDefault="00C21D90" w:rsidP="00787DA3">
            <w:pPr>
              <w:autoSpaceDE w:val="0"/>
              <w:autoSpaceDN w:val="0"/>
              <w:adjustRightInd w:val="0"/>
              <w:spacing w:before="0" w:after="0"/>
              <w:ind w:left="0"/>
              <w:jc w:val="both"/>
              <w:rPr>
                <w:rFonts w:ascii="News Gothic GDB" w:hAnsi="News Gothic GDB"/>
                <w:color w:val="000000" w:themeColor="text1"/>
                <w:szCs w:val="22"/>
              </w:rPr>
            </w:pPr>
          </w:p>
        </w:tc>
        <w:tc>
          <w:tcPr>
            <w:tcW w:w="1246" w:type="dxa"/>
          </w:tcPr>
          <w:p w14:paraId="49BB8055" w14:textId="1B336EA0" w:rsidR="005276E2" w:rsidRPr="00E40C73" w:rsidRDefault="00EF1C56" w:rsidP="00BD6F70">
            <w:pPr>
              <w:spacing w:before="0" w:after="0"/>
              <w:ind w:left="0"/>
              <w:rPr>
                <w:rFonts w:ascii="News Gothic GDB" w:hAnsi="News Gothic GDB"/>
                <w:b/>
                <w:bCs/>
              </w:rPr>
            </w:pPr>
            <w:r w:rsidRPr="00E40C73">
              <w:rPr>
                <w:rFonts w:ascii="News Gothic GDB" w:hAnsi="News Gothic GDB"/>
                <w:color w:val="00B050"/>
                <w:szCs w:val="22"/>
              </w:rPr>
              <w:lastRenderedPageBreak/>
              <w:t>Ok,</w:t>
            </w:r>
            <w:r w:rsidR="00BD6F70">
              <w:rPr>
                <w:rFonts w:ascii="News Gothic GDB" w:hAnsi="News Gothic GDB"/>
                <w:color w:val="00B050"/>
                <w:szCs w:val="22"/>
              </w:rPr>
              <w:t xml:space="preserve"> </w:t>
            </w:r>
            <w:r w:rsidRPr="00E40C73">
              <w:rPr>
                <w:rFonts w:ascii="News Gothic GDB" w:hAnsi="News Gothic GDB"/>
                <w:color w:val="00B050"/>
                <w:szCs w:val="22"/>
              </w:rPr>
              <w:t xml:space="preserve">no </w:t>
            </w:r>
            <w:r>
              <w:rPr>
                <w:rFonts w:ascii="News Gothic GDB" w:hAnsi="News Gothic GDB"/>
                <w:color w:val="00B050"/>
                <w:szCs w:val="22"/>
              </w:rPr>
              <w:t>exception</w:t>
            </w:r>
            <w:r w:rsidRPr="00E40C73">
              <w:rPr>
                <w:rFonts w:ascii="News Gothic GDB" w:hAnsi="News Gothic GDB"/>
                <w:color w:val="00B050"/>
                <w:szCs w:val="22"/>
              </w:rPr>
              <w:t xml:space="preserve"> identified</w:t>
            </w:r>
            <w:r w:rsidR="00BD6F70">
              <w:rPr>
                <w:rFonts w:ascii="News Gothic GDB" w:hAnsi="News Gothic GDB"/>
                <w:color w:val="00B050"/>
                <w:szCs w:val="22"/>
              </w:rPr>
              <w:t>.</w:t>
            </w:r>
          </w:p>
        </w:tc>
      </w:tr>
      <w:tr w:rsidR="005276E2" w:rsidRPr="00E40C73" w14:paraId="58AF0DC7" w14:textId="77777777" w:rsidTr="499C4615">
        <w:trPr>
          <w:trHeight w:val="539"/>
        </w:trPr>
        <w:tc>
          <w:tcPr>
            <w:tcW w:w="715" w:type="dxa"/>
          </w:tcPr>
          <w:p w14:paraId="44BF28F4" w14:textId="45E1CC91" w:rsidR="005276E2" w:rsidRDefault="005276E2" w:rsidP="005276E2">
            <w:pPr>
              <w:spacing w:before="0" w:after="0"/>
              <w:ind w:left="0"/>
              <w:jc w:val="both"/>
              <w:rPr>
                <w:rFonts w:ascii="News Gothic GDB" w:hAnsi="News Gothic GDB"/>
                <w:b/>
                <w:szCs w:val="22"/>
              </w:rPr>
            </w:pPr>
            <w:r>
              <w:rPr>
                <w:rFonts w:ascii="News Gothic GDB" w:hAnsi="News Gothic GDB"/>
                <w:b/>
                <w:szCs w:val="22"/>
              </w:rPr>
              <w:lastRenderedPageBreak/>
              <w:t>TP5</w:t>
            </w:r>
          </w:p>
        </w:tc>
        <w:tc>
          <w:tcPr>
            <w:tcW w:w="8919" w:type="dxa"/>
          </w:tcPr>
          <w:p w14:paraId="413978E5" w14:textId="77777777" w:rsidR="00566A17" w:rsidRDefault="00566A17" w:rsidP="00566A17">
            <w:pPr>
              <w:spacing w:before="0" w:after="0"/>
              <w:ind w:left="0"/>
              <w:jc w:val="both"/>
              <w:rPr>
                <w:rFonts w:ascii="News Gothic GDB" w:hAnsi="News Gothic GDB"/>
                <w:b/>
                <w:bCs/>
                <w:u w:val="single"/>
              </w:rPr>
            </w:pPr>
            <w:r w:rsidRPr="00566A17">
              <w:rPr>
                <w:rFonts w:ascii="News Gothic GDB" w:hAnsi="News Gothic GDB"/>
                <w:b/>
                <w:bCs/>
                <w:u w:val="single"/>
              </w:rPr>
              <w:t>XEOPS:</w:t>
            </w:r>
          </w:p>
          <w:p w14:paraId="0F808FEB" w14:textId="79794CDB" w:rsidR="006C5736" w:rsidRDefault="006C5736" w:rsidP="00566A17">
            <w:pPr>
              <w:spacing w:before="0" w:after="0"/>
              <w:ind w:left="0"/>
              <w:jc w:val="both"/>
              <w:rPr>
                <w:rFonts w:ascii="News Gothic GDB" w:hAnsi="News Gothic GDB"/>
              </w:rPr>
            </w:pPr>
            <w:r w:rsidRPr="006C5736">
              <w:rPr>
                <w:rFonts w:ascii="News Gothic GDB" w:hAnsi="News Gothic GDB"/>
              </w:rPr>
              <w:t xml:space="preserve">IA observed that </w:t>
            </w:r>
            <w:r w:rsidR="00CC1E2A">
              <w:rPr>
                <w:rFonts w:ascii="News Gothic GDB" w:hAnsi="News Gothic GDB"/>
              </w:rPr>
              <w:t xml:space="preserve">monitoring on </w:t>
            </w:r>
            <w:r w:rsidR="000F57D9">
              <w:rPr>
                <w:rFonts w:ascii="News Gothic GDB" w:hAnsi="News Gothic GDB"/>
              </w:rPr>
              <w:t>Li</w:t>
            </w:r>
            <w:r w:rsidR="00CC1E2A">
              <w:rPr>
                <w:rFonts w:ascii="News Gothic GDB" w:hAnsi="News Gothic GDB"/>
              </w:rPr>
              <w:t>nux servers are performed via c</w:t>
            </w:r>
            <w:r w:rsidR="00CC1E2A" w:rsidRPr="00196AFD">
              <w:rPr>
                <w:rFonts w:ascii="News Gothic GDB" w:hAnsi="News Gothic GDB"/>
              </w:rPr>
              <w:t>heckMK</w:t>
            </w:r>
            <w:r w:rsidR="00CC1E2A">
              <w:rPr>
                <w:rFonts w:ascii="News Gothic GDB" w:hAnsi="News Gothic GDB"/>
              </w:rPr>
              <w:t xml:space="preserve"> application and received </w:t>
            </w:r>
            <w:r w:rsidR="0030375A">
              <w:rPr>
                <w:rFonts w:ascii="News Gothic GDB" w:hAnsi="News Gothic GDB"/>
              </w:rPr>
              <w:t xml:space="preserve">an </w:t>
            </w:r>
            <w:r w:rsidR="000F57D9" w:rsidRPr="000F57D9">
              <w:rPr>
                <w:rFonts w:ascii="News Gothic GDB" w:hAnsi="News Gothic GDB"/>
              </w:rPr>
              <w:t xml:space="preserve">automatically </w:t>
            </w:r>
            <w:hyperlink r:id="rId52" w:history="1">
              <w:r w:rsidR="000F57D9" w:rsidRPr="006E0206">
                <w:rPr>
                  <w:rStyle w:val="Hyperlink"/>
                  <w:rFonts w:ascii="News Gothic GDB" w:hAnsi="News Gothic GDB"/>
                </w:rPr>
                <w:t>raised alert</w:t>
              </w:r>
            </w:hyperlink>
            <w:r w:rsidR="000F57D9">
              <w:rPr>
                <w:rFonts w:ascii="News Gothic GDB" w:hAnsi="News Gothic GDB"/>
              </w:rPr>
              <w:t xml:space="preserve"> sample</w:t>
            </w:r>
            <w:r w:rsidR="00AD2BC0">
              <w:rPr>
                <w:rFonts w:ascii="News Gothic GDB" w:hAnsi="News Gothic GDB"/>
              </w:rPr>
              <w:t xml:space="preserve"> and </w:t>
            </w:r>
            <w:hyperlink r:id="rId53" w:history="1">
              <w:r w:rsidR="00EF2370" w:rsidRPr="00B61E9A">
                <w:rPr>
                  <w:rStyle w:val="Hyperlink"/>
                  <w:rFonts w:ascii="News Gothic GDB" w:hAnsi="News Gothic GDB"/>
                </w:rPr>
                <w:t>sample report</w:t>
              </w:r>
            </w:hyperlink>
            <w:r w:rsidR="00EF2370">
              <w:rPr>
                <w:rFonts w:ascii="News Gothic GDB" w:hAnsi="News Gothic GDB"/>
              </w:rPr>
              <w:t xml:space="preserve"> including </w:t>
            </w:r>
            <w:r w:rsidR="00AD2BC0">
              <w:rPr>
                <w:rFonts w:ascii="News Gothic GDB" w:hAnsi="News Gothic GDB"/>
              </w:rPr>
              <w:t>various checks</w:t>
            </w:r>
            <w:r w:rsidR="000F57D9">
              <w:rPr>
                <w:rFonts w:ascii="News Gothic GDB" w:hAnsi="News Gothic GDB"/>
              </w:rPr>
              <w:t>.</w:t>
            </w:r>
            <w:r w:rsidR="0098765D">
              <w:t xml:space="preserve"> </w:t>
            </w:r>
            <w:r w:rsidR="005A3493" w:rsidRPr="005A3493">
              <w:rPr>
                <w:rFonts w:ascii="News Gothic GDB" w:hAnsi="News Gothic GDB"/>
              </w:rPr>
              <w:t>I</w:t>
            </w:r>
            <w:r w:rsidR="0098765D" w:rsidRPr="0098765D">
              <w:rPr>
                <w:rFonts w:ascii="News Gothic GDB" w:hAnsi="News Gothic GDB"/>
              </w:rPr>
              <w:t xml:space="preserve">n case of an Incident the production team </w:t>
            </w:r>
            <w:r w:rsidR="005A3493" w:rsidRPr="0098765D">
              <w:rPr>
                <w:rFonts w:ascii="News Gothic GDB" w:hAnsi="News Gothic GDB"/>
              </w:rPr>
              <w:t>must</w:t>
            </w:r>
            <w:r w:rsidR="0098765D" w:rsidRPr="0098765D">
              <w:rPr>
                <w:rFonts w:ascii="News Gothic GDB" w:hAnsi="News Gothic GDB"/>
              </w:rPr>
              <w:t xml:space="preserve"> create an Incident ticket in CRM7 </w:t>
            </w:r>
            <w:r w:rsidR="00FD06B9" w:rsidRPr="0098765D">
              <w:rPr>
                <w:rFonts w:ascii="News Gothic GDB" w:hAnsi="News Gothic GDB"/>
              </w:rPr>
              <w:t>directly</w:t>
            </w:r>
            <w:r w:rsidR="0098765D" w:rsidRPr="0098765D">
              <w:rPr>
                <w:rFonts w:ascii="News Gothic GDB" w:hAnsi="News Gothic GDB"/>
              </w:rPr>
              <w:t xml:space="preserve"> or via the BlueBook Interface. The BlueBook Interface is used to allow quick ticket entries containing secure production information, all entered tickets are forwarded directly to the company wide CRM7 system.</w:t>
            </w:r>
          </w:p>
          <w:p w14:paraId="5982C3CA" w14:textId="61DEEBE7" w:rsidR="00F07900" w:rsidRDefault="00F07900" w:rsidP="00566A17">
            <w:pPr>
              <w:spacing w:before="0" w:after="0"/>
              <w:ind w:left="0"/>
              <w:jc w:val="both"/>
              <w:rPr>
                <w:rFonts w:ascii="News Gothic GDB" w:hAnsi="News Gothic GDB"/>
              </w:rPr>
            </w:pPr>
            <w:r w:rsidRPr="499C4615">
              <w:rPr>
                <w:rFonts w:ascii="News Gothic GDB" w:hAnsi="News Gothic GDB"/>
              </w:rPr>
              <w:lastRenderedPageBreak/>
              <w:t xml:space="preserve">IA obtained </w:t>
            </w:r>
            <w:ins w:id="7" w:author="Yigit Gullu" w:date="2025-03-13T15:55:00Z" w16du:dateUtc="2025-03-13T14:55:00Z">
              <w:r w:rsidR="0083099A">
                <w:rPr>
                  <w:rFonts w:ascii="News Gothic GDB" w:hAnsi="News Gothic GDB"/>
                </w:rPr>
                <w:t xml:space="preserve">the </w:t>
              </w:r>
            </w:ins>
            <w:ins w:id="8" w:author="Yigit Gullu" w:date="2025-03-13T16:14:00Z" w16du:dateUtc="2025-03-13T15:14:00Z">
              <w:r w:rsidR="00FF0693">
                <w:rPr>
                  <w:rFonts w:ascii="News Gothic GDB" w:hAnsi="News Gothic GDB"/>
                </w:rPr>
                <w:t xml:space="preserve">full </w:t>
              </w:r>
            </w:ins>
            <w:del w:id="9" w:author="Yigit Gullu" w:date="2025-03-13T15:55:00Z" w16du:dateUtc="2025-03-13T14:55:00Z">
              <w:r w:rsidRPr="499C4615" w:rsidDel="0083099A">
                <w:rPr>
                  <w:rFonts w:ascii="News Gothic GDB" w:hAnsi="News Gothic GDB"/>
                </w:rPr>
                <w:delText>a</w:delText>
              </w:r>
            </w:del>
            <w:r w:rsidRPr="499C4615">
              <w:rPr>
                <w:rFonts w:ascii="News Gothic GDB" w:hAnsi="News Gothic GDB"/>
              </w:rPr>
              <w:t xml:space="preserve"> </w:t>
            </w:r>
            <w:hyperlink r:id="rId54">
              <w:r w:rsidRPr="499C4615">
                <w:rPr>
                  <w:rStyle w:val="Hyperlink"/>
                  <w:rFonts w:ascii="News Gothic GDB" w:hAnsi="News Gothic GDB"/>
                </w:rPr>
                <w:t>List</w:t>
              </w:r>
            </w:hyperlink>
            <w:r w:rsidRPr="499C4615">
              <w:rPr>
                <w:rFonts w:ascii="News Gothic GDB" w:hAnsi="News Gothic GDB"/>
              </w:rPr>
              <w:t xml:space="preserve"> of </w:t>
            </w:r>
            <w:ins w:id="10" w:author="Yigit Gullu" w:date="2025-03-13T15:55:00Z" w16du:dateUtc="2025-03-13T14:55:00Z">
              <w:r w:rsidR="0083099A">
                <w:rPr>
                  <w:rFonts w:ascii="News Gothic GDB" w:hAnsi="News Gothic GDB"/>
                </w:rPr>
                <w:t xml:space="preserve">incidents that raised in </w:t>
              </w:r>
            </w:ins>
            <w:ins w:id="11" w:author="Yigit Gullu" w:date="2025-03-13T15:56:00Z" w16du:dateUtc="2025-03-13T14:56:00Z">
              <w:r w:rsidR="0083099A">
                <w:rPr>
                  <w:rFonts w:ascii="News Gothic GDB" w:hAnsi="News Gothic GDB"/>
                </w:rPr>
                <w:t xml:space="preserve">2024 from </w:t>
              </w:r>
            </w:ins>
            <w:ins w:id="12" w:author="Yigit Gullu" w:date="2025-03-13T15:55:00Z" w16du:dateUtc="2025-03-13T14:55:00Z">
              <w:r w:rsidR="0083099A">
                <w:rPr>
                  <w:rFonts w:ascii="News Gothic GDB" w:hAnsi="News Gothic GDB"/>
                </w:rPr>
                <w:t>Bl</w:t>
              </w:r>
            </w:ins>
            <w:ins w:id="13" w:author="Yigit Gullu" w:date="2025-03-13T15:56:00Z" w16du:dateUtc="2025-03-13T14:56:00Z">
              <w:r w:rsidR="0083099A">
                <w:rPr>
                  <w:rFonts w:ascii="News Gothic GDB" w:hAnsi="News Gothic GDB"/>
                </w:rPr>
                <w:t xml:space="preserve">ueBook. </w:t>
              </w:r>
            </w:ins>
            <w:del w:id="14" w:author="Yigit Gullu" w:date="2025-03-13T15:57:00Z" w16du:dateUtc="2025-03-13T14:57:00Z">
              <w:r w:rsidRPr="499C4615" w:rsidDel="008C5839">
                <w:rPr>
                  <w:rFonts w:ascii="News Gothic GDB" w:hAnsi="News Gothic GDB"/>
                </w:rPr>
                <w:delText xml:space="preserve">medium and </w:delText>
              </w:r>
            </w:del>
            <w:commentRangeStart w:id="15"/>
            <w:commentRangeStart w:id="16"/>
            <w:del w:id="17" w:author="Yigit Gullu" w:date="2025-03-13T15:55:00Z" w16du:dateUtc="2025-03-13T14:55:00Z">
              <w:r w:rsidRPr="499C4615" w:rsidDel="000D5137">
                <w:rPr>
                  <w:rFonts w:ascii="News Gothic GDB" w:hAnsi="News Gothic GDB"/>
                </w:rPr>
                <w:delText>high criticality incidents</w:delText>
              </w:r>
              <w:commentRangeEnd w:id="15"/>
              <w:r w:rsidDel="000D5137">
                <w:rPr>
                  <w:rStyle w:val="CommentReference"/>
                </w:rPr>
                <w:commentReference w:id="15"/>
              </w:r>
            </w:del>
            <w:commentRangeEnd w:id="16"/>
            <w:r w:rsidR="00DA0FF1">
              <w:rPr>
                <w:rStyle w:val="CommentReference"/>
              </w:rPr>
              <w:commentReference w:id="16"/>
            </w:r>
            <w:del w:id="18" w:author="Yigit Gullu" w:date="2025-03-13T15:55:00Z" w16du:dateUtc="2025-03-13T14:55:00Z">
              <w:r w:rsidRPr="499C4615" w:rsidDel="000D5137">
                <w:rPr>
                  <w:rFonts w:ascii="News Gothic GDB" w:hAnsi="News Gothic GDB"/>
                </w:rPr>
                <w:delText xml:space="preserve"> </w:delText>
              </w:r>
            </w:del>
            <w:del w:id="19" w:author="Yigit Gullu" w:date="2025-03-13T15:57:00Z" w16du:dateUtc="2025-03-13T14:57:00Z">
              <w:r w:rsidR="00622B71" w:rsidRPr="499C4615" w:rsidDel="008C5839">
                <w:rPr>
                  <w:rFonts w:ascii="News Gothic GDB" w:hAnsi="News Gothic GDB"/>
                </w:rPr>
                <w:delText>in</w:delText>
              </w:r>
              <w:r w:rsidRPr="499C4615" w:rsidDel="008C5839">
                <w:rPr>
                  <w:rFonts w:ascii="News Gothic GDB" w:hAnsi="News Gothic GDB"/>
                </w:rPr>
                <w:delText xml:space="preserve"> 2024</w:delText>
              </w:r>
              <w:r w:rsidR="00622B71" w:rsidRPr="499C4615" w:rsidDel="008C5839">
                <w:rPr>
                  <w:rFonts w:ascii="News Gothic GDB" w:hAnsi="News Gothic GDB"/>
                </w:rPr>
                <w:delText xml:space="preserve"> from Bluebook</w:delText>
              </w:r>
              <w:r w:rsidRPr="499C4615" w:rsidDel="008C5839">
                <w:rPr>
                  <w:rFonts w:ascii="News Gothic GDB" w:hAnsi="News Gothic GDB"/>
                </w:rPr>
                <w:delText>.</w:delText>
              </w:r>
              <w:r w:rsidR="008E69E0" w:rsidRPr="499C4615" w:rsidDel="008C5839">
                <w:rPr>
                  <w:rFonts w:ascii="News Gothic GDB" w:hAnsi="News Gothic GDB"/>
                </w:rPr>
                <w:delText xml:space="preserve"> </w:delText>
              </w:r>
            </w:del>
            <w:r w:rsidR="001F59E7" w:rsidRPr="499C4615">
              <w:rPr>
                <w:rFonts w:ascii="News Gothic GDB" w:hAnsi="News Gothic GDB"/>
              </w:rPr>
              <w:t xml:space="preserve">In the list </w:t>
            </w:r>
            <w:r w:rsidR="000445E1">
              <w:rPr>
                <w:rFonts w:ascii="News Gothic GDB" w:hAnsi="News Gothic GDB"/>
              </w:rPr>
              <w:t>938</w:t>
            </w:r>
            <w:r w:rsidR="00AD5D44" w:rsidRPr="499C4615">
              <w:rPr>
                <w:rFonts w:ascii="News Gothic GDB" w:hAnsi="News Gothic GDB"/>
              </w:rPr>
              <w:t xml:space="preserve"> </w:t>
            </w:r>
            <w:r w:rsidR="007257EE" w:rsidRPr="499C4615">
              <w:rPr>
                <w:rFonts w:ascii="News Gothic GDB" w:hAnsi="News Gothic GDB"/>
              </w:rPr>
              <w:t>incidents were raised and</w:t>
            </w:r>
            <w:ins w:id="20" w:author="Yigit Gullu" w:date="2025-03-13T16:00:00Z" w16du:dateUtc="2025-03-13T15:00:00Z">
              <w:r w:rsidR="001F1AEF">
                <w:rPr>
                  <w:rFonts w:ascii="News Gothic GDB" w:hAnsi="News Gothic GDB"/>
                </w:rPr>
                <w:t xml:space="preserve"> </w:t>
              </w:r>
            </w:ins>
            <w:r w:rsidR="001F1AEF">
              <w:rPr>
                <w:rFonts w:ascii="News Gothic GDB" w:hAnsi="News Gothic GDB"/>
              </w:rPr>
              <w:t xml:space="preserve">in detail </w:t>
            </w:r>
            <w:r w:rsidR="000445E1">
              <w:rPr>
                <w:rFonts w:ascii="News Gothic GDB" w:hAnsi="News Gothic GDB"/>
              </w:rPr>
              <w:t>75</w:t>
            </w:r>
            <w:r w:rsidR="00EC79C1">
              <w:rPr>
                <w:rFonts w:ascii="News Gothic GDB" w:hAnsi="News Gothic GDB"/>
              </w:rPr>
              <w:t xml:space="preserve"> </w:t>
            </w:r>
            <w:r w:rsidR="001F1AEF">
              <w:rPr>
                <w:rFonts w:ascii="News Gothic GDB" w:hAnsi="News Gothic GDB"/>
              </w:rPr>
              <w:t>L</w:t>
            </w:r>
            <w:r w:rsidR="008C5839">
              <w:rPr>
                <w:rFonts w:ascii="News Gothic GDB" w:hAnsi="News Gothic GDB"/>
              </w:rPr>
              <w:t xml:space="preserve">ow </w:t>
            </w:r>
            <w:r w:rsidR="00EC79C1">
              <w:rPr>
                <w:rFonts w:ascii="News Gothic GDB" w:hAnsi="News Gothic GDB"/>
              </w:rPr>
              <w:t xml:space="preserve">and </w:t>
            </w:r>
            <w:r w:rsidR="00434FCE">
              <w:rPr>
                <w:rFonts w:ascii="News Gothic GDB" w:hAnsi="News Gothic GDB"/>
              </w:rPr>
              <w:t>863</w:t>
            </w:r>
            <w:r w:rsidR="008C5839">
              <w:rPr>
                <w:rFonts w:ascii="News Gothic GDB" w:hAnsi="News Gothic GDB"/>
              </w:rPr>
              <w:t xml:space="preserve"> </w:t>
            </w:r>
            <w:r w:rsidR="00EC79C1">
              <w:rPr>
                <w:rFonts w:ascii="News Gothic GDB" w:hAnsi="News Gothic GDB"/>
              </w:rPr>
              <w:t>Medium rated</w:t>
            </w:r>
            <w:r w:rsidR="001F1AEF">
              <w:rPr>
                <w:rFonts w:ascii="News Gothic GDB" w:hAnsi="News Gothic GDB"/>
              </w:rPr>
              <w:t xml:space="preserve"> incidents. </w:t>
            </w:r>
            <w:r w:rsidR="007257EE" w:rsidRPr="499C4615">
              <w:rPr>
                <w:rFonts w:ascii="News Gothic GDB" w:hAnsi="News Gothic GDB"/>
              </w:rPr>
              <w:t xml:space="preserve">it </w:t>
            </w:r>
            <w:r w:rsidR="00947485" w:rsidRPr="499C4615">
              <w:rPr>
                <w:rFonts w:ascii="News Gothic GDB" w:hAnsi="News Gothic GDB"/>
              </w:rPr>
              <w:t xml:space="preserve">also </w:t>
            </w:r>
            <w:r w:rsidR="00184C5C" w:rsidRPr="499C4615">
              <w:rPr>
                <w:rFonts w:ascii="News Gothic GDB" w:hAnsi="News Gothic GDB"/>
              </w:rPr>
              <w:t>consists of</w:t>
            </w:r>
            <w:r w:rsidR="007257EE" w:rsidRPr="499C4615">
              <w:rPr>
                <w:rFonts w:ascii="News Gothic GDB" w:hAnsi="News Gothic GDB"/>
              </w:rPr>
              <w:t xml:space="preserve"> the following </w:t>
            </w:r>
            <w:r w:rsidR="00ED2B5C" w:rsidRPr="499C4615">
              <w:rPr>
                <w:rFonts w:ascii="News Gothic GDB" w:hAnsi="News Gothic GDB"/>
              </w:rPr>
              <w:t>fields</w:t>
            </w:r>
            <w:r w:rsidR="007257EE" w:rsidRPr="499C4615">
              <w:rPr>
                <w:rFonts w:ascii="News Gothic GDB" w:hAnsi="News Gothic GDB"/>
              </w:rPr>
              <w:t>:</w:t>
            </w:r>
            <w:r w:rsidR="008E69E0" w:rsidRPr="499C4615">
              <w:rPr>
                <w:rFonts w:ascii="News Gothic GDB" w:hAnsi="News Gothic GDB"/>
              </w:rPr>
              <w:t xml:space="preserve"> </w:t>
            </w:r>
            <w:r w:rsidR="007257EE" w:rsidRPr="499C4615">
              <w:rPr>
                <w:rFonts w:ascii="News Gothic GDB" w:hAnsi="News Gothic GDB"/>
              </w:rPr>
              <w:t>environment,</w:t>
            </w:r>
            <w:r w:rsidR="008E69E0" w:rsidRPr="499C4615">
              <w:rPr>
                <w:rFonts w:ascii="News Gothic GDB" w:hAnsi="News Gothic GDB"/>
              </w:rPr>
              <w:t xml:space="preserve"> </w:t>
            </w:r>
            <w:r w:rsidR="00947485" w:rsidRPr="499C4615">
              <w:rPr>
                <w:rFonts w:ascii="News Gothic GDB" w:hAnsi="News Gothic GDB"/>
              </w:rPr>
              <w:t xml:space="preserve">event time, priority, </w:t>
            </w:r>
            <w:r w:rsidR="00AA20B4" w:rsidRPr="499C4615">
              <w:rPr>
                <w:rFonts w:ascii="News Gothic GDB" w:hAnsi="News Gothic GDB"/>
              </w:rPr>
              <w:t>confirmation, sapTicket</w:t>
            </w:r>
            <w:r w:rsidR="00947485" w:rsidRPr="499C4615">
              <w:rPr>
                <w:rFonts w:ascii="News Gothic GDB" w:hAnsi="News Gothic GDB"/>
              </w:rPr>
              <w:t xml:space="preserve"> numbe</w:t>
            </w:r>
            <w:r w:rsidR="00ED2B5C" w:rsidRPr="499C4615">
              <w:rPr>
                <w:rFonts w:ascii="News Gothic GDB" w:hAnsi="News Gothic GDB"/>
              </w:rPr>
              <w:t xml:space="preserve">r, </w:t>
            </w:r>
            <w:r w:rsidR="00180596" w:rsidRPr="499C4615">
              <w:rPr>
                <w:rFonts w:ascii="News Gothic GDB" w:hAnsi="News Gothic GDB"/>
              </w:rPr>
              <w:t xml:space="preserve">device </w:t>
            </w:r>
            <w:r w:rsidR="00ED2B5C" w:rsidRPr="499C4615">
              <w:rPr>
                <w:rFonts w:ascii="News Gothic GDB" w:hAnsi="News Gothic GDB"/>
              </w:rPr>
              <w:t>and title.</w:t>
            </w:r>
            <w:r w:rsidR="00FF0693">
              <w:rPr>
                <w:rFonts w:ascii="News Gothic GDB" w:hAnsi="News Gothic GDB"/>
              </w:rPr>
              <w:t xml:space="preserve"> All of the incidents are </w:t>
            </w:r>
            <w:r w:rsidR="00DE3BDA">
              <w:rPr>
                <w:rFonts w:ascii="News Gothic GDB" w:hAnsi="News Gothic GDB"/>
              </w:rPr>
              <w:t xml:space="preserve">solved and has </w:t>
            </w:r>
            <w:r w:rsidR="00723D43">
              <w:rPr>
                <w:rFonts w:ascii="News Gothic GDB" w:hAnsi="News Gothic GDB"/>
              </w:rPr>
              <w:t>a</w:t>
            </w:r>
            <w:r w:rsidR="00DE3BDA">
              <w:rPr>
                <w:rFonts w:ascii="News Gothic GDB" w:hAnsi="News Gothic GDB"/>
              </w:rPr>
              <w:t xml:space="preserve"> unique sapTicket numbers.</w:t>
            </w:r>
          </w:p>
          <w:p w14:paraId="6B8C6654" w14:textId="13E10A7F" w:rsidR="00ED3ACE" w:rsidRDefault="00ED3ACE" w:rsidP="00566A17">
            <w:pPr>
              <w:spacing w:before="0" w:after="0"/>
              <w:ind w:left="0"/>
              <w:jc w:val="both"/>
              <w:rPr>
                <w:rFonts w:ascii="News Gothic GDB" w:hAnsi="News Gothic GDB"/>
              </w:rPr>
            </w:pPr>
            <w:r>
              <w:rPr>
                <w:rFonts w:ascii="News Gothic GDB" w:hAnsi="News Gothic GDB"/>
              </w:rPr>
              <w:t xml:space="preserve">IA also received the </w:t>
            </w:r>
            <w:r w:rsidR="005E187A">
              <w:rPr>
                <w:rFonts w:ascii="News Gothic GDB" w:hAnsi="News Gothic GDB"/>
              </w:rPr>
              <w:t>e</w:t>
            </w:r>
            <w:r w:rsidR="005E187A" w:rsidRPr="005E187A">
              <w:rPr>
                <w:rFonts w:ascii="News Gothic GDB" w:hAnsi="News Gothic GDB"/>
              </w:rPr>
              <w:t xml:space="preserve">xtract from the full 2024 </w:t>
            </w:r>
            <w:r w:rsidR="006659D8">
              <w:rPr>
                <w:rFonts w:ascii="News Gothic GDB" w:hAnsi="News Gothic GDB"/>
              </w:rPr>
              <w:t>Jira</w:t>
            </w:r>
            <w:r w:rsidR="005E187A" w:rsidRPr="005E187A">
              <w:rPr>
                <w:rFonts w:ascii="News Gothic GDB" w:hAnsi="News Gothic GDB"/>
              </w:rPr>
              <w:t xml:space="preserve"> </w:t>
            </w:r>
            <w:hyperlink r:id="rId55" w:history="1">
              <w:r w:rsidR="005E187A" w:rsidRPr="007C52D5">
                <w:rPr>
                  <w:rStyle w:val="Hyperlink"/>
                  <w:rFonts w:ascii="News Gothic GDB" w:hAnsi="News Gothic GDB"/>
                </w:rPr>
                <w:t>Storage Requests</w:t>
              </w:r>
            </w:hyperlink>
            <w:r w:rsidR="007C52D5">
              <w:rPr>
                <w:rFonts w:ascii="News Gothic GDB" w:hAnsi="News Gothic GDB"/>
              </w:rPr>
              <w:t>.</w:t>
            </w:r>
            <w:r w:rsidR="00AA4BEC">
              <w:rPr>
                <w:rFonts w:ascii="News Gothic GDB" w:hAnsi="News Gothic GDB"/>
              </w:rPr>
              <w:t>(</w:t>
            </w:r>
            <w:hyperlink r:id="rId56" w:history="1">
              <w:r w:rsidR="000B7C35" w:rsidRPr="000B7C35">
                <w:rPr>
                  <w:rStyle w:val="Hyperlink"/>
                  <w:rFonts w:ascii="News Gothic GDB" w:hAnsi="News Gothic GDB"/>
                </w:rPr>
                <w:t>XEOPS-6254</w:t>
              </w:r>
            </w:hyperlink>
            <w:r w:rsidR="000B7C35">
              <w:rPr>
                <w:rFonts w:ascii="News Gothic GDB" w:hAnsi="News Gothic GDB"/>
              </w:rPr>
              <w:t xml:space="preserve">, </w:t>
            </w:r>
            <w:hyperlink r:id="rId57" w:history="1">
              <w:r w:rsidR="000B7C35" w:rsidRPr="000D234F">
                <w:rPr>
                  <w:rStyle w:val="Hyperlink"/>
                  <w:rFonts w:ascii="News Gothic GDB" w:hAnsi="News Gothic GDB"/>
                </w:rPr>
                <w:t>XEOPS-7610</w:t>
              </w:r>
            </w:hyperlink>
            <w:r w:rsidR="009B07DD">
              <w:rPr>
                <w:rFonts w:ascii="News Gothic GDB" w:hAnsi="News Gothic GDB"/>
              </w:rPr>
              <w:t xml:space="preserve"> obtained</w:t>
            </w:r>
            <w:r w:rsidR="007B5B17">
              <w:rPr>
                <w:rFonts w:ascii="News Gothic GDB" w:hAnsi="News Gothic GDB"/>
              </w:rPr>
              <w:t xml:space="preserve"> </w:t>
            </w:r>
            <w:r w:rsidR="00A60909">
              <w:rPr>
                <w:rFonts w:ascii="News Gothic GDB" w:hAnsi="News Gothic GDB"/>
              </w:rPr>
              <w:t>and observed that requests are completed</w:t>
            </w:r>
            <w:r w:rsidR="00AA4BEC">
              <w:rPr>
                <w:rFonts w:ascii="News Gothic GDB" w:hAnsi="News Gothic GDB"/>
              </w:rPr>
              <w:t>)</w:t>
            </w:r>
          </w:p>
          <w:p w14:paraId="7A91E1BD" w14:textId="77777777" w:rsidR="001B486A" w:rsidRDefault="001B486A" w:rsidP="001B486A">
            <w:pPr>
              <w:spacing w:before="0" w:after="0"/>
              <w:ind w:left="0"/>
              <w:jc w:val="both"/>
              <w:rPr>
                <w:rFonts w:ascii="News Gothic GDB" w:hAnsi="News Gothic GDB"/>
              </w:rPr>
            </w:pPr>
            <w:r w:rsidRPr="001B486A">
              <w:rPr>
                <w:rFonts w:ascii="News Gothic GDB" w:hAnsi="News Gothic GDB"/>
                <w:highlight w:val="green"/>
              </w:rPr>
              <w:t>Conclusion: OK</w:t>
            </w:r>
          </w:p>
          <w:p w14:paraId="1802818D" w14:textId="77777777" w:rsidR="00E02352" w:rsidRDefault="00E02352" w:rsidP="00566A17">
            <w:pPr>
              <w:spacing w:before="0" w:after="0"/>
              <w:ind w:left="0"/>
              <w:jc w:val="both"/>
              <w:rPr>
                <w:rFonts w:ascii="News Gothic GDB" w:hAnsi="News Gothic GDB"/>
              </w:rPr>
            </w:pPr>
          </w:p>
          <w:p w14:paraId="2A5FC340" w14:textId="33549706" w:rsidR="00E02352" w:rsidRDefault="000E7509" w:rsidP="00566A17">
            <w:pPr>
              <w:spacing w:before="0" w:after="0"/>
              <w:ind w:left="0"/>
              <w:jc w:val="both"/>
              <w:rPr>
                <w:rFonts w:ascii="News Gothic GDB" w:hAnsi="News Gothic GDB"/>
                <w:b/>
                <w:bCs/>
                <w:u w:val="single"/>
              </w:rPr>
            </w:pPr>
            <w:r w:rsidRPr="00254626">
              <w:rPr>
                <w:rFonts w:ascii="News Gothic GDB" w:hAnsi="News Gothic GDB"/>
                <w:b/>
                <w:bCs/>
                <w:u w:val="single"/>
              </w:rPr>
              <w:t>Mainframe:</w:t>
            </w:r>
          </w:p>
          <w:p w14:paraId="04CAF789" w14:textId="3F4F0A57" w:rsidR="005276E2" w:rsidRDefault="0044372A" w:rsidP="00245EC3">
            <w:pPr>
              <w:spacing w:before="0" w:after="0"/>
              <w:ind w:left="0"/>
              <w:jc w:val="both"/>
              <w:rPr>
                <w:rFonts w:ascii="News Gothic GDB" w:hAnsi="News Gothic GDB"/>
              </w:rPr>
            </w:pPr>
            <w:r>
              <w:rPr>
                <w:rFonts w:ascii="News Gothic GDB" w:hAnsi="News Gothic GDB"/>
              </w:rPr>
              <w:t xml:space="preserve">Monitoring is done via DELL EMC systems; it is documented in TP4. </w:t>
            </w:r>
            <w:r w:rsidR="005A1C46" w:rsidRPr="005A1C46">
              <w:rPr>
                <w:rFonts w:ascii="News Gothic GDB" w:hAnsi="News Gothic GDB"/>
              </w:rPr>
              <w:t xml:space="preserve">IA received </w:t>
            </w:r>
            <w:r w:rsidR="005A1C46">
              <w:rPr>
                <w:rFonts w:ascii="News Gothic GDB" w:hAnsi="News Gothic GDB"/>
              </w:rPr>
              <w:t xml:space="preserve">the list of </w:t>
            </w:r>
            <w:r w:rsidR="00245EC3">
              <w:rPr>
                <w:rFonts w:ascii="News Gothic GDB" w:hAnsi="News Gothic GDB"/>
              </w:rPr>
              <w:t xml:space="preserve">2024’s </w:t>
            </w:r>
            <w:hyperlink r:id="rId58" w:history="1">
              <w:r w:rsidR="00BD3B2F" w:rsidRPr="00BD3B2F">
                <w:rPr>
                  <w:rStyle w:val="Hyperlink"/>
                  <w:rFonts w:ascii="News Gothic GDB" w:hAnsi="News Gothic GDB"/>
                </w:rPr>
                <w:t>Storage Requests</w:t>
              </w:r>
            </w:hyperlink>
            <w:r w:rsidR="00BD3B2F">
              <w:rPr>
                <w:rFonts w:ascii="News Gothic GDB" w:hAnsi="News Gothic GDB"/>
              </w:rPr>
              <w:t xml:space="preserve"> </w:t>
            </w:r>
            <w:r w:rsidR="00E1578E">
              <w:rPr>
                <w:rFonts w:ascii="News Gothic GDB" w:hAnsi="News Gothic GDB"/>
              </w:rPr>
              <w:t xml:space="preserve">for </w:t>
            </w:r>
            <w:r w:rsidR="00245EC3">
              <w:rPr>
                <w:rFonts w:ascii="News Gothic GDB" w:hAnsi="News Gothic GDB"/>
              </w:rPr>
              <w:t>mainframe infrastructure.</w:t>
            </w:r>
            <w:r w:rsidR="00916331">
              <w:rPr>
                <w:rFonts w:ascii="News Gothic GDB" w:hAnsi="News Gothic GDB"/>
              </w:rPr>
              <w:t xml:space="preserve"> IA </w:t>
            </w:r>
            <w:r w:rsidR="00E63E80">
              <w:rPr>
                <w:rFonts w:ascii="News Gothic GDB" w:hAnsi="News Gothic GDB"/>
              </w:rPr>
              <w:t>sampled two storage requests and obtained the relevant documentations</w:t>
            </w:r>
            <w:r w:rsidR="00434368">
              <w:rPr>
                <w:rFonts w:ascii="News Gothic GDB" w:hAnsi="News Gothic GDB"/>
              </w:rPr>
              <w:t xml:space="preserve"> and approvals</w:t>
            </w:r>
            <w:r w:rsidR="00E63E80">
              <w:rPr>
                <w:rFonts w:ascii="News Gothic GDB" w:hAnsi="News Gothic GDB"/>
              </w:rPr>
              <w:t>. (</w:t>
            </w:r>
            <w:hyperlink r:id="rId59" w:history="1">
              <w:r w:rsidR="00447034" w:rsidRPr="00EA2663">
                <w:rPr>
                  <w:rStyle w:val="Hyperlink"/>
                  <w:rFonts w:ascii="News Gothic GDB" w:hAnsi="News Gothic GDB"/>
                </w:rPr>
                <w:t>ZSPACADM-95</w:t>
              </w:r>
            </w:hyperlink>
            <w:r w:rsidR="00447034">
              <w:rPr>
                <w:rFonts w:ascii="News Gothic GDB" w:hAnsi="News Gothic GDB"/>
              </w:rPr>
              <w:t>,</w:t>
            </w:r>
            <w:r w:rsidR="00EA2663">
              <w:rPr>
                <w:rFonts w:ascii="News Gothic GDB" w:hAnsi="News Gothic GDB"/>
              </w:rPr>
              <w:t xml:space="preserve"> </w:t>
            </w:r>
            <w:hyperlink r:id="rId60" w:history="1">
              <w:r w:rsidR="00EA2663" w:rsidRPr="00404518">
                <w:rPr>
                  <w:rStyle w:val="Hyperlink"/>
                  <w:rFonts w:ascii="News Gothic GDB" w:hAnsi="News Gothic GDB"/>
                </w:rPr>
                <w:t>ZSPACADM-71</w:t>
              </w:r>
            </w:hyperlink>
            <w:r w:rsidR="00E63E80">
              <w:rPr>
                <w:rFonts w:ascii="News Gothic GDB" w:hAnsi="News Gothic GDB"/>
              </w:rPr>
              <w:t>)</w:t>
            </w:r>
          </w:p>
          <w:p w14:paraId="36105DA8" w14:textId="77777777" w:rsidR="001B486A" w:rsidRDefault="001B486A" w:rsidP="001B486A">
            <w:pPr>
              <w:spacing w:before="0" w:after="0"/>
              <w:ind w:left="0"/>
              <w:jc w:val="both"/>
              <w:rPr>
                <w:rFonts w:ascii="News Gothic GDB" w:hAnsi="News Gothic GDB"/>
              </w:rPr>
            </w:pPr>
            <w:r w:rsidRPr="001B486A">
              <w:rPr>
                <w:rFonts w:ascii="News Gothic GDB" w:hAnsi="News Gothic GDB"/>
                <w:highlight w:val="green"/>
              </w:rPr>
              <w:t>Conclusion: OK</w:t>
            </w:r>
          </w:p>
          <w:p w14:paraId="6A5D62D7" w14:textId="77777777" w:rsidR="00077CCD" w:rsidRDefault="00077CCD" w:rsidP="00245EC3">
            <w:pPr>
              <w:spacing w:before="0" w:after="0"/>
              <w:ind w:left="0"/>
              <w:jc w:val="both"/>
              <w:rPr>
                <w:rFonts w:ascii="News Gothic GDB" w:hAnsi="News Gothic GDB"/>
              </w:rPr>
            </w:pPr>
          </w:p>
          <w:p w14:paraId="5F63D80C" w14:textId="77777777" w:rsidR="00C2501E" w:rsidRDefault="00C2501E" w:rsidP="00245EC3">
            <w:pPr>
              <w:spacing w:before="0" w:after="0"/>
              <w:ind w:left="0"/>
              <w:jc w:val="both"/>
              <w:rPr>
                <w:rFonts w:ascii="News Gothic GDB" w:hAnsi="News Gothic GDB"/>
                <w:b/>
                <w:bCs/>
                <w:u w:val="single"/>
              </w:rPr>
            </w:pPr>
            <w:r w:rsidRPr="00D934BB">
              <w:rPr>
                <w:rFonts w:ascii="News Gothic GDB" w:hAnsi="News Gothic GDB"/>
                <w:b/>
                <w:bCs/>
                <w:u w:val="single"/>
              </w:rPr>
              <w:t>Open Systems:</w:t>
            </w:r>
          </w:p>
          <w:p w14:paraId="4CEF00C1" w14:textId="77777777" w:rsidR="00C2501E" w:rsidRDefault="0044372A" w:rsidP="00245EC3">
            <w:pPr>
              <w:spacing w:before="0" w:after="0"/>
              <w:ind w:left="0"/>
              <w:jc w:val="both"/>
              <w:rPr>
                <w:rFonts w:ascii="News Gothic GDB" w:hAnsi="News Gothic GDB"/>
              </w:rPr>
            </w:pPr>
            <w:r>
              <w:rPr>
                <w:rFonts w:ascii="News Gothic GDB" w:hAnsi="News Gothic GDB"/>
              </w:rPr>
              <w:t xml:space="preserve">Monitoring is done via dashboard; it is documented in TP4. </w:t>
            </w:r>
            <w:r w:rsidR="00093A25" w:rsidRPr="00B10752">
              <w:rPr>
                <w:rFonts w:ascii="News Gothic GDB" w:hAnsi="News Gothic GDB"/>
              </w:rPr>
              <w:t xml:space="preserve">IA received </w:t>
            </w:r>
            <w:r w:rsidR="00B10752" w:rsidRPr="00B10752">
              <w:rPr>
                <w:rFonts w:ascii="News Gothic GDB" w:hAnsi="News Gothic GDB"/>
              </w:rPr>
              <w:t xml:space="preserve">the list of </w:t>
            </w:r>
            <w:hyperlink r:id="rId61" w:history="1">
              <w:r w:rsidR="00B10752" w:rsidRPr="0066625D">
                <w:rPr>
                  <w:rStyle w:val="Hyperlink"/>
                  <w:rFonts w:ascii="News Gothic GDB" w:hAnsi="News Gothic GDB"/>
                </w:rPr>
                <w:t>storage requests</w:t>
              </w:r>
            </w:hyperlink>
            <w:r w:rsidR="00B10752" w:rsidRPr="00B10752">
              <w:rPr>
                <w:rFonts w:ascii="News Gothic GDB" w:hAnsi="News Gothic GDB"/>
              </w:rPr>
              <w:t xml:space="preserve"> in production for Open Systems (Lux + Fra)</w:t>
            </w:r>
            <w:r w:rsidR="0066625D">
              <w:rPr>
                <w:rFonts w:ascii="News Gothic GDB" w:hAnsi="News Gothic GDB"/>
              </w:rPr>
              <w:t>.</w:t>
            </w:r>
            <w:r w:rsidR="00467E1C">
              <w:rPr>
                <w:rFonts w:ascii="News Gothic GDB" w:hAnsi="News Gothic GDB"/>
              </w:rPr>
              <w:t xml:space="preserve"> IA sampled </w:t>
            </w:r>
            <w:r w:rsidR="008F5FB0">
              <w:rPr>
                <w:rFonts w:ascii="News Gothic GDB" w:hAnsi="News Gothic GDB"/>
              </w:rPr>
              <w:t xml:space="preserve">five storage requests and </w:t>
            </w:r>
            <w:r w:rsidR="00434368">
              <w:rPr>
                <w:rFonts w:ascii="News Gothic GDB" w:hAnsi="News Gothic GDB"/>
              </w:rPr>
              <w:t xml:space="preserve">obtained </w:t>
            </w:r>
            <w:r w:rsidR="008F5FB0">
              <w:rPr>
                <w:rFonts w:ascii="News Gothic GDB" w:hAnsi="News Gothic GDB"/>
              </w:rPr>
              <w:t>relevant documentations</w:t>
            </w:r>
            <w:r w:rsidR="00434368">
              <w:rPr>
                <w:rFonts w:ascii="News Gothic GDB" w:hAnsi="News Gothic GDB"/>
              </w:rPr>
              <w:t xml:space="preserve"> and approvals</w:t>
            </w:r>
            <w:r w:rsidR="008F5FB0">
              <w:rPr>
                <w:rFonts w:ascii="News Gothic GDB" w:hAnsi="News Gothic GDB"/>
              </w:rPr>
              <w:t>. (</w:t>
            </w:r>
            <w:hyperlink r:id="rId62" w:history="1">
              <w:r w:rsidR="00414999" w:rsidRPr="000D28B8">
                <w:rPr>
                  <w:rStyle w:val="Hyperlink"/>
                  <w:rFonts w:ascii="News Gothic GDB" w:hAnsi="News Gothic GDB"/>
                </w:rPr>
                <w:t>PaaS Storage team- Sample evidence</w:t>
              </w:r>
            </w:hyperlink>
            <w:r w:rsidR="008F5FB0">
              <w:rPr>
                <w:rFonts w:ascii="News Gothic GDB" w:hAnsi="News Gothic GDB"/>
              </w:rPr>
              <w:t>)</w:t>
            </w:r>
          </w:p>
          <w:p w14:paraId="07FCDB3C" w14:textId="77777777" w:rsidR="001B486A" w:rsidRDefault="001B486A" w:rsidP="001B486A">
            <w:pPr>
              <w:spacing w:before="0" w:after="0"/>
              <w:ind w:left="0"/>
              <w:jc w:val="both"/>
              <w:rPr>
                <w:rFonts w:ascii="News Gothic GDB" w:hAnsi="News Gothic GDB"/>
              </w:rPr>
            </w:pPr>
            <w:r w:rsidRPr="001B486A">
              <w:rPr>
                <w:rFonts w:ascii="News Gothic GDB" w:hAnsi="News Gothic GDB"/>
                <w:highlight w:val="green"/>
              </w:rPr>
              <w:t>Conclusion: OK</w:t>
            </w:r>
          </w:p>
          <w:p w14:paraId="7492E298" w14:textId="35590230" w:rsidR="001B486A" w:rsidRPr="00B10752" w:rsidRDefault="001B486A" w:rsidP="00245EC3">
            <w:pPr>
              <w:spacing w:before="0" w:after="0"/>
              <w:ind w:left="0"/>
              <w:jc w:val="both"/>
              <w:rPr>
                <w:rFonts w:ascii="News Gothic GDB" w:hAnsi="News Gothic GDB"/>
              </w:rPr>
            </w:pPr>
          </w:p>
        </w:tc>
        <w:tc>
          <w:tcPr>
            <w:tcW w:w="1246" w:type="dxa"/>
          </w:tcPr>
          <w:p w14:paraId="7362B776" w14:textId="5D2062FA" w:rsidR="00C2301E" w:rsidRDefault="00C2301E" w:rsidP="007E02E0">
            <w:pPr>
              <w:spacing w:before="0" w:after="0"/>
              <w:ind w:left="0"/>
              <w:rPr>
                <w:rFonts w:ascii="News Gothic GDB" w:hAnsi="News Gothic GDB"/>
                <w:color w:val="00B050"/>
                <w:szCs w:val="22"/>
              </w:rPr>
            </w:pPr>
            <w:r w:rsidRPr="00E40C73">
              <w:rPr>
                <w:rFonts w:ascii="News Gothic GDB" w:hAnsi="News Gothic GDB"/>
                <w:color w:val="00B050"/>
                <w:szCs w:val="22"/>
              </w:rPr>
              <w:lastRenderedPageBreak/>
              <w:t xml:space="preserve">Ok, no </w:t>
            </w:r>
            <w:r>
              <w:rPr>
                <w:rFonts w:ascii="News Gothic GDB" w:hAnsi="News Gothic GDB"/>
                <w:color w:val="00B050"/>
                <w:szCs w:val="22"/>
              </w:rPr>
              <w:t>exception</w:t>
            </w:r>
            <w:r w:rsidRPr="00E40C73">
              <w:rPr>
                <w:rFonts w:ascii="News Gothic GDB" w:hAnsi="News Gothic GDB"/>
                <w:color w:val="00B050"/>
                <w:szCs w:val="22"/>
              </w:rPr>
              <w:t xml:space="preserve"> identified</w:t>
            </w:r>
            <w:r w:rsidR="00BD6F70">
              <w:rPr>
                <w:rFonts w:ascii="News Gothic GDB" w:hAnsi="News Gothic GDB"/>
                <w:color w:val="00B050"/>
                <w:szCs w:val="22"/>
              </w:rPr>
              <w:t>.</w:t>
            </w:r>
          </w:p>
          <w:p w14:paraId="420BC5C6" w14:textId="77777777" w:rsidR="005276E2" w:rsidRPr="00E40C73" w:rsidRDefault="005276E2" w:rsidP="005276E2">
            <w:pPr>
              <w:spacing w:before="0" w:after="0"/>
              <w:ind w:left="0"/>
              <w:jc w:val="both"/>
              <w:rPr>
                <w:rFonts w:ascii="News Gothic GDB" w:hAnsi="News Gothic GDB"/>
                <w:b/>
                <w:bCs/>
              </w:rPr>
            </w:pPr>
          </w:p>
        </w:tc>
      </w:tr>
      <w:bookmarkEnd w:id="0"/>
    </w:tbl>
    <w:p w14:paraId="022A2DF0" w14:textId="77777777" w:rsidR="00F9287A" w:rsidRDefault="00F9287A" w:rsidP="08897903">
      <w:pPr>
        <w:spacing w:before="0" w:after="0"/>
        <w:ind w:left="0"/>
        <w:rPr>
          <w:rFonts w:ascii="News Gothic GDB" w:hAnsi="News Gothic GDB"/>
          <w:szCs w:val="22"/>
        </w:rPr>
      </w:pPr>
    </w:p>
    <w:p w14:paraId="2730F1E8" w14:textId="28EACB5B" w:rsidR="00F9287A" w:rsidRPr="00052785" w:rsidRDefault="002E15EF" w:rsidP="00F9287A">
      <w:pPr>
        <w:spacing w:before="0" w:after="0"/>
        <w:ind w:left="0"/>
        <w:rPr>
          <w:rFonts w:ascii="News Gothic GDB" w:hAnsi="News Gothic GDB"/>
          <w:b/>
          <w:bCs/>
          <w:szCs w:val="22"/>
        </w:rPr>
      </w:pPr>
      <w:r>
        <w:rPr>
          <w:rFonts w:ascii="News Gothic GDB" w:hAnsi="News Gothic GDB"/>
          <w:b/>
          <w:bCs/>
          <w:szCs w:val="22"/>
        </w:rPr>
        <w:t xml:space="preserve">Procedures / </w:t>
      </w:r>
      <w:r w:rsidR="00F9287A" w:rsidRPr="00052785">
        <w:rPr>
          <w:rFonts w:ascii="News Gothic GDB" w:hAnsi="News Gothic GDB"/>
          <w:b/>
          <w:bCs/>
          <w:szCs w:val="22"/>
        </w:rPr>
        <w:t>Criteria</w:t>
      </w:r>
      <w:r>
        <w:rPr>
          <w:rFonts w:ascii="News Gothic GDB" w:hAnsi="News Gothic GDB"/>
          <w:b/>
          <w:bCs/>
          <w:szCs w:val="22"/>
        </w:rPr>
        <w:t xml:space="preserve"> / documents used</w:t>
      </w:r>
      <w:r w:rsidR="000F36DA">
        <w:rPr>
          <w:rFonts w:ascii="News Gothic GDB" w:hAnsi="News Gothic GDB"/>
          <w:b/>
          <w:bCs/>
          <w:szCs w:val="22"/>
        </w:rPr>
        <w:t>:</w:t>
      </w:r>
    </w:p>
    <w:p w14:paraId="20038C46" w14:textId="7FB9AD5E" w:rsidR="00387C5E" w:rsidRPr="0052443E" w:rsidRDefault="0052443E" w:rsidP="0052443E">
      <w:pPr>
        <w:spacing w:before="0" w:after="0"/>
        <w:ind w:left="0"/>
        <w:jc w:val="both"/>
        <w:rPr>
          <w:rFonts w:ascii="News Gothic GDB" w:hAnsi="News Gothic GDB"/>
        </w:rPr>
      </w:pPr>
      <w:hyperlink r:id="rId63" w:history="1">
        <w:r w:rsidRPr="00D34373">
          <w:rPr>
            <w:rStyle w:val="Hyperlink"/>
            <w:rFonts w:ascii="News Gothic GDB" w:hAnsi="News Gothic GDB"/>
          </w:rPr>
          <w:t>Links</w:t>
        </w:r>
      </w:hyperlink>
    </w:p>
    <w:p w14:paraId="1A74920D" w14:textId="1967C598" w:rsidR="002323CD" w:rsidRPr="00953DFB" w:rsidRDefault="002323CD" w:rsidP="00953DFB">
      <w:pPr>
        <w:spacing w:before="0" w:after="0"/>
        <w:ind w:left="0"/>
        <w:rPr>
          <w:rFonts w:ascii="News Gothic GDB" w:hAnsi="News Gothic GDB"/>
          <w:szCs w:val="22"/>
        </w:rPr>
      </w:pPr>
    </w:p>
    <w:p w14:paraId="4AE2F1F5" w14:textId="77777777" w:rsidR="00A86CB3" w:rsidRPr="00E40C73" w:rsidRDefault="00A86CB3" w:rsidP="00A86CB3">
      <w:pPr>
        <w:pStyle w:val="NoSpacing"/>
        <w:pBdr>
          <w:bottom w:val="single" w:sz="6" w:space="1" w:color="auto"/>
        </w:pBdr>
        <w:ind w:left="0"/>
        <w:jc w:val="both"/>
        <w:rPr>
          <w:rFonts w:ascii="News Gothic GDB" w:eastAsia="News Gothic GDB" w:hAnsi="News Gothic GDB" w:cs="News Gothic GDB"/>
          <w:strike/>
          <w:noProof/>
          <w:szCs w:val="22"/>
          <w:lang w:val="en-GB"/>
        </w:rPr>
      </w:pPr>
      <w:bookmarkStart w:id="21" w:name="_Hlk98428795"/>
    </w:p>
    <w:bookmarkEnd w:id="21"/>
    <w:p w14:paraId="56F54B66" w14:textId="2AEA4045" w:rsidR="00811260" w:rsidRPr="00AB33B9" w:rsidRDefault="00A86CB3" w:rsidP="00AB33B9">
      <w:pPr>
        <w:ind w:left="0"/>
        <w:jc w:val="both"/>
        <w:rPr>
          <w:rFonts w:ascii="News Gothic GDB" w:hAnsi="News Gothic GDB"/>
          <w:color w:val="FF0000"/>
          <w:szCs w:val="14"/>
        </w:rPr>
      </w:pPr>
      <w:r w:rsidRPr="00E40C73">
        <w:rPr>
          <w:rFonts w:ascii="News Gothic GDB" w:eastAsia="News Gothic GDB" w:hAnsi="News Gothic GDB" w:cs="News Gothic GDB"/>
          <w:color w:val="FF0000"/>
          <w:szCs w:val="14"/>
        </w:rPr>
        <w:t xml:space="preserve">Caveat: </w:t>
      </w:r>
      <w:r w:rsidRPr="00E40C73">
        <w:rPr>
          <w:rFonts w:ascii="News Gothic GDB" w:hAnsi="News Gothic GDB"/>
          <w:color w:val="FF0000"/>
          <w:szCs w:val="14"/>
        </w:rPr>
        <w:t>All notes in this document do not represent a protocolary transcript or quotations of the meetings. They rather provide an overview over the content of the meeting. Further the notes may be arranged according to the topics discussed and not based on the chronological course of the meeting.</w:t>
      </w:r>
    </w:p>
    <w:sectPr w:rsidR="00811260" w:rsidRPr="00AB33B9" w:rsidSect="00D96BA7">
      <w:headerReference w:type="default" r:id="rId64"/>
      <w:footerReference w:type="default" r:id="rId65"/>
      <w:pgSz w:w="11907" w:h="16840" w:code="9"/>
      <w:pgMar w:top="810" w:right="567" w:bottom="425" w:left="450" w:header="90" w:footer="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Gil Strahl" w:date="2025-03-13T08:49:00Z" w:initials="GS">
    <w:p w14:paraId="23228D2C" w14:textId="5628CE39" w:rsidR="00D77B8E" w:rsidRDefault="00D77B8E">
      <w:pPr>
        <w:pStyle w:val="CommentText"/>
      </w:pPr>
      <w:r>
        <w:rPr>
          <w:rStyle w:val="CommentReference"/>
        </w:rPr>
        <w:annotationRef/>
      </w:r>
      <w:r w:rsidRPr="64A48C31">
        <w:t>where is the  description of how it is done  and how you came to the conclusion that all is ok? any meeting minutes? not clear what you did and what you checked</w:t>
      </w:r>
    </w:p>
  </w:comment>
  <w:comment w:id="2" w:author="Yigit Gullu" w:date="2025-03-13T16:31:00Z" w:initials="YG">
    <w:p w14:paraId="6B614150" w14:textId="77777777" w:rsidR="00D34579" w:rsidRDefault="00D34579" w:rsidP="00D34579">
      <w:pPr>
        <w:pStyle w:val="CommentText"/>
        <w:ind w:left="0"/>
      </w:pPr>
      <w:r>
        <w:rPr>
          <w:rStyle w:val="CommentReference"/>
        </w:rPr>
        <w:annotationRef/>
      </w:r>
      <w:r>
        <w:t>Details are added</w:t>
      </w:r>
    </w:p>
  </w:comment>
  <w:comment w:id="3" w:author="Gil Strahl" w:date="2025-03-13T08:54:00Z" w:initials="GS">
    <w:p w14:paraId="02096305" w14:textId="3B65CE0A" w:rsidR="00D77B8E" w:rsidRDefault="00D77B8E">
      <w:pPr>
        <w:pStyle w:val="CommentText"/>
      </w:pPr>
      <w:r>
        <w:rPr>
          <w:rStyle w:val="CommentReference"/>
        </w:rPr>
        <w:annotationRef/>
      </w:r>
      <w:r w:rsidRPr="4D9A7B1D">
        <w:t>I see KPIS and reportings but what about continous monitoring? how is it done?</w:t>
      </w:r>
    </w:p>
  </w:comment>
  <w:comment w:id="4" w:author="Yigit Gullu" w:date="2025-03-13T16:31:00Z" w:initials="YG">
    <w:p w14:paraId="4C3AFAAE" w14:textId="77777777" w:rsidR="008759A8" w:rsidRDefault="008759A8" w:rsidP="008759A8">
      <w:pPr>
        <w:pStyle w:val="CommentText"/>
        <w:ind w:left="0"/>
      </w:pPr>
      <w:r>
        <w:rPr>
          <w:rStyle w:val="CommentReference"/>
        </w:rPr>
        <w:annotationRef/>
      </w:r>
      <w:r>
        <w:t>Details are added</w:t>
      </w:r>
    </w:p>
  </w:comment>
  <w:comment w:id="5" w:author="Gil Strahl" w:date="2025-03-13T08:57:00Z" w:initials="GS">
    <w:p w14:paraId="70032C07" w14:textId="29C4CE1B" w:rsidR="00CE6951" w:rsidRDefault="00CE6951" w:rsidP="00CE6951">
      <w:pPr>
        <w:pStyle w:val="CommentText"/>
      </w:pPr>
      <w:r>
        <w:rPr>
          <w:rStyle w:val="CommentReference"/>
        </w:rPr>
        <w:annotationRef/>
      </w:r>
      <w:r w:rsidRPr="0730E560">
        <w:t>this should be under TP3 , right?</w:t>
      </w:r>
    </w:p>
  </w:comment>
  <w:comment w:id="6" w:author="Yigit Gullu" w:date="2025-03-13T16:30:00Z" w:initials="YG">
    <w:p w14:paraId="196BBE04" w14:textId="77777777" w:rsidR="00B260F6" w:rsidRDefault="00B260F6" w:rsidP="00B260F6">
      <w:pPr>
        <w:pStyle w:val="CommentText"/>
        <w:ind w:left="0"/>
      </w:pPr>
      <w:r>
        <w:rPr>
          <w:rStyle w:val="CommentReference"/>
        </w:rPr>
        <w:annotationRef/>
      </w:r>
      <w:r>
        <w:t>Yes, moved to TP3</w:t>
      </w:r>
    </w:p>
  </w:comment>
  <w:comment w:id="15" w:author="Gil Strahl" w:date="2025-03-13T10:26:00Z" w:initials="GS">
    <w:p w14:paraId="49EA7F87" w14:textId="4122F3C0" w:rsidR="00BD1E0C" w:rsidRDefault="00BD1E0C">
      <w:pPr>
        <w:pStyle w:val="CommentText"/>
      </w:pPr>
      <w:r>
        <w:rPr>
          <w:rStyle w:val="CommentReference"/>
        </w:rPr>
        <w:annotationRef/>
      </w:r>
      <w:r w:rsidRPr="408A7E18">
        <w:t>Can you elaborate what were those high critical incidents? did you identify and capacity problems? did you check how much time it took them to fix the problems?</w:t>
      </w:r>
    </w:p>
  </w:comment>
  <w:comment w:id="16" w:author="Yigit Gullu" w:date="2025-03-13T16:30:00Z" w:initials="YG">
    <w:p w14:paraId="475C4EA6" w14:textId="77777777" w:rsidR="00DA0FF1" w:rsidRDefault="00DA0FF1" w:rsidP="00DA0FF1">
      <w:pPr>
        <w:pStyle w:val="CommentText"/>
        <w:ind w:left="0"/>
      </w:pPr>
      <w:r>
        <w:rPr>
          <w:rStyle w:val="CommentReference"/>
        </w:rPr>
        <w:annotationRef/>
      </w:r>
      <w:r>
        <w:t>I updated the wordings. According to this list, there were no critical incidents reported. The incidents are automatically moved from Bluebook to SAP, no detailed work is done here as there is a dedicated Incident Management control in scope.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228D2C" w15:done="0"/>
  <w15:commentEx w15:paraId="6B614150" w15:paraIdParent="23228D2C" w15:done="0"/>
  <w15:commentEx w15:paraId="02096305" w15:done="0"/>
  <w15:commentEx w15:paraId="4C3AFAAE" w15:paraIdParent="02096305" w15:done="0"/>
  <w15:commentEx w15:paraId="70032C07" w15:done="0"/>
  <w15:commentEx w15:paraId="196BBE04" w15:paraIdParent="70032C07" w15:done="0"/>
  <w15:commentEx w15:paraId="49EA7F87" w15:done="0"/>
  <w15:commentEx w15:paraId="475C4EA6" w15:paraIdParent="49EA7F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3A3648" w16cex:dateUtc="2025-03-13T07:49:00Z"/>
  <w16cex:commentExtensible w16cex:durableId="3B579B4B" w16cex:dateUtc="2025-03-13T15:31:00Z"/>
  <w16cex:commentExtensible w16cex:durableId="41C41C8A" w16cex:dateUtc="2025-03-13T07:54:00Z"/>
  <w16cex:commentExtensible w16cex:durableId="6556AA81" w16cex:dateUtc="2025-03-13T15:31:00Z"/>
  <w16cex:commentExtensible w16cex:durableId="6E9E9A7D" w16cex:dateUtc="2025-03-13T07:57:00Z"/>
  <w16cex:commentExtensible w16cex:durableId="2648EE13" w16cex:dateUtc="2025-03-13T15:30:00Z"/>
  <w16cex:commentExtensible w16cex:durableId="028E0E12" w16cex:dateUtc="2025-03-13T09:26:00Z"/>
  <w16cex:commentExtensible w16cex:durableId="55E50F69" w16cex:dateUtc="2025-03-13T15: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228D2C" w16cid:durableId="5F3A3648"/>
  <w16cid:commentId w16cid:paraId="6B614150" w16cid:durableId="3B579B4B"/>
  <w16cid:commentId w16cid:paraId="02096305" w16cid:durableId="41C41C8A"/>
  <w16cid:commentId w16cid:paraId="4C3AFAAE" w16cid:durableId="6556AA81"/>
  <w16cid:commentId w16cid:paraId="70032C07" w16cid:durableId="6E9E9A7D"/>
  <w16cid:commentId w16cid:paraId="196BBE04" w16cid:durableId="2648EE13"/>
  <w16cid:commentId w16cid:paraId="49EA7F87" w16cid:durableId="028E0E12"/>
  <w16cid:commentId w16cid:paraId="475C4EA6" w16cid:durableId="55E50F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1D5EC" w14:textId="77777777" w:rsidR="00195DA2" w:rsidRDefault="00195DA2">
      <w:pPr>
        <w:spacing w:before="0" w:after="0"/>
      </w:pPr>
      <w:r>
        <w:separator/>
      </w:r>
    </w:p>
  </w:endnote>
  <w:endnote w:type="continuationSeparator" w:id="0">
    <w:p w14:paraId="2F892AFF" w14:textId="77777777" w:rsidR="00195DA2" w:rsidRDefault="00195DA2">
      <w:pPr>
        <w:spacing w:before="0" w:after="0"/>
      </w:pPr>
      <w:r>
        <w:continuationSeparator/>
      </w:r>
    </w:p>
  </w:endnote>
  <w:endnote w:type="continuationNotice" w:id="1">
    <w:p w14:paraId="7D69A7DE" w14:textId="77777777" w:rsidR="00195DA2" w:rsidRDefault="00195DA2">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s Gothic GDB">
    <w:panose1 w:val="020B0406020203020204"/>
    <w:charset w:val="00"/>
    <w:family w:val="swiss"/>
    <w:pitch w:val="variable"/>
    <w:sig w:usb0="80000027" w:usb1="0000004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TenCondensed">
    <w:altName w:val="Times New Roman"/>
    <w:panose1 w:val="00000400000000000000"/>
    <w:charset w:val="00"/>
    <w:family w:val="auto"/>
    <w:pitch w:val="variable"/>
    <w:sig w:usb0="00000003" w:usb1="00000000" w:usb2="00000000" w:usb3="00000000" w:csb0="00000001" w:csb1="00000000"/>
  </w:font>
  <w:font w:name="NewsGoth BT">
    <w:altName w:val="Calibri"/>
    <w:panose1 w:val="020B0703020203020204"/>
    <w:charset w:val="00"/>
    <w:family w:val="swiss"/>
    <w:pitch w:val="variable"/>
    <w:sig w:usb0="80000027" w:usb1="00000040" w:usb2="00000000" w:usb3="00000000" w:csb0="00000001" w:csb1="00000000"/>
  </w:font>
  <w:font w:name="Arial">
    <w:panose1 w:val="020B0604020202020204"/>
    <w:charset w:val="00"/>
    <w:family w:val="swiss"/>
    <w:pitch w:val="variable"/>
    <w:sig w:usb0="E0002EFF" w:usb1="C000785B" w:usb2="00000009" w:usb3="00000000" w:csb0="000001FF" w:csb1="00000000"/>
  </w:font>
  <w:font w:name="NewsGoth Lt BT">
    <w:altName w:val="Calibri"/>
    <w:panose1 w:val="020B0406020203020204"/>
    <w:charset w:val="00"/>
    <w:family w:val="swiss"/>
    <w:pitch w:val="variable"/>
    <w:sig w:usb0="80000027" w:usb1="00000040" w:usb2="00000000" w:usb3="00000000" w:csb0="00000001" w:csb1="00000000"/>
  </w:font>
  <w:font w:name="Tahoma">
    <w:panose1 w:val="020B0604030504040204"/>
    <w:charset w:val="00"/>
    <w:family w:val="swiss"/>
    <w:pitch w:val="variable"/>
    <w:sig w:usb0="E1002EFF" w:usb1="C000605B" w:usb2="00000029" w:usb3="00000000" w:csb0="000101FF" w:csb1="00000000"/>
  </w:font>
  <w:font w:name="NewsGoth Dm BT">
    <w:panose1 w:val="020B0603020203020204"/>
    <w:charset w:val="00"/>
    <w:family w:val="swiss"/>
    <w:pitch w:val="variable"/>
    <w:sig w:usb0="80000027" w:usb1="00000040" w:usb2="00000000" w:usb3="00000000" w:csb0="00000001" w:csb1="00000000"/>
  </w:font>
  <w:font w:name="DIN-Regular">
    <w:panose1 w:val="020B0500000000000000"/>
    <w:charset w:val="00"/>
    <w:family w:val="swiss"/>
    <w:pitch w:val="variable"/>
    <w:sig w:usb0="80000027"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48464" w14:textId="5D749EA1" w:rsidR="00A7531B" w:rsidRDefault="00A7531B">
    <w:pPr>
      <w:pStyle w:val="Footer"/>
    </w:pPr>
    <w:r>
      <w:rPr>
        <w:noProof/>
      </w:rPr>
      <mc:AlternateContent>
        <mc:Choice Requires="wps">
          <w:drawing>
            <wp:anchor distT="0" distB="0" distL="114300" distR="114300" simplePos="0" relativeHeight="251658240" behindDoc="0" locked="0" layoutInCell="0" allowOverlap="1" wp14:anchorId="5DF67A40" wp14:editId="654C7AA4">
              <wp:simplePos x="0" y="0"/>
              <wp:positionH relativeFrom="page">
                <wp:posOffset>0</wp:posOffset>
              </wp:positionH>
              <wp:positionV relativeFrom="page">
                <wp:posOffset>10229850</wp:posOffset>
              </wp:positionV>
              <wp:extent cx="7560945" cy="273050"/>
              <wp:effectExtent l="0" t="0" r="0" b="12700"/>
              <wp:wrapNone/>
              <wp:docPr id="1" name="Text Box 1" descr="{&quot;HashCode&quot;:1071427657,&quot;Height&quot;:842.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945"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11DD4F4" w14:textId="41668F1E" w:rsidR="00A7531B" w:rsidRPr="008C3561" w:rsidRDefault="008C3561" w:rsidP="008C3561">
                          <w:pPr>
                            <w:spacing w:before="0" w:after="0"/>
                            <w:ind w:left="0"/>
                            <w:jc w:val="center"/>
                            <w:rPr>
                              <w:rFonts w:ascii="Calibri" w:hAnsi="Calibri" w:cs="Calibri"/>
                              <w:color w:val="000000"/>
                              <w:sz w:val="20"/>
                            </w:rPr>
                          </w:pPr>
                          <w:r w:rsidRPr="008C3561">
                            <w:rPr>
                              <w:rFonts w:ascii="Calibri" w:hAnsi="Calibri" w:cs="Calibri"/>
                              <w:color w:val="000000"/>
                              <w:sz w:val="20"/>
                            </w:rPr>
                            <w:t>Confidential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DF67A40" id="_x0000_t202" coordsize="21600,21600" o:spt="202" path="m,l,21600r21600,l21600,xe">
              <v:stroke joinstyle="miter"/>
              <v:path gradientshapeok="t" o:connecttype="rect"/>
            </v:shapetype>
            <v:shape id="Text Box 1" o:spid="_x0000_s1026" type="#_x0000_t202" alt="{&quot;HashCode&quot;:1071427657,&quot;Height&quot;:842.0,&quot;Width&quot;:595.0,&quot;Placement&quot;:&quot;Footer&quot;,&quot;Index&quot;:&quot;Primary&quot;,&quot;Section&quot;:1,&quot;Top&quot;:0.0,&quot;Left&quot;:0.0}" style="position:absolute;left:0;text-align:left;margin-left:0;margin-top:805.5pt;width:595.35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" o:allowincell="f" filled="f" stroked="f" strokeweight=".5pt">
              <v:textbox inset=",0,,0">
                <w:txbxContent>
                  <w:p w14:paraId="011DD4F4" w14:textId="41668F1E" w:rsidR="00A7531B" w:rsidRPr="008C3561" w:rsidRDefault="008C3561" w:rsidP="008C3561">
                    <w:pPr>
                      <w:spacing w:before="0" w:after="0"/>
                      <w:ind w:left="0"/>
                      <w:jc w:val="center"/>
                      <w:rPr>
                        <w:rFonts w:ascii="Calibri" w:hAnsi="Calibri" w:cs="Calibri"/>
                        <w:color w:val="000000"/>
                        <w:sz w:val="20"/>
                      </w:rPr>
                    </w:pPr>
                    <w:r w:rsidRPr="008C3561">
                      <w:rPr>
                        <w:rFonts w:ascii="Calibri" w:hAnsi="Calibri" w:cs="Calibri"/>
                        <w:color w:val="00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9B902" w14:textId="77777777" w:rsidR="00195DA2" w:rsidRDefault="00195DA2">
      <w:pPr>
        <w:spacing w:before="0" w:after="0"/>
      </w:pPr>
      <w:r>
        <w:separator/>
      </w:r>
    </w:p>
  </w:footnote>
  <w:footnote w:type="continuationSeparator" w:id="0">
    <w:p w14:paraId="53A06BB3" w14:textId="77777777" w:rsidR="00195DA2" w:rsidRDefault="00195DA2">
      <w:pPr>
        <w:spacing w:before="0" w:after="0"/>
      </w:pPr>
      <w:r>
        <w:continuationSeparator/>
      </w:r>
    </w:p>
  </w:footnote>
  <w:footnote w:type="continuationNotice" w:id="1">
    <w:p w14:paraId="490435F7" w14:textId="77777777" w:rsidR="00195DA2" w:rsidRDefault="00195DA2">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5D1BA" w14:textId="34DCFBE6" w:rsidR="00CD2482" w:rsidRPr="00F21DD8" w:rsidRDefault="00F21DD8" w:rsidP="004E7B55">
    <w:pPr>
      <w:pStyle w:val="Header"/>
      <w:ind w:left="0"/>
    </w:pPr>
    <w:r w:rsidRPr="00F21DD8">
      <w:rPr>
        <w:rFonts w:ascii="News Gothic GDB" w:hAnsi="News Gothic GDB"/>
        <w:sz w:val="20"/>
      </w:rPr>
      <w:t>202</w:t>
    </w:r>
    <w:r w:rsidR="00497207">
      <w:rPr>
        <w:rFonts w:ascii="News Gothic GDB" w:hAnsi="News Gothic GDB"/>
        <w:sz w:val="20"/>
      </w:rPr>
      <w:t>5</w:t>
    </w:r>
    <w:r w:rsidRPr="00F21DD8">
      <w:rPr>
        <w:rFonts w:ascii="News Gothic GDB" w:hAnsi="News Gothic GDB"/>
        <w:sz w:val="20"/>
      </w:rPr>
      <w:t>-0</w:t>
    </w:r>
    <w:r w:rsidR="00497207">
      <w:rPr>
        <w:rFonts w:ascii="News Gothic GDB" w:hAnsi="News Gothic GDB"/>
        <w:sz w:val="20"/>
      </w:rPr>
      <w:t>01</w:t>
    </w:r>
    <w:r w:rsidRPr="00F21DD8">
      <w:rPr>
        <w:rFonts w:ascii="News Gothic GDB" w:hAnsi="News Gothic GDB"/>
        <w:sz w:val="20"/>
      </w:rPr>
      <w:t xml:space="preserve"> </w:t>
    </w:r>
    <w:r w:rsidR="00497207">
      <w:rPr>
        <w:rFonts w:ascii="News Gothic GDB" w:hAnsi="News Gothic GDB"/>
        <w:sz w:val="20"/>
      </w:rPr>
      <w:t>IT Operation Management</w:t>
    </w:r>
    <w:r w:rsidR="00EA5FA9" w:rsidRPr="00EA5FA9">
      <w:rPr>
        <w:rFonts w:ascii="News Gothic GDB" w:hAnsi="News Gothic GDB"/>
        <w:sz w:val="20"/>
      </w:rPr>
      <w:t xml:space="preserve"> </w:t>
    </w:r>
    <w:r w:rsidRPr="00F21DD8">
      <w:rPr>
        <w:rFonts w:ascii="News Gothic GDB" w:hAnsi="News Gothic GDB"/>
        <w:sz w:val="20"/>
      </w:rPr>
      <w:t>(DBAG, ECAG, CBF, CBL, CFCL)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0DA61606"/>
    <w:lvl w:ilvl="0">
      <w:start w:val="1"/>
      <w:numFmt w:val="bullet"/>
      <w:pStyle w:val="ListBullet2"/>
      <w:lvlText w:val=""/>
      <w:lvlJc w:val="left"/>
      <w:pPr>
        <w:tabs>
          <w:tab w:val="num" w:pos="1069"/>
        </w:tabs>
        <w:ind w:left="1069" w:hanging="360"/>
      </w:pPr>
      <w:rPr>
        <w:rFonts w:ascii="Symbol" w:hAnsi="Symbol" w:hint="default"/>
      </w:rPr>
    </w:lvl>
  </w:abstractNum>
  <w:abstractNum w:abstractNumId="1" w15:restartNumberingAfterBreak="0">
    <w:nsid w:val="034F1B00"/>
    <w:multiLevelType w:val="hybridMultilevel"/>
    <w:tmpl w:val="B1360F76"/>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6F27728"/>
    <w:multiLevelType w:val="hybridMultilevel"/>
    <w:tmpl w:val="FFFFFFFF"/>
    <w:lvl w:ilvl="0" w:tplc="B4E8C236">
      <w:start w:val="1"/>
      <w:numFmt w:val="lowerLetter"/>
      <w:lvlText w:val="(%1)"/>
      <w:lvlJc w:val="left"/>
      <w:pPr>
        <w:ind w:left="720" w:hanging="360"/>
      </w:pPr>
    </w:lvl>
    <w:lvl w:ilvl="1" w:tplc="350C576E">
      <w:start w:val="1"/>
      <w:numFmt w:val="lowerLetter"/>
      <w:lvlText w:val="%2."/>
      <w:lvlJc w:val="left"/>
      <w:pPr>
        <w:ind w:left="1440" w:hanging="360"/>
      </w:pPr>
    </w:lvl>
    <w:lvl w:ilvl="2" w:tplc="79F4E888">
      <w:start w:val="1"/>
      <w:numFmt w:val="lowerRoman"/>
      <w:lvlText w:val="%3."/>
      <w:lvlJc w:val="right"/>
      <w:pPr>
        <w:ind w:left="2160" w:hanging="180"/>
      </w:pPr>
    </w:lvl>
    <w:lvl w:ilvl="3" w:tplc="68889AE6">
      <w:start w:val="1"/>
      <w:numFmt w:val="decimal"/>
      <w:lvlText w:val="%4."/>
      <w:lvlJc w:val="left"/>
      <w:pPr>
        <w:ind w:left="2880" w:hanging="360"/>
      </w:pPr>
    </w:lvl>
    <w:lvl w:ilvl="4" w:tplc="1632F998">
      <w:start w:val="1"/>
      <w:numFmt w:val="lowerLetter"/>
      <w:lvlText w:val="%5."/>
      <w:lvlJc w:val="left"/>
      <w:pPr>
        <w:ind w:left="3600" w:hanging="360"/>
      </w:pPr>
    </w:lvl>
    <w:lvl w:ilvl="5" w:tplc="C7300830">
      <w:start w:val="1"/>
      <w:numFmt w:val="lowerRoman"/>
      <w:lvlText w:val="%6."/>
      <w:lvlJc w:val="right"/>
      <w:pPr>
        <w:ind w:left="4320" w:hanging="180"/>
      </w:pPr>
    </w:lvl>
    <w:lvl w:ilvl="6" w:tplc="7B921598">
      <w:start w:val="1"/>
      <w:numFmt w:val="decimal"/>
      <w:lvlText w:val="%7."/>
      <w:lvlJc w:val="left"/>
      <w:pPr>
        <w:ind w:left="5040" w:hanging="360"/>
      </w:pPr>
    </w:lvl>
    <w:lvl w:ilvl="7" w:tplc="B0CC0AAA">
      <w:start w:val="1"/>
      <w:numFmt w:val="lowerLetter"/>
      <w:lvlText w:val="%8."/>
      <w:lvlJc w:val="left"/>
      <w:pPr>
        <w:ind w:left="5760" w:hanging="360"/>
      </w:pPr>
    </w:lvl>
    <w:lvl w:ilvl="8" w:tplc="8408C300">
      <w:start w:val="1"/>
      <w:numFmt w:val="lowerRoman"/>
      <w:lvlText w:val="%9."/>
      <w:lvlJc w:val="right"/>
      <w:pPr>
        <w:ind w:left="6480" w:hanging="180"/>
      </w:pPr>
    </w:lvl>
  </w:abstractNum>
  <w:abstractNum w:abstractNumId="3" w15:restartNumberingAfterBreak="0">
    <w:nsid w:val="0B206BB0"/>
    <w:multiLevelType w:val="hybridMultilevel"/>
    <w:tmpl w:val="6E680BEC"/>
    <w:lvl w:ilvl="0" w:tplc="D5AA5BCC">
      <w:start w:val="1"/>
      <w:numFmt w:val="bullet"/>
      <w:lvlText w:val=""/>
      <w:lvlJc w:val="left"/>
      <w:pPr>
        <w:ind w:left="502" w:hanging="360"/>
      </w:pPr>
      <w:rPr>
        <w:rFonts w:ascii="Wingdings" w:hAnsi="Wingdings" w:hint="default"/>
        <w:color w:val="auto"/>
      </w:rPr>
    </w:lvl>
    <w:lvl w:ilvl="1" w:tplc="08090005">
      <w:start w:val="1"/>
      <w:numFmt w:val="bullet"/>
      <w:lvlText w:val=""/>
      <w:lvlJc w:val="left"/>
      <w:pPr>
        <w:ind w:left="1417" w:hanging="555"/>
      </w:pPr>
      <w:rPr>
        <w:rFonts w:ascii="Wingdings" w:hAnsi="Wingdings"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4" w15:restartNumberingAfterBreak="0">
    <w:nsid w:val="11DB7658"/>
    <w:multiLevelType w:val="hybridMultilevel"/>
    <w:tmpl w:val="FFFFFFFF"/>
    <w:lvl w:ilvl="0" w:tplc="452C0D68">
      <w:start w:val="1"/>
      <w:numFmt w:val="lowerLetter"/>
      <w:lvlText w:val="(%1)"/>
      <w:lvlJc w:val="left"/>
      <w:pPr>
        <w:ind w:left="720" w:hanging="360"/>
      </w:pPr>
    </w:lvl>
    <w:lvl w:ilvl="1" w:tplc="B9D4AC6E">
      <w:start w:val="1"/>
      <w:numFmt w:val="lowerLetter"/>
      <w:lvlText w:val="%2."/>
      <w:lvlJc w:val="left"/>
      <w:pPr>
        <w:ind w:left="1440" w:hanging="360"/>
      </w:pPr>
    </w:lvl>
    <w:lvl w:ilvl="2" w:tplc="A0D4841C">
      <w:start w:val="1"/>
      <w:numFmt w:val="lowerRoman"/>
      <w:lvlText w:val="%3."/>
      <w:lvlJc w:val="right"/>
      <w:pPr>
        <w:ind w:left="2160" w:hanging="180"/>
      </w:pPr>
    </w:lvl>
    <w:lvl w:ilvl="3" w:tplc="9FC283EA">
      <w:start w:val="1"/>
      <w:numFmt w:val="decimal"/>
      <w:lvlText w:val="%4."/>
      <w:lvlJc w:val="left"/>
      <w:pPr>
        <w:ind w:left="2880" w:hanging="360"/>
      </w:pPr>
    </w:lvl>
    <w:lvl w:ilvl="4" w:tplc="2B769686">
      <w:start w:val="1"/>
      <w:numFmt w:val="lowerLetter"/>
      <w:lvlText w:val="%5."/>
      <w:lvlJc w:val="left"/>
      <w:pPr>
        <w:ind w:left="3600" w:hanging="360"/>
      </w:pPr>
    </w:lvl>
    <w:lvl w:ilvl="5" w:tplc="1E60D152">
      <w:start w:val="1"/>
      <w:numFmt w:val="lowerRoman"/>
      <w:lvlText w:val="%6."/>
      <w:lvlJc w:val="right"/>
      <w:pPr>
        <w:ind w:left="4320" w:hanging="180"/>
      </w:pPr>
    </w:lvl>
    <w:lvl w:ilvl="6" w:tplc="E0664A76">
      <w:start w:val="1"/>
      <w:numFmt w:val="decimal"/>
      <w:lvlText w:val="%7."/>
      <w:lvlJc w:val="left"/>
      <w:pPr>
        <w:ind w:left="5040" w:hanging="360"/>
      </w:pPr>
    </w:lvl>
    <w:lvl w:ilvl="7" w:tplc="08CE338A">
      <w:start w:val="1"/>
      <w:numFmt w:val="lowerLetter"/>
      <w:lvlText w:val="%8."/>
      <w:lvlJc w:val="left"/>
      <w:pPr>
        <w:ind w:left="5760" w:hanging="360"/>
      </w:pPr>
    </w:lvl>
    <w:lvl w:ilvl="8" w:tplc="8B9A3E4C">
      <w:start w:val="1"/>
      <w:numFmt w:val="lowerRoman"/>
      <w:lvlText w:val="%9."/>
      <w:lvlJc w:val="right"/>
      <w:pPr>
        <w:ind w:left="6480" w:hanging="180"/>
      </w:pPr>
    </w:lvl>
  </w:abstractNum>
  <w:abstractNum w:abstractNumId="5" w15:restartNumberingAfterBreak="0">
    <w:nsid w:val="132E75E6"/>
    <w:multiLevelType w:val="hybridMultilevel"/>
    <w:tmpl w:val="2EFAB4DA"/>
    <w:lvl w:ilvl="0" w:tplc="96EA145A">
      <w:numFmt w:val="bullet"/>
      <w:lvlText w:val="-"/>
      <w:lvlJc w:val="left"/>
      <w:pPr>
        <w:ind w:left="888" w:hanging="360"/>
      </w:pPr>
      <w:rPr>
        <w:rFonts w:ascii="News Gothic GDB" w:eastAsia="Times New Roman" w:hAnsi="News Gothic GDB" w:cs="Times New Roman" w:hint="default"/>
      </w:rPr>
    </w:lvl>
    <w:lvl w:ilvl="1" w:tplc="08090003">
      <w:start w:val="1"/>
      <w:numFmt w:val="bullet"/>
      <w:lvlText w:val="o"/>
      <w:lvlJc w:val="left"/>
      <w:pPr>
        <w:ind w:left="1704" w:hanging="360"/>
      </w:pPr>
      <w:rPr>
        <w:rFonts w:ascii="Courier New" w:hAnsi="Courier New" w:cs="Courier New" w:hint="default"/>
      </w:rPr>
    </w:lvl>
    <w:lvl w:ilvl="2" w:tplc="08090005" w:tentative="1">
      <w:start w:val="1"/>
      <w:numFmt w:val="bullet"/>
      <w:lvlText w:val=""/>
      <w:lvlJc w:val="left"/>
      <w:pPr>
        <w:ind w:left="2424" w:hanging="360"/>
      </w:pPr>
      <w:rPr>
        <w:rFonts w:ascii="Wingdings" w:hAnsi="Wingdings" w:hint="default"/>
      </w:rPr>
    </w:lvl>
    <w:lvl w:ilvl="3" w:tplc="08090001" w:tentative="1">
      <w:start w:val="1"/>
      <w:numFmt w:val="bullet"/>
      <w:lvlText w:val=""/>
      <w:lvlJc w:val="left"/>
      <w:pPr>
        <w:ind w:left="3144" w:hanging="360"/>
      </w:pPr>
      <w:rPr>
        <w:rFonts w:ascii="Symbol" w:hAnsi="Symbol" w:hint="default"/>
      </w:rPr>
    </w:lvl>
    <w:lvl w:ilvl="4" w:tplc="08090003" w:tentative="1">
      <w:start w:val="1"/>
      <w:numFmt w:val="bullet"/>
      <w:lvlText w:val="o"/>
      <w:lvlJc w:val="left"/>
      <w:pPr>
        <w:ind w:left="3864" w:hanging="360"/>
      </w:pPr>
      <w:rPr>
        <w:rFonts w:ascii="Courier New" w:hAnsi="Courier New" w:cs="Courier New" w:hint="default"/>
      </w:rPr>
    </w:lvl>
    <w:lvl w:ilvl="5" w:tplc="08090005" w:tentative="1">
      <w:start w:val="1"/>
      <w:numFmt w:val="bullet"/>
      <w:lvlText w:val=""/>
      <w:lvlJc w:val="left"/>
      <w:pPr>
        <w:ind w:left="4584" w:hanging="360"/>
      </w:pPr>
      <w:rPr>
        <w:rFonts w:ascii="Wingdings" w:hAnsi="Wingdings" w:hint="default"/>
      </w:rPr>
    </w:lvl>
    <w:lvl w:ilvl="6" w:tplc="08090001" w:tentative="1">
      <w:start w:val="1"/>
      <w:numFmt w:val="bullet"/>
      <w:lvlText w:val=""/>
      <w:lvlJc w:val="left"/>
      <w:pPr>
        <w:ind w:left="5304" w:hanging="360"/>
      </w:pPr>
      <w:rPr>
        <w:rFonts w:ascii="Symbol" w:hAnsi="Symbol" w:hint="default"/>
      </w:rPr>
    </w:lvl>
    <w:lvl w:ilvl="7" w:tplc="08090003" w:tentative="1">
      <w:start w:val="1"/>
      <w:numFmt w:val="bullet"/>
      <w:lvlText w:val="o"/>
      <w:lvlJc w:val="left"/>
      <w:pPr>
        <w:ind w:left="6024" w:hanging="360"/>
      </w:pPr>
      <w:rPr>
        <w:rFonts w:ascii="Courier New" w:hAnsi="Courier New" w:cs="Courier New" w:hint="default"/>
      </w:rPr>
    </w:lvl>
    <w:lvl w:ilvl="8" w:tplc="08090005" w:tentative="1">
      <w:start w:val="1"/>
      <w:numFmt w:val="bullet"/>
      <w:lvlText w:val=""/>
      <w:lvlJc w:val="left"/>
      <w:pPr>
        <w:ind w:left="6744" w:hanging="360"/>
      </w:pPr>
      <w:rPr>
        <w:rFonts w:ascii="Wingdings" w:hAnsi="Wingdings" w:hint="default"/>
      </w:rPr>
    </w:lvl>
  </w:abstractNum>
  <w:abstractNum w:abstractNumId="6" w15:restartNumberingAfterBreak="0">
    <w:nsid w:val="176C3DEA"/>
    <w:multiLevelType w:val="hybridMultilevel"/>
    <w:tmpl w:val="E6D290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9F73FE6"/>
    <w:multiLevelType w:val="multilevel"/>
    <w:tmpl w:val="0407001D"/>
    <w:name w:val="heading22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1BF37DA4"/>
    <w:multiLevelType w:val="hybridMultilevel"/>
    <w:tmpl w:val="7BE8E3D8"/>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D7544F9"/>
    <w:multiLevelType w:val="hybridMultilevel"/>
    <w:tmpl w:val="92F0823E"/>
    <w:lvl w:ilvl="0" w:tplc="08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2607CAF"/>
    <w:multiLevelType w:val="hybridMultilevel"/>
    <w:tmpl w:val="D34A6DF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23CD3738"/>
    <w:multiLevelType w:val="hybridMultilevel"/>
    <w:tmpl w:val="C9FE9F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4574B56"/>
    <w:multiLevelType w:val="hybridMultilevel"/>
    <w:tmpl w:val="CC822166"/>
    <w:lvl w:ilvl="0" w:tplc="04090001">
      <w:start w:val="1"/>
      <w:numFmt w:val="bullet"/>
      <w:lvlText w:val=""/>
      <w:lvlJc w:val="left"/>
      <w:pPr>
        <w:ind w:left="270" w:hanging="360"/>
      </w:pPr>
      <w:rPr>
        <w:rFonts w:ascii="Symbol" w:hAnsi="Symbol" w:hint="default"/>
      </w:rPr>
    </w:lvl>
    <w:lvl w:ilvl="1" w:tplc="04090003">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3" w15:restartNumberingAfterBreak="0">
    <w:nsid w:val="28725A64"/>
    <w:multiLevelType w:val="hybridMultilevel"/>
    <w:tmpl w:val="E33AB70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2A71DB95"/>
    <w:multiLevelType w:val="hybridMultilevel"/>
    <w:tmpl w:val="FFFFFFFF"/>
    <w:lvl w:ilvl="0" w:tplc="C63A4A16">
      <w:start w:val="1"/>
      <w:numFmt w:val="lowerLetter"/>
      <w:lvlText w:val="(%1)"/>
      <w:lvlJc w:val="left"/>
      <w:pPr>
        <w:ind w:left="720" w:hanging="360"/>
      </w:pPr>
    </w:lvl>
    <w:lvl w:ilvl="1" w:tplc="867A880C">
      <w:start w:val="1"/>
      <w:numFmt w:val="lowerLetter"/>
      <w:lvlText w:val="%2."/>
      <w:lvlJc w:val="left"/>
      <w:pPr>
        <w:ind w:left="1440" w:hanging="360"/>
      </w:pPr>
    </w:lvl>
    <w:lvl w:ilvl="2" w:tplc="D968023C">
      <w:start w:val="1"/>
      <w:numFmt w:val="lowerRoman"/>
      <w:lvlText w:val="%3."/>
      <w:lvlJc w:val="right"/>
      <w:pPr>
        <w:ind w:left="2160" w:hanging="180"/>
      </w:pPr>
    </w:lvl>
    <w:lvl w:ilvl="3" w:tplc="05F03D26">
      <w:start w:val="1"/>
      <w:numFmt w:val="decimal"/>
      <w:lvlText w:val="%4."/>
      <w:lvlJc w:val="left"/>
      <w:pPr>
        <w:ind w:left="2880" w:hanging="360"/>
      </w:pPr>
    </w:lvl>
    <w:lvl w:ilvl="4" w:tplc="4F22500E">
      <w:start w:val="1"/>
      <w:numFmt w:val="lowerLetter"/>
      <w:lvlText w:val="%5."/>
      <w:lvlJc w:val="left"/>
      <w:pPr>
        <w:ind w:left="3600" w:hanging="360"/>
      </w:pPr>
    </w:lvl>
    <w:lvl w:ilvl="5" w:tplc="99D645B8">
      <w:start w:val="1"/>
      <w:numFmt w:val="lowerRoman"/>
      <w:lvlText w:val="%6."/>
      <w:lvlJc w:val="right"/>
      <w:pPr>
        <w:ind w:left="4320" w:hanging="180"/>
      </w:pPr>
    </w:lvl>
    <w:lvl w:ilvl="6" w:tplc="1E8C59CA">
      <w:start w:val="1"/>
      <w:numFmt w:val="decimal"/>
      <w:lvlText w:val="%7."/>
      <w:lvlJc w:val="left"/>
      <w:pPr>
        <w:ind w:left="5040" w:hanging="360"/>
      </w:pPr>
    </w:lvl>
    <w:lvl w:ilvl="7" w:tplc="F858CECA">
      <w:start w:val="1"/>
      <w:numFmt w:val="lowerLetter"/>
      <w:lvlText w:val="%8."/>
      <w:lvlJc w:val="left"/>
      <w:pPr>
        <w:ind w:left="5760" w:hanging="360"/>
      </w:pPr>
    </w:lvl>
    <w:lvl w:ilvl="8" w:tplc="960E33C0">
      <w:start w:val="1"/>
      <w:numFmt w:val="lowerRoman"/>
      <w:lvlText w:val="%9."/>
      <w:lvlJc w:val="right"/>
      <w:pPr>
        <w:ind w:left="6480" w:hanging="180"/>
      </w:pPr>
    </w:lvl>
  </w:abstractNum>
  <w:abstractNum w:abstractNumId="15" w15:restartNumberingAfterBreak="0">
    <w:nsid w:val="2A975B52"/>
    <w:multiLevelType w:val="hybridMultilevel"/>
    <w:tmpl w:val="FFFFFFFF"/>
    <w:lvl w:ilvl="0" w:tplc="DBC6B5E6">
      <w:start w:val="1"/>
      <w:numFmt w:val="lowerLetter"/>
      <w:lvlText w:val="(%1)"/>
      <w:lvlJc w:val="left"/>
      <w:pPr>
        <w:ind w:left="720" w:hanging="360"/>
      </w:pPr>
    </w:lvl>
    <w:lvl w:ilvl="1" w:tplc="BBFA16A6">
      <w:start w:val="1"/>
      <w:numFmt w:val="lowerLetter"/>
      <w:lvlText w:val="%2."/>
      <w:lvlJc w:val="left"/>
      <w:pPr>
        <w:ind w:left="1440" w:hanging="360"/>
      </w:pPr>
    </w:lvl>
    <w:lvl w:ilvl="2" w:tplc="21F06596">
      <w:start w:val="1"/>
      <w:numFmt w:val="lowerRoman"/>
      <w:lvlText w:val="%3."/>
      <w:lvlJc w:val="right"/>
      <w:pPr>
        <w:ind w:left="2160" w:hanging="180"/>
      </w:pPr>
    </w:lvl>
    <w:lvl w:ilvl="3" w:tplc="B65C7F72">
      <w:start w:val="1"/>
      <w:numFmt w:val="decimal"/>
      <w:lvlText w:val="%4."/>
      <w:lvlJc w:val="left"/>
      <w:pPr>
        <w:ind w:left="2880" w:hanging="360"/>
      </w:pPr>
    </w:lvl>
    <w:lvl w:ilvl="4" w:tplc="D6E8195E">
      <w:start w:val="1"/>
      <w:numFmt w:val="lowerLetter"/>
      <w:lvlText w:val="%5."/>
      <w:lvlJc w:val="left"/>
      <w:pPr>
        <w:ind w:left="3600" w:hanging="360"/>
      </w:pPr>
    </w:lvl>
    <w:lvl w:ilvl="5" w:tplc="825EBEC8">
      <w:start w:val="1"/>
      <w:numFmt w:val="lowerRoman"/>
      <w:lvlText w:val="%6."/>
      <w:lvlJc w:val="right"/>
      <w:pPr>
        <w:ind w:left="4320" w:hanging="180"/>
      </w:pPr>
    </w:lvl>
    <w:lvl w:ilvl="6" w:tplc="9C168358">
      <w:start w:val="1"/>
      <w:numFmt w:val="decimal"/>
      <w:lvlText w:val="%7."/>
      <w:lvlJc w:val="left"/>
      <w:pPr>
        <w:ind w:left="5040" w:hanging="360"/>
      </w:pPr>
    </w:lvl>
    <w:lvl w:ilvl="7" w:tplc="447E0ACE">
      <w:start w:val="1"/>
      <w:numFmt w:val="lowerLetter"/>
      <w:lvlText w:val="%8."/>
      <w:lvlJc w:val="left"/>
      <w:pPr>
        <w:ind w:left="5760" w:hanging="360"/>
      </w:pPr>
    </w:lvl>
    <w:lvl w:ilvl="8" w:tplc="C24A1A9E">
      <w:start w:val="1"/>
      <w:numFmt w:val="lowerRoman"/>
      <w:lvlText w:val="%9."/>
      <w:lvlJc w:val="right"/>
      <w:pPr>
        <w:ind w:left="6480" w:hanging="180"/>
      </w:pPr>
    </w:lvl>
  </w:abstractNum>
  <w:abstractNum w:abstractNumId="16" w15:restartNumberingAfterBreak="0">
    <w:nsid w:val="2ABD34D5"/>
    <w:multiLevelType w:val="hybridMultilevel"/>
    <w:tmpl w:val="FFFFFFFF"/>
    <w:lvl w:ilvl="0" w:tplc="6A9C5790">
      <w:start w:val="1"/>
      <w:numFmt w:val="lowerLetter"/>
      <w:lvlText w:val="(%1)"/>
      <w:lvlJc w:val="left"/>
      <w:pPr>
        <w:ind w:left="720" w:hanging="360"/>
      </w:pPr>
    </w:lvl>
    <w:lvl w:ilvl="1" w:tplc="C78E385C">
      <w:start w:val="1"/>
      <w:numFmt w:val="lowerLetter"/>
      <w:lvlText w:val="%2."/>
      <w:lvlJc w:val="left"/>
      <w:pPr>
        <w:ind w:left="1440" w:hanging="360"/>
      </w:pPr>
    </w:lvl>
    <w:lvl w:ilvl="2" w:tplc="AF8E543A">
      <w:start w:val="1"/>
      <w:numFmt w:val="lowerRoman"/>
      <w:lvlText w:val="%3."/>
      <w:lvlJc w:val="right"/>
      <w:pPr>
        <w:ind w:left="2160" w:hanging="180"/>
      </w:pPr>
    </w:lvl>
    <w:lvl w:ilvl="3" w:tplc="D110F964">
      <w:start w:val="1"/>
      <w:numFmt w:val="decimal"/>
      <w:lvlText w:val="%4."/>
      <w:lvlJc w:val="left"/>
      <w:pPr>
        <w:ind w:left="2880" w:hanging="360"/>
      </w:pPr>
    </w:lvl>
    <w:lvl w:ilvl="4" w:tplc="FFC6FF74">
      <w:start w:val="1"/>
      <w:numFmt w:val="lowerLetter"/>
      <w:lvlText w:val="%5."/>
      <w:lvlJc w:val="left"/>
      <w:pPr>
        <w:ind w:left="3600" w:hanging="360"/>
      </w:pPr>
    </w:lvl>
    <w:lvl w:ilvl="5" w:tplc="B276F558">
      <w:start w:val="1"/>
      <w:numFmt w:val="lowerRoman"/>
      <w:lvlText w:val="%6."/>
      <w:lvlJc w:val="right"/>
      <w:pPr>
        <w:ind w:left="4320" w:hanging="180"/>
      </w:pPr>
    </w:lvl>
    <w:lvl w:ilvl="6" w:tplc="F6A4A95C">
      <w:start w:val="1"/>
      <w:numFmt w:val="decimal"/>
      <w:lvlText w:val="%7."/>
      <w:lvlJc w:val="left"/>
      <w:pPr>
        <w:ind w:left="5040" w:hanging="360"/>
      </w:pPr>
    </w:lvl>
    <w:lvl w:ilvl="7" w:tplc="D41CF6DE">
      <w:start w:val="1"/>
      <w:numFmt w:val="lowerLetter"/>
      <w:lvlText w:val="%8."/>
      <w:lvlJc w:val="left"/>
      <w:pPr>
        <w:ind w:left="5760" w:hanging="360"/>
      </w:pPr>
    </w:lvl>
    <w:lvl w:ilvl="8" w:tplc="2D70B1FC">
      <w:start w:val="1"/>
      <w:numFmt w:val="lowerRoman"/>
      <w:lvlText w:val="%9."/>
      <w:lvlJc w:val="right"/>
      <w:pPr>
        <w:ind w:left="6480" w:hanging="180"/>
      </w:pPr>
    </w:lvl>
  </w:abstractNum>
  <w:abstractNum w:abstractNumId="17" w15:restartNumberingAfterBreak="0">
    <w:nsid w:val="2F8418F5"/>
    <w:multiLevelType w:val="hybridMultilevel"/>
    <w:tmpl w:val="4508B7D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00D0D4E"/>
    <w:multiLevelType w:val="hybridMultilevel"/>
    <w:tmpl w:val="26969C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33F735CE"/>
    <w:multiLevelType w:val="hybridMultilevel"/>
    <w:tmpl w:val="9D44BA6E"/>
    <w:lvl w:ilvl="0" w:tplc="B1E8B5A2">
      <w:numFmt w:val="bullet"/>
      <w:lvlText w:val="·"/>
      <w:lvlJc w:val="left"/>
      <w:pPr>
        <w:ind w:left="720" w:hanging="360"/>
      </w:pPr>
      <w:rPr>
        <w:rFonts w:ascii="News Gothic GDB" w:eastAsia="MS Mincho" w:hAnsi="News Gothic GDB"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36C741FF"/>
    <w:multiLevelType w:val="hybridMultilevel"/>
    <w:tmpl w:val="95D46FF6"/>
    <w:lvl w:ilvl="0" w:tplc="96EA145A">
      <w:numFmt w:val="bullet"/>
      <w:lvlText w:val="-"/>
      <w:lvlJc w:val="left"/>
      <w:pPr>
        <w:ind w:left="624" w:hanging="360"/>
      </w:pPr>
      <w:rPr>
        <w:rFonts w:ascii="News Gothic GDB" w:eastAsia="Times New Roman" w:hAnsi="News Gothic GDB" w:cs="Times New Roman" w:hint="default"/>
      </w:rPr>
    </w:lvl>
    <w:lvl w:ilvl="1" w:tplc="08090003" w:tentative="1">
      <w:start w:val="1"/>
      <w:numFmt w:val="bullet"/>
      <w:lvlText w:val="o"/>
      <w:lvlJc w:val="left"/>
      <w:pPr>
        <w:ind w:left="1344" w:hanging="360"/>
      </w:pPr>
      <w:rPr>
        <w:rFonts w:ascii="Courier New" w:hAnsi="Courier New" w:cs="Courier New" w:hint="default"/>
      </w:rPr>
    </w:lvl>
    <w:lvl w:ilvl="2" w:tplc="08090005" w:tentative="1">
      <w:start w:val="1"/>
      <w:numFmt w:val="bullet"/>
      <w:lvlText w:val=""/>
      <w:lvlJc w:val="left"/>
      <w:pPr>
        <w:ind w:left="2064" w:hanging="360"/>
      </w:pPr>
      <w:rPr>
        <w:rFonts w:ascii="Wingdings" w:hAnsi="Wingdings" w:hint="default"/>
      </w:rPr>
    </w:lvl>
    <w:lvl w:ilvl="3" w:tplc="08090001" w:tentative="1">
      <w:start w:val="1"/>
      <w:numFmt w:val="bullet"/>
      <w:lvlText w:val=""/>
      <w:lvlJc w:val="left"/>
      <w:pPr>
        <w:ind w:left="2784" w:hanging="360"/>
      </w:pPr>
      <w:rPr>
        <w:rFonts w:ascii="Symbol" w:hAnsi="Symbol" w:hint="default"/>
      </w:rPr>
    </w:lvl>
    <w:lvl w:ilvl="4" w:tplc="08090003" w:tentative="1">
      <w:start w:val="1"/>
      <w:numFmt w:val="bullet"/>
      <w:lvlText w:val="o"/>
      <w:lvlJc w:val="left"/>
      <w:pPr>
        <w:ind w:left="3504" w:hanging="360"/>
      </w:pPr>
      <w:rPr>
        <w:rFonts w:ascii="Courier New" w:hAnsi="Courier New" w:cs="Courier New" w:hint="default"/>
      </w:rPr>
    </w:lvl>
    <w:lvl w:ilvl="5" w:tplc="08090005" w:tentative="1">
      <w:start w:val="1"/>
      <w:numFmt w:val="bullet"/>
      <w:lvlText w:val=""/>
      <w:lvlJc w:val="left"/>
      <w:pPr>
        <w:ind w:left="4224" w:hanging="360"/>
      </w:pPr>
      <w:rPr>
        <w:rFonts w:ascii="Wingdings" w:hAnsi="Wingdings" w:hint="default"/>
      </w:rPr>
    </w:lvl>
    <w:lvl w:ilvl="6" w:tplc="08090001" w:tentative="1">
      <w:start w:val="1"/>
      <w:numFmt w:val="bullet"/>
      <w:lvlText w:val=""/>
      <w:lvlJc w:val="left"/>
      <w:pPr>
        <w:ind w:left="4944" w:hanging="360"/>
      </w:pPr>
      <w:rPr>
        <w:rFonts w:ascii="Symbol" w:hAnsi="Symbol" w:hint="default"/>
      </w:rPr>
    </w:lvl>
    <w:lvl w:ilvl="7" w:tplc="08090003" w:tentative="1">
      <w:start w:val="1"/>
      <w:numFmt w:val="bullet"/>
      <w:lvlText w:val="o"/>
      <w:lvlJc w:val="left"/>
      <w:pPr>
        <w:ind w:left="5664" w:hanging="360"/>
      </w:pPr>
      <w:rPr>
        <w:rFonts w:ascii="Courier New" w:hAnsi="Courier New" w:cs="Courier New" w:hint="default"/>
      </w:rPr>
    </w:lvl>
    <w:lvl w:ilvl="8" w:tplc="08090005" w:tentative="1">
      <w:start w:val="1"/>
      <w:numFmt w:val="bullet"/>
      <w:lvlText w:val=""/>
      <w:lvlJc w:val="left"/>
      <w:pPr>
        <w:ind w:left="6384" w:hanging="360"/>
      </w:pPr>
      <w:rPr>
        <w:rFonts w:ascii="Wingdings" w:hAnsi="Wingdings" w:hint="default"/>
      </w:rPr>
    </w:lvl>
  </w:abstractNum>
  <w:abstractNum w:abstractNumId="21" w15:restartNumberingAfterBreak="0">
    <w:nsid w:val="428550EA"/>
    <w:multiLevelType w:val="hybridMultilevel"/>
    <w:tmpl w:val="FFFFFFFF"/>
    <w:lvl w:ilvl="0" w:tplc="40CC2C9E">
      <w:start w:val="1"/>
      <w:numFmt w:val="lowerLetter"/>
      <w:lvlText w:val="(%1)"/>
      <w:lvlJc w:val="left"/>
      <w:pPr>
        <w:ind w:left="720" w:hanging="360"/>
      </w:pPr>
    </w:lvl>
    <w:lvl w:ilvl="1" w:tplc="11B0F0BA">
      <w:start w:val="1"/>
      <w:numFmt w:val="lowerLetter"/>
      <w:lvlText w:val="%2."/>
      <w:lvlJc w:val="left"/>
      <w:pPr>
        <w:ind w:left="1440" w:hanging="360"/>
      </w:pPr>
    </w:lvl>
    <w:lvl w:ilvl="2" w:tplc="C57CB1D6">
      <w:start w:val="1"/>
      <w:numFmt w:val="lowerRoman"/>
      <w:lvlText w:val="%3."/>
      <w:lvlJc w:val="right"/>
      <w:pPr>
        <w:ind w:left="2160" w:hanging="180"/>
      </w:pPr>
    </w:lvl>
    <w:lvl w:ilvl="3" w:tplc="E3A856A8">
      <w:start w:val="1"/>
      <w:numFmt w:val="decimal"/>
      <w:lvlText w:val="%4."/>
      <w:lvlJc w:val="left"/>
      <w:pPr>
        <w:ind w:left="2880" w:hanging="360"/>
      </w:pPr>
    </w:lvl>
    <w:lvl w:ilvl="4" w:tplc="F5321B82">
      <w:start w:val="1"/>
      <w:numFmt w:val="lowerLetter"/>
      <w:lvlText w:val="%5."/>
      <w:lvlJc w:val="left"/>
      <w:pPr>
        <w:ind w:left="3600" w:hanging="360"/>
      </w:pPr>
    </w:lvl>
    <w:lvl w:ilvl="5" w:tplc="9B6C165A">
      <w:start w:val="1"/>
      <w:numFmt w:val="lowerRoman"/>
      <w:lvlText w:val="%6."/>
      <w:lvlJc w:val="right"/>
      <w:pPr>
        <w:ind w:left="4320" w:hanging="180"/>
      </w:pPr>
    </w:lvl>
    <w:lvl w:ilvl="6" w:tplc="BCC684CE">
      <w:start w:val="1"/>
      <w:numFmt w:val="decimal"/>
      <w:lvlText w:val="%7."/>
      <w:lvlJc w:val="left"/>
      <w:pPr>
        <w:ind w:left="5040" w:hanging="360"/>
      </w:pPr>
    </w:lvl>
    <w:lvl w:ilvl="7" w:tplc="52948A04">
      <w:start w:val="1"/>
      <w:numFmt w:val="lowerLetter"/>
      <w:lvlText w:val="%8."/>
      <w:lvlJc w:val="left"/>
      <w:pPr>
        <w:ind w:left="5760" w:hanging="360"/>
      </w:pPr>
    </w:lvl>
    <w:lvl w:ilvl="8" w:tplc="55E6D112">
      <w:start w:val="1"/>
      <w:numFmt w:val="lowerRoman"/>
      <w:lvlText w:val="%9."/>
      <w:lvlJc w:val="right"/>
      <w:pPr>
        <w:ind w:left="6480" w:hanging="180"/>
      </w:pPr>
    </w:lvl>
  </w:abstractNum>
  <w:abstractNum w:abstractNumId="22" w15:restartNumberingAfterBreak="0">
    <w:nsid w:val="45E22879"/>
    <w:multiLevelType w:val="singleLevel"/>
    <w:tmpl w:val="686A34FA"/>
    <w:lvl w:ilvl="0">
      <w:start w:val="1"/>
      <w:numFmt w:val="bullet"/>
      <w:pStyle w:val="bullet1"/>
      <w:lvlText w:val=""/>
      <w:lvlJc w:val="left"/>
      <w:pPr>
        <w:tabs>
          <w:tab w:val="num" w:pos="1222"/>
        </w:tabs>
        <w:ind w:left="1145" w:hanging="283"/>
      </w:pPr>
      <w:rPr>
        <w:rFonts w:ascii="Symbol" w:hAnsi="Symbol" w:hint="default"/>
        <w:sz w:val="24"/>
      </w:rPr>
    </w:lvl>
  </w:abstractNum>
  <w:abstractNum w:abstractNumId="23" w15:restartNumberingAfterBreak="0">
    <w:nsid w:val="4655602A"/>
    <w:multiLevelType w:val="hybridMultilevel"/>
    <w:tmpl w:val="ACD8614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734663A"/>
    <w:multiLevelType w:val="hybridMultilevel"/>
    <w:tmpl w:val="885A74A4"/>
    <w:lvl w:ilvl="0" w:tplc="FFFFFFFF">
      <w:start w:val="1"/>
      <w:numFmt w:val="bullet"/>
      <w:lvlText w:val=""/>
      <w:lvlJc w:val="left"/>
      <w:pPr>
        <w:ind w:left="270" w:hanging="360"/>
      </w:pPr>
      <w:rPr>
        <w:rFonts w:ascii="Symbol" w:hAnsi="Symbol" w:hint="default"/>
      </w:rPr>
    </w:lvl>
    <w:lvl w:ilvl="1" w:tplc="04090001">
      <w:start w:val="1"/>
      <w:numFmt w:val="bullet"/>
      <w:lvlText w:val=""/>
      <w:lvlJc w:val="left"/>
      <w:pPr>
        <w:ind w:left="990" w:hanging="360"/>
      </w:pPr>
      <w:rPr>
        <w:rFonts w:ascii="Symbol" w:hAnsi="Symbol" w:hint="default"/>
      </w:rPr>
    </w:lvl>
    <w:lvl w:ilvl="2" w:tplc="FFFFFFFF" w:tentative="1">
      <w:start w:val="1"/>
      <w:numFmt w:val="bullet"/>
      <w:lvlText w:val=""/>
      <w:lvlJc w:val="left"/>
      <w:pPr>
        <w:ind w:left="1710" w:hanging="360"/>
      </w:pPr>
      <w:rPr>
        <w:rFonts w:ascii="Wingdings" w:hAnsi="Wingdings" w:hint="default"/>
      </w:rPr>
    </w:lvl>
    <w:lvl w:ilvl="3" w:tplc="FFFFFFFF" w:tentative="1">
      <w:start w:val="1"/>
      <w:numFmt w:val="bullet"/>
      <w:lvlText w:val=""/>
      <w:lvlJc w:val="left"/>
      <w:pPr>
        <w:ind w:left="2430" w:hanging="360"/>
      </w:pPr>
      <w:rPr>
        <w:rFonts w:ascii="Symbol" w:hAnsi="Symbol" w:hint="default"/>
      </w:rPr>
    </w:lvl>
    <w:lvl w:ilvl="4" w:tplc="FFFFFFFF" w:tentative="1">
      <w:start w:val="1"/>
      <w:numFmt w:val="bullet"/>
      <w:lvlText w:val="o"/>
      <w:lvlJc w:val="left"/>
      <w:pPr>
        <w:ind w:left="3150" w:hanging="360"/>
      </w:pPr>
      <w:rPr>
        <w:rFonts w:ascii="Courier New" w:hAnsi="Courier New" w:cs="Courier New" w:hint="default"/>
      </w:rPr>
    </w:lvl>
    <w:lvl w:ilvl="5" w:tplc="FFFFFFFF" w:tentative="1">
      <w:start w:val="1"/>
      <w:numFmt w:val="bullet"/>
      <w:lvlText w:val=""/>
      <w:lvlJc w:val="left"/>
      <w:pPr>
        <w:ind w:left="3870" w:hanging="360"/>
      </w:pPr>
      <w:rPr>
        <w:rFonts w:ascii="Wingdings" w:hAnsi="Wingdings" w:hint="default"/>
      </w:rPr>
    </w:lvl>
    <w:lvl w:ilvl="6" w:tplc="FFFFFFFF" w:tentative="1">
      <w:start w:val="1"/>
      <w:numFmt w:val="bullet"/>
      <w:lvlText w:val=""/>
      <w:lvlJc w:val="left"/>
      <w:pPr>
        <w:ind w:left="4590" w:hanging="360"/>
      </w:pPr>
      <w:rPr>
        <w:rFonts w:ascii="Symbol" w:hAnsi="Symbol" w:hint="default"/>
      </w:rPr>
    </w:lvl>
    <w:lvl w:ilvl="7" w:tplc="FFFFFFFF" w:tentative="1">
      <w:start w:val="1"/>
      <w:numFmt w:val="bullet"/>
      <w:lvlText w:val="o"/>
      <w:lvlJc w:val="left"/>
      <w:pPr>
        <w:ind w:left="5310" w:hanging="360"/>
      </w:pPr>
      <w:rPr>
        <w:rFonts w:ascii="Courier New" w:hAnsi="Courier New" w:cs="Courier New" w:hint="default"/>
      </w:rPr>
    </w:lvl>
    <w:lvl w:ilvl="8" w:tplc="FFFFFFFF" w:tentative="1">
      <w:start w:val="1"/>
      <w:numFmt w:val="bullet"/>
      <w:lvlText w:val=""/>
      <w:lvlJc w:val="left"/>
      <w:pPr>
        <w:ind w:left="6030" w:hanging="360"/>
      </w:pPr>
      <w:rPr>
        <w:rFonts w:ascii="Wingdings" w:hAnsi="Wingdings" w:hint="default"/>
      </w:rPr>
    </w:lvl>
  </w:abstractNum>
  <w:abstractNum w:abstractNumId="25" w15:restartNumberingAfterBreak="0">
    <w:nsid w:val="4A68372A"/>
    <w:multiLevelType w:val="hybridMultilevel"/>
    <w:tmpl w:val="1F845160"/>
    <w:lvl w:ilvl="0" w:tplc="DBC21EF6">
      <w:numFmt w:val="bullet"/>
      <w:lvlText w:val="-"/>
      <w:lvlJc w:val="left"/>
      <w:pPr>
        <w:ind w:left="720" w:hanging="360"/>
      </w:pPr>
      <w:rPr>
        <w:rFonts w:ascii="News Gothic GDB" w:eastAsia="MS Mincho" w:hAnsi="News Gothic GDB"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AB5BE5"/>
    <w:multiLevelType w:val="hybridMultilevel"/>
    <w:tmpl w:val="35A087F0"/>
    <w:lvl w:ilvl="0" w:tplc="5358D8AC">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512F91E0"/>
    <w:multiLevelType w:val="hybridMultilevel"/>
    <w:tmpl w:val="5E5C439C"/>
    <w:lvl w:ilvl="0" w:tplc="1A6E4E46">
      <w:start w:val="1"/>
      <w:numFmt w:val="lowerLetter"/>
      <w:lvlText w:val="(%1)"/>
      <w:lvlJc w:val="left"/>
      <w:pPr>
        <w:ind w:left="720" w:hanging="360"/>
      </w:pPr>
    </w:lvl>
    <w:lvl w:ilvl="1" w:tplc="6958F6D4">
      <w:start w:val="1"/>
      <w:numFmt w:val="lowerLetter"/>
      <w:lvlText w:val="%2."/>
      <w:lvlJc w:val="left"/>
      <w:pPr>
        <w:ind w:left="1440" w:hanging="360"/>
      </w:pPr>
    </w:lvl>
    <w:lvl w:ilvl="2" w:tplc="DC148248">
      <w:start w:val="1"/>
      <w:numFmt w:val="lowerRoman"/>
      <w:lvlText w:val="%3."/>
      <w:lvlJc w:val="right"/>
      <w:pPr>
        <w:ind w:left="2160" w:hanging="180"/>
      </w:pPr>
    </w:lvl>
    <w:lvl w:ilvl="3" w:tplc="A95A6F6A">
      <w:start w:val="1"/>
      <w:numFmt w:val="decimal"/>
      <w:lvlText w:val="%4."/>
      <w:lvlJc w:val="left"/>
      <w:pPr>
        <w:ind w:left="2880" w:hanging="360"/>
      </w:pPr>
    </w:lvl>
    <w:lvl w:ilvl="4" w:tplc="91142426">
      <w:start w:val="1"/>
      <w:numFmt w:val="lowerLetter"/>
      <w:lvlText w:val="%5."/>
      <w:lvlJc w:val="left"/>
      <w:pPr>
        <w:ind w:left="3600" w:hanging="360"/>
      </w:pPr>
    </w:lvl>
    <w:lvl w:ilvl="5" w:tplc="22FED838">
      <w:start w:val="1"/>
      <w:numFmt w:val="lowerRoman"/>
      <w:lvlText w:val="%6."/>
      <w:lvlJc w:val="right"/>
      <w:pPr>
        <w:ind w:left="4320" w:hanging="180"/>
      </w:pPr>
    </w:lvl>
    <w:lvl w:ilvl="6" w:tplc="6EA89296">
      <w:start w:val="1"/>
      <w:numFmt w:val="decimal"/>
      <w:lvlText w:val="%7."/>
      <w:lvlJc w:val="left"/>
      <w:pPr>
        <w:ind w:left="5040" w:hanging="360"/>
      </w:pPr>
    </w:lvl>
    <w:lvl w:ilvl="7" w:tplc="12A8331E">
      <w:start w:val="1"/>
      <w:numFmt w:val="lowerLetter"/>
      <w:lvlText w:val="%8."/>
      <w:lvlJc w:val="left"/>
      <w:pPr>
        <w:ind w:left="5760" w:hanging="360"/>
      </w:pPr>
    </w:lvl>
    <w:lvl w:ilvl="8" w:tplc="61EAE75C">
      <w:start w:val="1"/>
      <w:numFmt w:val="lowerRoman"/>
      <w:lvlText w:val="%9."/>
      <w:lvlJc w:val="right"/>
      <w:pPr>
        <w:ind w:left="6480" w:hanging="180"/>
      </w:pPr>
    </w:lvl>
  </w:abstractNum>
  <w:abstractNum w:abstractNumId="28" w15:restartNumberingAfterBreak="0">
    <w:nsid w:val="525E1877"/>
    <w:multiLevelType w:val="hybridMultilevel"/>
    <w:tmpl w:val="E1AAF870"/>
    <w:lvl w:ilvl="0" w:tplc="2000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52BE0476"/>
    <w:multiLevelType w:val="hybridMultilevel"/>
    <w:tmpl w:val="D8302508"/>
    <w:lvl w:ilvl="0" w:tplc="FBD0DE7C">
      <w:start w:val="2"/>
      <w:numFmt w:val="bullet"/>
      <w:lvlText w:val="-"/>
      <w:lvlJc w:val="left"/>
      <w:pPr>
        <w:ind w:left="720" w:hanging="360"/>
      </w:pPr>
      <w:rPr>
        <w:rFonts w:ascii="News Gothic GDB" w:eastAsia="MS Mincho" w:hAnsi="News Gothic GDB"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3AA6317"/>
    <w:multiLevelType w:val="hybridMultilevel"/>
    <w:tmpl w:val="9A7E40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1E01077"/>
    <w:multiLevelType w:val="hybridMultilevel"/>
    <w:tmpl w:val="A0EE6CEC"/>
    <w:lvl w:ilvl="0" w:tplc="372E2A3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28AC643"/>
    <w:multiLevelType w:val="hybridMultilevel"/>
    <w:tmpl w:val="FFFFFFFF"/>
    <w:lvl w:ilvl="0" w:tplc="28C09170">
      <w:start w:val="1"/>
      <w:numFmt w:val="lowerLetter"/>
      <w:lvlText w:val="(%1)"/>
      <w:lvlJc w:val="left"/>
      <w:pPr>
        <w:ind w:left="720" w:hanging="360"/>
      </w:pPr>
    </w:lvl>
    <w:lvl w:ilvl="1" w:tplc="21D077BE">
      <w:start w:val="1"/>
      <w:numFmt w:val="lowerLetter"/>
      <w:lvlText w:val="%2."/>
      <w:lvlJc w:val="left"/>
      <w:pPr>
        <w:ind w:left="1440" w:hanging="360"/>
      </w:pPr>
    </w:lvl>
    <w:lvl w:ilvl="2" w:tplc="58648F1A">
      <w:start w:val="1"/>
      <w:numFmt w:val="lowerRoman"/>
      <w:lvlText w:val="%3."/>
      <w:lvlJc w:val="right"/>
      <w:pPr>
        <w:ind w:left="2160" w:hanging="180"/>
      </w:pPr>
    </w:lvl>
    <w:lvl w:ilvl="3" w:tplc="79F6738C">
      <w:start w:val="1"/>
      <w:numFmt w:val="decimal"/>
      <w:lvlText w:val="%4."/>
      <w:lvlJc w:val="left"/>
      <w:pPr>
        <w:ind w:left="2880" w:hanging="360"/>
      </w:pPr>
    </w:lvl>
    <w:lvl w:ilvl="4" w:tplc="4440A9FE">
      <w:start w:val="1"/>
      <w:numFmt w:val="lowerLetter"/>
      <w:lvlText w:val="%5."/>
      <w:lvlJc w:val="left"/>
      <w:pPr>
        <w:ind w:left="3600" w:hanging="360"/>
      </w:pPr>
    </w:lvl>
    <w:lvl w:ilvl="5" w:tplc="26726D42">
      <w:start w:val="1"/>
      <w:numFmt w:val="lowerRoman"/>
      <w:lvlText w:val="%6."/>
      <w:lvlJc w:val="right"/>
      <w:pPr>
        <w:ind w:left="4320" w:hanging="180"/>
      </w:pPr>
    </w:lvl>
    <w:lvl w:ilvl="6" w:tplc="095EAC52">
      <w:start w:val="1"/>
      <w:numFmt w:val="decimal"/>
      <w:lvlText w:val="%7."/>
      <w:lvlJc w:val="left"/>
      <w:pPr>
        <w:ind w:left="5040" w:hanging="360"/>
      </w:pPr>
    </w:lvl>
    <w:lvl w:ilvl="7" w:tplc="5302CCAC">
      <w:start w:val="1"/>
      <w:numFmt w:val="lowerLetter"/>
      <w:lvlText w:val="%8."/>
      <w:lvlJc w:val="left"/>
      <w:pPr>
        <w:ind w:left="5760" w:hanging="360"/>
      </w:pPr>
    </w:lvl>
    <w:lvl w:ilvl="8" w:tplc="9F3C31F2">
      <w:start w:val="1"/>
      <w:numFmt w:val="lowerRoman"/>
      <w:lvlText w:val="%9."/>
      <w:lvlJc w:val="right"/>
      <w:pPr>
        <w:ind w:left="6480" w:hanging="180"/>
      </w:pPr>
    </w:lvl>
  </w:abstractNum>
  <w:abstractNum w:abstractNumId="33" w15:restartNumberingAfterBreak="0">
    <w:nsid w:val="641309A6"/>
    <w:multiLevelType w:val="hybridMultilevel"/>
    <w:tmpl w:val="C916D436"/>
    <w:lvl w:ilvl="0" w:tplc="5358D8A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5037719"/>
    <w:multiLevelType w:val="multilevel"/>
    <w:tmpl w:val="3DE87EA6"/>
    <w:lvl w:ilvl="0">
      <w:start w:val="1"/>
      <w:numFmt w:val="decimal"/>
      <w:pStyle w:val="Heading1"/>
      <w:lvlText w:val="%1"/>
      <w:lvlJc w:val="left"/>
      <w:pPr>
        <w:tabs>
          <w:tab w:val="num" w:pos="1276"/>
        </w:tabs>
        <w:ind w:left="1276" w:hanging="1134"/>
      </w:pPr>
      <w:rPr>
        <w:sz w:val="24"/>
      </w:rPr>
    </w:lvl>
    <w:lvl w:ilvl="1">
      <w:start w:val="1"/>
      <w:numFmt w:val="decimal"/>
      <w:pStyle w:val="Heading2"/>
      <w:lvlText w:val="%1.%2"/>
      <w:lvlJc w:val="left"/>
      <w:pPr>
        <w:tabs>
          <w:tab w:val="num" w:pos="6238"/>
        </w:tabs>
        <w:ind w:left="6238" w:hanging="1134"/>
      </w:pPr>
    </w:lvl>
    <w:lvl w:ilvl="2">
      <w:start w:val="1"/>
      <w:numFmt w:val="decimal"/>
      <w:pStyle w:val="Heading3"/>
      <w:lvlText w:val="%1.%2.%3"/>
      <w:lvlJc w:val="left"/>
      <w:pPr>
        <w:tabs>
          <w:tab w:val="num" w:pos="5115"/>
        </w:tabs>
        <w:ind w:left="5115"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5" w15:restartNumberingAfterBreak="0">
    <w:nsid w:val="66882E51"/>
    <w:multiLevelType w:val="hybridMultilevel"/>
    <w:tmpl w:val="2550CD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6F6398C"/>
    <w:multiLevelType w:val="hybridMultilevel"/>
    <w:tmpl w:val="E4064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B826AD"/>
    <w:multiLevelType w:val="hybridMultilevel"/>
    <w:tmpl w:val="CA84D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A016D37"/>
    <w:multiLevelType w:val="hybridMultilevel"/>
    <w:tmpl w:val="5CA24126"/>
    <w:lvl w:ilvl="0" w:tplc="372E2A3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BB307FB"/>
    <w:multiLevelType w:val="hybridMultilevel"/>
    <w:tmpl w:val="AE14A032"/>
    <w:lvl w:ilvl="0" w:tplc="372E2A3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D5E766A"/>
    <w:multiLevelType w:val="hybridMultilevel"/>
    <w:tmpl w:val="29A061A6"/>
    <w:lvl w:ilvl="0" w:tplc="372E2A3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0C6203B"/>
    <w:multiLevelType w:val="hybridMultilevel"/>
    <w:tmpl w:val="5B125876"/>
    <w:lvl w:ilvl="0" w:tplc="3F285C38">
      <w:start w:val="1"/>
      <w:numFmt w:val="bullet"/>
      <w:pStyle w:val="Bullet10"/>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8E37470"/>
    <w:multiLevelType w:val="hybridMultilevel"/>
    <w:tmpl w:val="72DE38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5279361">
    <w:abstractNumId w:val="27"/>
  </w:num>
  <w:num w:numId="2" w16cid:durableId="1441141457">
    <w:abstractNumId w:val="4"/>
  </w:num>
  <w:num w:numId="3" w16cid:durableId="1326283035">
    <w:abstractNumId w:val="32"/>
  </w:num>
  <w:num w:numId="4" w16cid:durableId="258635272">
    <w:abstractNumId w:val="15"/>
  </w:num>
  <w:num w:numId="5" w16cid:durableId="619338786">
    <w:abstractNumId w:val="2"/>
  </w:num>
  <w:num w:numId="6" w16cid:durableId="1114053034">
    <w:abstractNumId w:val="21"/>
  </w:num>
  <w:num w:numId="7" w16cid:durableId="314646157">
    <w:abstractNumId w:val="14"/>
  </w:num>
  <w:num w:numId="8" w16cid:durableId="1605961405">
    <w:abstractNumId w:val="16"/>
  </w:num>
  <w:num w:numId="9" w16cid:durableId="1873376889">
    <w:abstractNumId w:val="34"/>
  </w:num>
  <w:num w:numId="10" w16cid:durableId="26104016">
    <w:abstractNumId w:val="0"/>
  </w:num>
  <w:num w:numId="11" w16cid:durableId="1212422221">
    <w:abstractNumId w:val="22"/>
  </w:num>
  <w:num w:numId="12" w16cid:durableId="1106656606">
    <w:abstractNumId w:val="41"/>
  </w:num>
  <w:num w:numId="13" w16cid:durableId="882597360">
    <w:abstractNumId w:val="38"/>
  </w:num>
  <w:num w:numId="14" w16cid:durableId="217401591">
    <w:abstractNumId w:val="39"/>
  </w:num>
  <w:num w:numId="15" w16cid:durableId="1483618452">
    <w:abstractNumId w:val="31"/>
  </w:num>
  <w:num w:numId="16" w16cid:durableId="825976290">
    <w:abstractNumId w:val="40"/>
  </w:num>
  <w:num w:numId="17" w16cid:durableId="1616401530">
    <w:abstractNumId w:val="29"/>
  </w:num>
  <w:num w:numId="18" w16cid:durableId="842234665">
    <w:abstractNumId w:val="25"/>
  </w:num>
  <w:num w:numId="19" w16cid:durableId="476650375">
    <w:abstractNumId w:val="37"/>
  </w:num>
  <w:num w:numId="20" w16cid:durableId="626546867">
    <w:abstractNumId w:val="36"/>
  </w:num>
  <w:num w:numId="21" w16cid:durableId="465780970">
    <w:abstractNumId w:val="6"/>
  </w:num>
  <w:num w:numId="22" w16cid:durableId="1847019968">
    <w:abstractNumId w:val="35"/>
  </w:num>
  <w:num w:numId="23" w16cid:durableId="221912995">
    <w:abstractNumId w:val="30"/>
  </w:num>
  <w:num w:numId="24" w16cid:durableId="586810454">
    <w:abstractNumId w:val="8"/>
  </w:num>
  <w:num w:numId="25" w16cid:durableId="294406675">
    <w:abstractNumId w:val="12"/>
  </w:num>
  <w:num w:numId="26" w16cid:durableId="845364169">
    <w:abstractNumId w:val="13"/>
  </w:num>
  <w:num w:numId="27" w16cid:durableId="1220094429">
    <w:abstractNumId w:val="20"/>
  </w:num>
  <w:num w:numId="28" w16cid:durableId="1358970923">
    <w:abstractNumId w:val="5"/>
  </w:num>
  <w:num w:numId="29" w16cid:durableId="2044867427">
    <w:abstractNumId w:val="1"/>
  </w:num>
  <w:num w:numId="30" w16cid:durableId="2129422902">
    <w:abstractNumId w:val="10"/>
  </w:num>
  <w:num w:numId="31" w16cid:durableId="1373843550">
    <w:abstractNumId w:val="42"/>
  </w:num>
  <w:num w:numId="32" w16cid:durableId="1523668651">
    <w:abstractNumId w:val="23"/>
  </w:num>
  <w:num w:numId="33" w16cid:durableId="2089840855">
    <w:abstractNumId w:val="17"/>
  </w:num>
  <w:num w:numId="34" w16cid:durableId="311494374">
    <w:abstractNumId w:val="24"/>
  </w:num>
  <w:num w:numId="35" w16cid:durableId="1019234544">
    <w:abstractNumId w:val="11"/>
  </w:num>
  <w:num w:numId="36" w16cid:durableId="310524925">
    <w:abstractNumId w:val="33"/>
  </w:num>
  <w:num w:numId="37" w16cid:durableId="840510318">
    <w:abstractNumId w:val="26"/>
  </w:num>
  <w:num w:numId="38" w16cid:durableId="1280599675">
    <w:abstractNumId w:val="9"/>
  </w:num>
  <w:num w:numId="39" w16cid:durableId="1512798929">
    <w:abstractNumId w:val="3"/>
  </w:num>
  <w:num w:numId="40" w16cid:durableId="2095935970">
    <w:abstractNumId w:val="18"/>
  </w:num>
  <w:num w:numId="41" w16cid:durableId="220101942">
    <w:abstractNumId w:val="19"/>
  </w:num>
  <w:num w:numId="42" w16cid:durableId="1046612150">
    <w:abstractNumId w:val="28"/>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l Strahl">
    <w15:presenceInfo w15:providerId="AD" w15:userId="S::kn012@deutsche-boerse.com::d8adfc0a-e079-4623-b2c9-14243dab96ae"/>
  </w15:person>
  <w15:person w15:author="Yigit Gullu">
    <w15:presenceInfo w15:providerId="AD" w15:userId="S::kn794@deutsche-boerse.com::26942bf1-d638-4360-9a6f-1dfc7cdecc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4F6"/>
    <w:rsid w:val="00000140"/>
    <w:rsid w:val="00003716"/>
    <w:rsid w:val="00003B5B"/>
    <w:rsid w:val="00003D25"/>
    <w:rsid w:val="00004E4D"/>
    <w:rsid w:val="00006CF1"/>
    <w:rsid w:val="000071A0"/>
    <w:rsid w:val="00007EBB"/>
    <w:rsid w:val="00011F4B"/>
    <w:rsid w:val="00012AC2"/>
    <w:rsid w:val="00012B05"/>
    <w:rsid w:val="00012F27"/>
    <w:rsid w:val="0001675C"/>
    <w:rsid w:val="00016ABC"/>
    <w:rsid w:val="00021F7A"/>
    <w:rsid w:val="00024898"/>
    <w:rsid w:val="00026BE5"/>
    <w:rsid w:val="00026C16"/>
    <w:rsid w:val="00026EE5"/>
    <w:rsid w:val="00027761"/>
    <w:rsid w:val="00027DFB"/>
    <w:rsid w:val="00030174"/>
    <w:rsid w:val="000302DD"/>
    <w:rsid w:val="00030F65"/>
    <w:rsid w:val="00030FDB"/>
    <w:rsid w:val="00033C8C"/>
    <w:rsid w:val="00035502"/>
    <w:rsid w:val="0003693B"/>
    <w:rsid w:val="00037CBD"/>
    <w:rsid w:val="00040478"/>
    <w:rsid w:val="00041D7C"/>
    <w:rsid w:val="000445E1"/>
    <w:rsid w:val="00045782"/>
    <w:rsid w:val="000459D6"/>
    <w:rsid w:val="000464E6"/>
    <w:rsid w:val="0004697E"/>
    <w:rsid w:val="0004732E"/>
    <w:rsid w:val="000530F2"/>
    <w:rsid w:val="00056715"/>
    <w:rsid w:val="000571B7"/>
    <w:rsid w:val="000602B2"/>
    <w:rsid w:val="00062701"/>
    <w:rsid w:val="000634D8"/>
    <w:rsid w:val="00063E56"/>
    <w:rsid w:val="00064D18"/>
    <w:rsid w:val="00064E6C"/>
    <w:rsid w:val="00065461"/>
    <w:rsid w:val="00065AFF"/>
    <w:rsid w:val="00067956"/>
    <w:rsid w:val="000704DA"/>
    <w:rsid w:val="000722A0"/>
    <w:rsid w:val="00073F42"/>
    <w:rsid w:val="00076A10"/>
    <w:rsid w:val="0007710D"/>
    <w:rsid w:val="00077CCD"/>
    <w:rsid w:val="000820BE"/>
    <w:rsid w:val="00082E07"/>
    <w:rsid w:val="00082EB6"/>
    <w:rsid w:val="000836CE"/>
    <w:rsid w:val="00083D59"/>
    <w:rsid w:val="0008663C"/>
    <w:rsid w:val="0008669C"/>
    <w:rsid w:val="000879DE"/>
    <w:rsid w:val="00092B76"/>
    <w:rsid w:val="00092E16"/>
    <w:rsid w:val="00093A25"/>
    <w:rsid w:val="00097CD2"/>
    <w:rsid w:val="000A0DA7"/>
    <w:rsid w:val="000A1ABC"/>
    <w:rsid w:val="000A29F0"/>
    <w:rsid w:val="000A3094"/>
    <w:rsid w:val="000A4BCF"/>
    <w:rsid w:val="000A4E8D"/>
    <w:rsid w:val="000A6849"/>
    <w:rsid w:val="000B1C2B"/>
    <w:rsid w:val="000B3EEE"/>
    <w:rsid w:val="000B7C35"/>
    <w:rsid w:val="000C0BF4"/>
    <w:rsid w:val="000C4200"/>
    <w:rsid w:val="000C62DB"/>
    <w:rsid w:val="000C6B60"/>
    <w:rsid w:val="000C6C7D"/>
    <w:rsid w:val="000D1136"/>
    <w:rsid w:val="000D234F"/>
    <w:rsid w:val="000D28B8"/>
    <w:rsid w:val="000D3D5E"/>
    <w:rsid w:val="000D4C28"/>
    <w:rsid w:val="000D5137"/>
    <w:rsid w:val="000D5FE7"/>
    <w:rsid w:val="000D64E0"/>
    <w:rsid w:val="000E075A"/>
    <w:rsid w:val="000E21AA"/>
    <w:rsid w:val="000E59C2"/>
    <w:rsid w:val="000E7509"/>
    <w:rsid w:val="000E7F5E"/>
    <w:rsid w:val="000F1118"/>
    <w:rsid w:val="000F195C"/>
    <w:rsid w:val="000F25D9"/>
    <w:rsid w:val="000F36DA"/>
    <w:rsid w:val="000F4252"/>
    <w:rsid w:val="000F57D9"/>
    <w:rsid w:val="000F66A1"/>
    <w:rsid w:val="000F6884"/>
    <w:rsid w:val="000F6CE9"/>
    <w:rsid w:val="000F6E93"/>
    <w:rsid w:val="00101A20"/>
    <w:rsid w:val="00102746"/>
    <w:rsid w:val="00102C6C"/>
    <w:rsid w:val="00104777"/>
    <w:rsid w:val="001054CF"/>
    <w:rsid w:val="00105A88"/>
    <w:rsid w:val="001160CC"/>
    <w:rsid w:val="001178A5"/>
    <w:rsid w:val="001206A3"/>
    <w:rsid w:val="00122206"/>
    <w:rsid w:val="00122E08"/>
    <w:rsid w:val="00125013"/>
    <w:rsid w:val="00132DF4"/>
    <w:rsid w:val="00135494"/>
    <w:rsid w:val="0014288B"/>
    <w:rsid w:val="00144F7C"/>
    <w:rsid w:val="00145BA8"/>
    <w:rsid w:val="0014720D"/>
    <w:rsid w:val="001574DB"/>
    <w:rsid w:val="001602FE"/>
    <w:rsid w:val="00162C72"/>
    <w:rsid w:val="00163ED3"/>
    <w:rsid w:val="00163FF7"/>
    <w:rsid w:val="00164A73"/>
    <w:rsid w:val="0016535A"/>
    <w:rsid w:val="00165598"/>
    <w:rsid w:val="00170043"/>
    <w:rsid w:val="00170CB1"/>
    <w:rsid w:val="001728A1"/>
    <w:rsid w:val="00172DCE"/>
    <w:rsid w:val="00174DBA"/>
    <w:rsid w:val="00176C97"/>
    <w:rsid w:val="00180596"/>
    <w:rsid w:val="00180839"/>
    <w:rsid w:val="0018089E"/>
    <w:rsid w:val="00181848"/>
    <w:rsid w:val="00184C5C"/>
    <w:rsid w:val="00185205"/>
    <w:rsid w:val="00187E02"/>
    <w:rsid w:val="001909A4"/>
    <w:rsid w:val="00190C45"/>
    <w:rsid w:val="0019116F"/>
    <w:rsid w:val="001913C0"/>
    <w:rsid w:val="001920FD"/>
    <w:rsid w:val="0019228E"/>
    <w:rsid w:val="00192E4D"/>
    <w:rsid w:val="0019471C"/>
    <w:rsid w:val="00195480"/>
    <w:rsid w:val="00195DA2"/>
    <w:rsid w:val="001967B7"/>
    <w:rsid w:val="00196AFD"/>
    <w:rsid w:val="00197B15"/>
    <w:rsid w:val="001A0F2E"/>
    <w:rsid w:val="001A232F"/>
    <w:rsid w:val="001A2667"/>
    <w:rsid w:val="001A5CB5"/>
    <w:rsid w:val="001B075C"/>
    <w:rsid w:val="001B0BBD"/>
    <w:rsid w:val="001B123D"/>
    <w:rsid w:val="001B194E"/>
    <w:rsid w:val="001B486A"/>
    <w:rsid w:val="001C5986"/>
    <w:rsid w:val="001D0C4A"/>
    <w:rsid w:val="001D28B9"/>
    <w:rsid w:val="001D4E97"/>
    <w:rsid w:val="001D5EDF"/>
    <w:rsid w:val="001D7DC2"/>
    <w:rsid w:val="001D7E64"/>
    <w:rsid w:val="001D7EAE"/>
    <w:rsid w:val="001E04CC"/>
    <w:rsid w:val="001E0F3A"/>
    <w:rsid w:val="001E3BD1"/>
    <w:rsid w:val="001E43DA"/>
    <w:rsid w:val="001E4951"/>
    <w:rsid w:val="001E4BC3"/>
    <w:rsid w:val="001E78F1"/>
    <w:rsid w:val="001E7F28"/>
    <w:rsid w:val="001F1AEF"/>
    <w:rsid w:val="001F1E60"/>
    <w:rsid w:val="001F204F"/>
    <w:rsid w:val="001F28D2"/>
    <w:rsid w:val="001F5614"/>
    <w:rsid w:val="001F59E7"/>
    <w:rsid w:val="001F6D62"/>
    <w:rsid w:val="00201EB9"/>
    <w:rsid w:val="00202100"/>
    <w:rsid w:val="002051E5"/>
    <w:rsid w:val="00205681"/>
    <w:rsid w:val="002057DF"/>
    <w:rsid w:val="0020785F"/>
    <w:rsid w:val="002108BB"/>
    <w:rsid w:val="002109F8"/>
    <w:rsid w:val="002112F7"/>
    <w:rsid w:val="00212371"/>
    <w:rsid w:val="002136CF"/>
    <w:rsid w:val="00214FCB"/>
    <w:rsid w:val="00216B6E"/>
    <w:rsid w:val="00221338"/>
    <w:rsid w:val="00221DE7"/>
    <w:rsid w:val="0022465C"/>
    <w:rsid w:val="00225B6D"/>
    <w:rsid w:val="00230EF2"/>
    <w:rsid w:val="00231B52"/>
    <w:rsid w:val="002323CD"/>
    <w:rsid w:val="00235713"/>
    <w:rsid w:val="002365CF"/>
    <w:rsid w:val="0024172D"/>
    <w:rsid w:val="00242384"/>
    <w:rsid w:val="0024535A"/>
    <w:rsid w:val="00245DA1"/>
    <w:rsid w:val="00245EC3"/>
    <w:rsid w:val="00246649"/>
    <w:rsid w:val="00250F13"/>
    <w:rsid w:val="00251ADC"/>
    <w:rsid w:val="00253494"/>
    <w:rsid w:val="00254626"/>
    <w:rsid w:val="0025559A"/>
    <w:rsid w:val="002628E4"/>
    <w:rsid w:val="00262B98"/>
    <w:rsid w:val="002637F4"/>
    <w:rsid w:val="0026433C"/>
    <w:rsid w:val="00264C30"/>
    <w:rsid w:val="00264CC3"/>
    <w:rsid w:val="00265034"/>
    <w:rsid w:val="00267766"/>
    <w:rsid w:val="00271F36"/>
    <w:rsid w:val="00272395"/>
    <w:rsid w:val="00272BEE"/>
    <w:rsid w:val="00274524"/>
    <w:rsid w:val="0027510E"/>
    <w:rsid w:val="002756E6"/>
    <w:rsid w:val="00282AA9"/>
    <w:rsid w:val="00287787"/>
    <w:rsid w:val="00290572"/>
    <w:rsid w:val="002919BE"/>
    <w:rsid w:val="00291C1C"/>
    <w:rsid w:val="00291EB0"/>
    <w:rsid w:val="00291F8A"/>
    <w:rsid w:val="00295C8C"/>
    <w:rsid w:val="0029688D"/>
    <w:rsid w:val="00296B67"/>
    <w:rsid w:val="00296FC4"/>
    <w:rsid w:val="002A27DB"/>
    <w:rsid w:val="002A4B67"/>
    <w:rsid w:val="002A5FD4"/>
    <w:rsid w:val="002A72D5"/>
    <w:rsid w:val="002A7B4F"/>
    <w:rsid w:val="002A7C1A"/>
    <w:rsid w:val="002B0476"/>
    <w:rsid w:val="002B0A3A"/>
    <w:rsid w:val="002B2095"/>
    <w:rsid w:val="002B42C3"/>
    <w:rsid w:val="002B4D91"/>
    <w:rsid w:val="002B58B0"/>
    <w:rsid w:val="002B6ABC"/>
    <w:rsid w:val="002C6930"/>
    <w:rsid w:val="002C6EA1"/>
    <w:rsid w:val="002C7C5E"/>
    <w:rsid w:val="002D1101"/>
    <w:rsid w:val="002D1BCF"/>
    <w:rsid w:val="002D3397"/>
    <w:rsid w:val="002D3491"/>
    <w:rsid w:val="002D3B57"/>
    <w:rsid w:val="002D578C"/>
    <w:rsid w:val="002D7860"/>
    <w:rsid w:val="002E0A28"/>
    <w:rsid w:val="002E15EF"/>
    <w:rsid w:val="002E27F0"/>
    <w:rsid w:val="002E2A4F"/>
    <w:rsid w:val="002E34D8"/>
    <w:rsid w:val="002E389B"/>
    <w:rsid w:val="002E41FA"/>
    <w:rsid w:val="002F17A1"/>
    <w:rsid w:val="002F24B7"/>
    <w:rsid w:val="002F301F"/>
    <w:rsid w:val="002F3B1F"/>
    <w:rsid w:val="002F5721"/>
    <w:rsid w:val="002F74F6"/>
    <w:rsid w:val="0030339D"/>
    <w:rsid w:val="0030375A"/>
    <w:rsid w:val="003040FE"/>
    <w:rsid w:val="00305074"/>
    <w:rsid w:val="00305A71"/>
    <w:rsid w:val="00306178"/>
    <w:rsid w:val="00311051"/>
    <w:rsid w:val="0031146D"/>
    <w:rsid w:val="0031263B"/>
    <w:rsid w:val="00314871"/>
    <w:rsid w:val="003159D3"/>
    <w:rsid w:val="003173B2"/>
    <w:rsid w:val="00320C3A"/>
    <w:rsid w:val="00322CF9"/>
    <w:rsid w:val="00323020"/>
    <w:rsid w:val="003250C7"/>
    <w:rsid w:val="00326E1B"/>
    <w:rsid w:val="003328C9"/>
    <w:rsid w:val="003355FF"/>
    <w:rsid w:val="003360B6"/>
    <w:rsid w:val="00336264"/>
    <w:rsid w:val="00337553"/>
    <w:rsid w:val="00341EEB"/>
    <w:rsid w:val="003424E8"/>
    <w:rsid w:val="00342E73"/>
    <w:rsid w:val="00343014"/>
    <w:rsid w:val="003446D2"/>
    <w:rsid w:val="00345905"/>
    <w:rsid w:val="0034671F"/>
    <w:rsid w:val="00351883"/>
    <w:rsid w:val="00351A53"/>
    <w:rsid w:val="00351D43"/>
    <w:rsid w:val="00352EC4"/>
    <w:rsid w:val="0036019D"/>
    <w:rsid w:val="00363DF6"/>
    <w:rsid w:val="0036573A"/>
    <w:rsid w:val="00367ACA"/>
    <w:rsid w:val="0037202C"/>
    <w:rsid w:val="00372CEA"/>
    <w:rsid w:val="00374095"/>
    <w:rsid w:val="00375B6E"/>
    <w:rsid w:val="00383650"/>
    <w:rsid w:val="00383CED"/>
    <w:rsid w:val="00385A02"/>
    <w:rsid w:val="003860B5"/>
    <w:rsid w:val="00387C5E"/>
    <w:rsid w:val="00390728"/>
    <w:rsid w:val="0039527B"/>
    <w:rsid w:val="003952D0"/>
    <w:rsid w:val="003A0619"/>
    <w:rsid w:val="003A32DB"/>
    <w:rsid w:val="003A3D3E"/>
    <w:rsid w:val="003A3EA7"/>
    <w:rsid w:val="003B054B"/>
    <w:rsid w:val="003B0A63"/>
    <w:rsid w:val="003B3A06"/>
    <w:rsid w:val="003B63F6"/>
    <w:rsid w:val="003B682E"/>
    <w:rsid w:val="003C0B69"/>
    <w:rsid w:val="003C0BAD"/>
    <w:rsid w:val="003C0BC6"/>
    <w:rsid w:val="003C51C8"/>
    <w:rsid w:val="003C5409"/>
    <w:rsid w:val="003C597D"/>
    <w:rsid w:val="003C6312"/>
    <w:rsid w:val="003C78FD"/>
    <w:rsid w:val="003D29B3"/>
    <w:rsid w:val="003D2B5A"/>
    <w:rsid w:val="003D4C11"/>
    <w:rsid w:val="003E10B8"/>
    <w:rsid w:val="003E1804"/>
    <w:rsid w:val="003E3FD7"/>
    <w:rsid w:val="003E5C3B"/>
    <w:rsid w:val="003E6C2F"/>
    <w:rsid w:val="003F2F83"/>
    <w:rsid w:val="003F43DB"/>
    <w:rsid w:val="003F70A9"/>
    <w:rsid w:val="00402C1E"/>
    <w:rsid w:val="00404518"/>
    <w:rsid w:val="00405AE0"/>
    <w:rsid w:val="004132AD"/>
    <w:rsid w:val="00414999"/>
    <w:rsid w:val="00415296"/>
    <w:rsid w:val="00415BBE"/>
    <w:rsid w:val="004176C5"/>
    <w:rsid w:val="00420B68"/>
    <w:rsid w:val="0042214F"/>
    <w:rsid w:val="00423677"/>
    <w:rsid w:val="004257CE"/>
    <w:rsid w:val="004257F2"/>
    <w:rsid w:val="00425AEB"/>
    <w:rsid w:val="0042644B"/>
    <w:rsid w:val="004268B3"/>
    <w:rsid w:val="00430683"/>
    <w:rsid w:val="00432341"/>
    <w:rsid w:val="00433558"/>
    <w:rsid w:val="0043362B"/>
    <w:rsid w:val="00434368"/>
    <w:rsid w:val="00434FCE"/>
    <w:rsid w:val="004371A4"/>
    <w:rsid w:val="004402B8"/>
    <w:rsid w:val="00441EBD"/>
    <w:rsid w:val="0044343B"/>
    <w:rsid w:val="0044372A"/>
    <w:rsid w:val="004448B2"/>
    <w:rsid w:val="00447034"/>
    <w:rsid w:val="00450005"/>
    <w:rsid w:val="004503EF"/>
    <w:rsid w:val="00453B39"/>
    <w:rsid w:val="00454456"/>
    <w:rsid w:val="004563FB"/>
    <w:rsid w:val="00457B43"/>
    <w:rsid w:val="00463258"/>
    <w:rsid w:val="00464BAF"/>
    <w:rsid w:val="00466DA3"/>
    <w:rsid w:val="00467E1C"/>
    <w:rsid w:val="00467FB4"/>
    <w:rsid w:val="00473CDF"/>
    <w:rsid w:val="00474AB6"/>
    <w:rsid w:val="0047541F"/>
    <w:rsid w:val="00476933"/>
    <w:rsid w:val="00476DA3"/>
    <w:rsid w:val="0047700B"/>
    <w:rsid w:val="00477474"/>
    <w:rsid w:val="00484F4B"/>
    <w:rsid w:val="004865A1"/>
    <w:rsid w:val="00486E55"/>
    <w:rsid w:val="004933DD"/>
    <w:rsid w:val="004937BE"/>
    <w:rsid w:val="00493D4B"/>
    <w:rsid w:val="00494450"/>
    <w:rsid w:val="00494C66"/>
    <w:rsid w:val="004953F0"/>
    <w:rsid w:val="00495AAF"/>
    <w:rsid w:val="00497207"/>
    <w:rsid w:val="00497871"/>
    <w:rsid w:val="004A09FA"/>
    <w:rsid w:val="004A178C"/>
    <w:rsid w:val="004A7013"/>
    <w:rsid w:val="004B6090"/>
    <w:rsid w:val="004B7A97"/>
    <w:rsid w:val="004C3A6D"/>
    <w:rsid w:val="004C3DC4"/>
    <w:rsid w:val="004C42D0"/>
    <w:rsid w:val="004C49E5"/>
    <w:rsid w:val="004C4CEE"/>
    <w:rsid w:val="004C610C"/>
    <w:rsid w:val="004D1114"/>
    <w:rsid w:val="004D16FC"/>
    <w:rsid w:val="004D2226"/>
    <w:rsid w:val="004D5BDD"/>
    <w:rsid w:val="004D79AD"/>
    <w:rsid w:val="004D7E6D"/>
    <w:rsid w:val="004E0B47"/>
    <w:rsid w:val="004E2863"/>
    <w:rsid w:val="004E3487"/>
    <w:rsid w:val="004E3BD4"/>
    <w:rsid w:val="004E5F55"/>
    <w:rsid w:val="004E7ADF"/>
    <w:rsid w:val="004E7B55"/>
    <w:rsid w:val="004F026D"/>
    <w:rsid w:val="004F39B4"/>
    <w:rsid w:val="004F5935"/>
    <w:rsid w:val="004F6B58"/>
    <w:rsid w:val="004F7374"/>
    <w:rsid w:val="004F7CAB"/>
    <w:rsid w:val="005007ED"/>
    <w:rsid w:val="0050126F"/>
    <w:rsid w:val="00501CBD"/>
    <w:rsid w:val="0050462A"/>
    <w:rsid w:val="005059D5"/>
    <w:rsid w:val="00506B46"/>
    <w:rsid w:val="005105D9"/>
    <w:rsid w:val="005114C6"/>
    <w:rsid w:val="00511C46"/>
    <w:rsid w:val="00512B3F"/>
    <w:rsid w:val="005131D9"/>
    <w:rsid w:val="00513E31"/>
    <w:rsid w:val="00520231"/>
    <w:rsid w:val="00520BBB"/>
    <w:rsid w:val="00522B88"/>
    <w:rsid w:val="00523D21"/>
    <w:rsid w:val="00523E9A"/>
    <w:rsid w:val="0052443E"/>
    <w:rsid w:val="00524EE7"/>
    <w:rsid w:val="00526882"/>
    <w:rsid w:val="005276E2"/>
    <w:rsid w:val="00527903"/>
    <w:rsid w:val="00531448"/>
    <w:rsid w:val="0053286B"/>
    <w:rsid w:val="0053403C"/>
    <w:rsid w:val="00535F06"/>
    <w:rsid w:val="0053663E"/>
    <w:rsid w:val="00537927"/>
    <w:rsid w:val="00546843"/>
    <w:rsid w:val="005470E8"/>
    <w:rsid w:val="00547A95"/>
    <w:rsid w:val="00551BA3"/>
    <w:rsid w:val="005528F2"/>
    <w:rsid w:val="00552E94"/>
    <w:rsid w:val="00553A31"/>
    <w:rsid w:val="00553C50"/>
    <w:rsid w:val="0055562B"/>
    <w:rsid w:val="00556A20"/>
    <w:rsid w:val="00556E28"/>
    <w:rsid w:val="00560483"/>
    <w:rsid w:val="0056054A"/>
    <w:rsid w:val="00560B2A"/>
    <w:rsid w:val="00561993"/>
    <w:rsid w:val="00561ECE"/>
    <w:rsid w:val="00566215"/>
    <w:rsid w:val="00566893"/>
    <w:rsid w:val="00566A17"/>
    <w:rsid w:val="005677C7"/>
    <w:rsid w:val="00570160"/>
    <w:rsid w:val="0057260E"/>
    <w:rsid w:val="0057282E"/>
    <w:rsid w:val="00572AA3"/>
    <w:rsid w:val="00575D16"/>
    <w:rsid w:val="00577AF1"/>
    <w:rsid w:val="00580398"/>
    <w:rsid w:val="005803D1"/>
    <w:rsid w:val="00580703"/>
    <w:rsid w:val="00581B28"/>
    <w:rsid w:val="00581CC2"/>
    <w:rsid w:val="00583EA0"/>
    <w:rsid w:val="005867B4"/>
    <w:rsid w:val="0058692C"/>
    <w:rsid w:val="00591989"/>
    <w:rsid w:val="0059360C"/>
    <w:rsid w:val="00595264"/>
    <w:rsid w:val="005955C0"/>
    <w:rsid w:val="005964E0"/>
    <w:rsid w:val="005A1C46"/>
    <w:rsid w:val="005A3493"/>
    <w:rsid w:val="005A354E"/>
    <w:rsid w:val="005A4A1A"/>
    <w:rsid w:val="005A6BC8"/>
    <w:rsid w:val="005A74B0"/>
    <w:rsid w:val="005A7B5C"/>
    <w:rsid w:val="005B2A67"/>
    <w:rsid w:val="005B43FE"/>
    <w:rsid w:val="005B5E52"/>
    <w:rsid w:val="005C138B"/>
    <w:rsid w:val="005C1E1A"/>
    <w:rsid w:val="005C4268"/>
    <w:rsid w:val="005C54F5"/>
    <w:rsid w:val="005C6D01"/>
    <w:rsid w:val="005C7361"/>
    <w:rsid w:val="005D2C96"/>
    <w:rsid w:val="005D45EE"/>
    <w:rsid w:val="005D4FB6"/>
    <w:rsid w:val="005D50BA"/>
    <w:rsid w:val="005D7321"/>
    <w:rsid w:val="005D74EB"/>
    <w:rsid w:val="005E0CAF"/>
    <w:rsid w:val="005E187A"/>
    <w:rsid w:val="005E1DF6"/>
    <w:rsid w:val="005E2538"/>
    <w:rsid w:val="005E31EF"/>
    <w:rsid w:val="005E34AD"/>
    <w:rsid w:val="005E3F88"/>
    <w:rsid w:val="005E449F"/>
    <w:rsid w:val="005E6410"/>
    <w:rsid w:val="005F0C75"/>
    <w:rsid w:val="005F149A"/>
    <w:rsid w:val="005F1A30"/>
    <w:rsid w:val="005F2808"/>
    <w:rsid w:val="005F6168"/>
    <w:rsid w:val="005F754C"/>
    <w:rsid w:val="00600119"/>
    <w:rsid w:val="0060191B"/>
    <w:rsid w:val="00607E14"/>
    <w:rsid w:val="00611040"/>
    <w:rsid w:val="00611826"/>
    <w:rsid w:val="006118CE"/>
    <w:rsid w:val="0061424A"/>
    <w:rsid w:val="006158F1"/>
    <w:rsid w:val="00620709"/>
    <w:rsid w:val="0062135D"/>
    <w:rsid w:val="00622B71"/>
    <w:rsid w:val="006232B8"/>
    <w:rsid w:val="00624C3E"/>
    <w:rsid w:val="00626891"/>
    <w:rsid w:val="00626FD4"/>
    <w:rsid w:val="006340E5"/>
    <w:rsid w:val="00634A2D"/>
    <w:rsid w:val="006358EA"/>
    <w:rsid w:val="00635AB0"/>
    <w:rsid w:val="00635FC1"/>
    <w:rsid w:val="00637B7E"/>
    <w:rsid w:val="00637DC9"/>
    <w:rsid w:val="00640D81"/>
    <w:rsid w:val="0064347D"/>
    <w:rsid w:val="00643897"/>
    <w:rsid w:val="00644F86"/>
    <w:rsid w:val="006515DC"/>
    <w:rsid w:val="006520CD"/>
    <w:rsid w:val="00660E10"/>
    <w:rsid w:val="00662CD9"/>
    <w:rsid w:val="00663D6C"/>
    <w:rsid w:val="00665447"/>
    <w:rsid w:val="006659D8"/>
    <w:rsid w:val="0066625D"/>
    <w:rsid w:val="00666C06"/>
    <w:rsid w:val="00670012"/>
    <w:rsid w:val="00670C37"/>
    <w:rsid w:val="006714B4"/>
    <w:rsid w:val="006729A8"/>
    <w:rsid w:val="006735BD"/>
    <w:rsid w:val="006766AA"/>
    <w:rsid w:val="006806B4"/>
    <w:rsid w:val="006810AB"/>
    <w:rsid w:val="006825BA"/>
    <w:rsid w:val="00682AFF"/>
    <w:rsid w:val="00684439"/>
    <w:rsid w:val="00685E12"/>
    <w:rsid w:val="0068679C"/>
    <w:rsid w:val="00687D4B"/>
    <w:rsid w:val="006902CE"/>
    <w:rsid w:val="00692770"/>
    <w:rsid w:val="00693C28"/>
    <w:rsid w:val="006A548C"/>
    <w:rsid w:val="006A6365"/>
    <w:rsid w:val="006B0B3B"/>
    <w:rsid w:val="006B415C"/>
    <w:rsid w:val="006B59C3"/>
    <w:rsid w:val="006B60CD"/>
    <w:rsid w:val="006B735E"/>
    <w:rsid w:val="006C1172"/>
    <w:rsid w:val="006C40B3"/>
    <w:rsid w:val="006C5736"/>
    <w:rsid w:val="006C6B1A"/>
    <w:rsid w:val="006D1225"/>
    <w:rsid w:val="006D233D"/>
    <w:rsid w:val="006D2B79"/>
    <w:rsid w:val="006D2ECE"/>
    <w:rsid w:val="006E0206"/>
    <w:rsid w:val="006E02E2"/>
    <w:rsid w:val="006E0B60"/>
    <w:rsid w:val="006E170C"/>
    <w:rsid w:val="006E262F"/>
    <w:rsid w:val="006E2D11"/>
    <w:rsid w:val="006E4390"/>
    <w:rsid w:val="006E5250"/>
    <w:rsid w:val="006E72BF"/>
    <w:rsid w:val="006E74F1"/>
    <w:rsid w:val="006E7BC8"/>
    <w:rsid w:val="006F0BFC"/>
    <w:rsid w:val="006F25CA"/>
    <w:rsid w:val="006F28DF"/>
    <w:rsid w:val="006F2A56"/>
    <w:rsid w:val="006F2FE2"/>
    <w:rsid w:val="006F36EF"/>
    <w:rsid w:val="006F3CBD"/>
    <w:rsid w:val="006F4DCF"/>
    <w:rsid w:val="006F59DE"/>
    <w:rsid w:val="006F5EB5"/>
    <w:rsid w:val="006F68FB"/>
    <w:rsid w:val="006F691D"/>
    <w:rsid w:val="00700F18"/>
    <w:rsid w:val="0070187A"/>
    <w:rsid w:val="00701C43"/>
    <w:rsid w:val="007045AA"/>
    <w:rsid w:val="00706498"/>
    <w:rsid w:val="00712E45"/>
    <w:rsid w:val="00714F72"/>
    <w:rsid w:val="00715C0A"/>
    <w:rsid w:val="00715C20"/>
    <w:rsid w:val="00716D9C"/>
    <w:rsid w:val="00721223"/>
    <w:rsid w:val="00721744"/>
    <w:rsid w:val="0072206B"/>
    <w:rsid w:val="00722989"/>
    <w:rsid w:val="00723D43"/>
    <w:rsid w:val="00724ECB"/>
    <w:rsid w:val="007257EE"/>
    <w:rsid w:val="00727EFA"/>
    <w:rsid w:val="0073035F"/>
    <w:rsid w:val="00731D7C"/>
    <w:rsid w:val="00732AE8"/>
    <w:rsid w:val="00734FCE"/>
    <w:rsid w:val="00735A46"/>
    <w:rsid w:val="00742D58"/>
    <w:rsid w:val="00744550"/>
    <w:rsid w:val="00745D61"/>
    <w:rsid w:val="007471FE"/>
    <w:rsid w:val="00753400"/>
    <w:rsid w:val="00754919"/>
    <w:rsid w:val="00755304"/>
    <w:rsid w:val="00756050"/>
    <w:rsid w:val="00757878"/>
    <w:rsid w:val="0076114C"/>
    <w:rsid w:val="00762863"/>
    <w:rsid w:val="00762BFF"/>
    <w:rsid w:val="00762ED8"/>
    <w:rsid w:val="007634DF"/>
    <w:rsid w:val="00764C68"/>
    <w:rsid w:val="00766F44"/>
    <w:rsid w:val="00767C71"/>
    <w:rsid w:val="00772CE6"/>
    <w:rsid w:val="00776EDE"/>
    <w:rsid w:val="00780087"/>
    <w:rsid w:val="00783256"/>
    <w:rsid w:val="00785A29"/>
    <w:rsid w:val="00787DA3"/>
    <w:rsid w:val="007903F4"/>
    <w:rsid w:val="0079085A"/>
    <w:rsid w:val="00792629"/>
    <w:rsid w:val="007A1E5F"/>
    <w:rsid w:val="007A6B77"/>
    <w:rsid w:val="007A7E8D"/>
    <w:rsid w:val="007B00F7"/>
    <w:rsid w:val="007B4E45"/>
    <w:rsid w:val="007B5656"/>
    <w:rsid w:val="007B5B17"/>
    <w:rsid w:val="007B74C6"/>
    <w:rsid w:val="007B7643"/>
    <w:rsid w:val="007B7FD2"/>
    <w:rsid w:val="007C52D5"/>
    <w:rsid w:val="007C5657"/>
    <w:rsid w:val="007C61E6"/>
    <w:rsid w:val="007C64A1"/>
    <w:rsid w:val="007C6D01"/>
    <w:rsid w:val="007D077B"/>
    <w:rsid w:val="007D1329"/>
    <w:rsid w:val="007D2198"/>
    <w:rsid w:val="007D2DEA"/>
    <w:rsid w:val="007D538C"/>
    <w:rsid w:val="007D5A3E"/>
    <w:rsid w:val="007D6289"/>
    <w:rsid w:val="007E02E0"/>
    <w:rsid w:val="007E15F5"/>
    <w:rsid w:val="007E4CF8"/>
    <w:rsid w:val="007E5CF1"/>
    <w:rsid w:val="007F0430"/>
    <w:rsid w:val="007F42EF"/>
    <w:rsid w:val="007F537D"/>
    <w:rsid w:val="007F792E"/>
    <w:rsid w:val="007F79CC"/>
    <w:rsid w:val="0080015E"/>
    <w:rsid w:val="00805A07"/>
    <w:rsid w:val="00807B6B"/>
    <w:rsid w:val="00810E56"/>
    <w:rsid w:val="00811260"/>
    <w:rsid w:val="00815FF4"/>
    <w:rsid w:val="00816D4E"/>
    <w:rsid w:val="00817195"/>
    <w:rsid w:val="0082063F"/>
    <w:rsid w:val="008213A2"/>
    <w:rsid w:val="0082619C"/>
    <w:rsid w:val="00826E58"/>
    <w:rsid w:val="00827F25"/>
    <w:rsid w:val="0083099A"/>
    <w:rsid w:val="00831361"/>
    <w:rsid w:val="00834047"/>
    <w:rsid w:val="0083624B"/>
    <w:rsid w:val="00841CDC"/>
    <w:rsid w:val="00844C64"/>
    <w:rsid w:val="008507C8"/>
    <w:rsid w:val="0085220E"/>
    <w:rsid w:val="00854084"/>
    <w:rsid w:val="0086308F"/>
    <w:rsid w:val="008639B4"/>
    <w:rsid w:val="00866979"/>
    <w:rsid w:val="00867AEA"/>
    <w:rsid w:val="0087163D"/>
    <w:rsid w:val="00873722"/>
    <w:rsid w:val="008759A8"/>
    <w:rsid w:val="00876912"/>
    <w:rsid w:val="008A3A3B"/>
    <w:rsid w:val="008A3F96"/>
    <w:rsid w:val="008A3FEC"/>
    <w:rsid w:val="008A518F"/>
    <w:rsid w:val="008A6198"/>
    <w:rsid w:val="008A65BD"/>
    <w:rsid w:val="008A6B01"/>
    <w:rsid w:val="008B08F1"/>
    <w:rsid w:val="008B163D"/>
    <w:rsid w:val="008B239A"/>
    <w:rsid w:val="008B2FB1"/>
    <w:rsid w:val="008B3A3E"/>
    <w:rsid w:val="008B3F17"/>
    <w:rsid w:val="008B486D"/>
    <w:rsid w:val="008B54B1"/>
    <w:rsid w:val="008C3011"/>
    <w:rsid w:val="008C3561"/>
    <w:rsid w:val="008C579C"/>
    <w:rsid w:val="008C5839"/>
    <w:rsid w:val="008C6ACB"/>
    <w:rsid w:val="008D02B2"/>
    <w:rsid w:val="008D0469"/>
    <w:rsid w:val="008D2825"/>
    <w:rsid w:val="008D2E2A"/>
    <w:rsid w:val="008D3F98"/>
    <w:rsid w:val="008D48A2"/>
    <w:rsid w:val="008D5CC4"/>
    <w:rsid w:val="008D6943"/>
    <w:rsid w:val="008D69E2"/>
    <w:rsid w:val="008D73F2"/>
    <w:rsid w:val="008E06F7"/>
    <w:rsid w:val="008E25A3"/>
    <w:rsid w:val="008E4009"/>
    <w:rsid w:val="008E4286"/>
    <w:rsid w:val="008E4797"/>
    <w:rsid w:val="008E69E0"/>
    <w:rsid w:val="008F0E53"/>
    <w:rsid w:val="008F1B93"/>
    <w:rsid w:val="008F2D4C"/>
    <w:rsid w:val="008F3775"/>
    <w:rsid w:val="008F3D94"/>
    <w:rsid w:val="008F3F10"/>
    <w:rsid w:val="008F5FB0"/>
    <w:rsid w:val="008F6AC4"/>
    <w:rsid w:val="009012A6"/>
    <w:rsid w:val="00901C95"/>
    <w:rsid w:val="00901F93"/>
    <w:rsid w:val="00902A09"/>
    <w:rsid w:val="00904FEA"/>
    <w:rsid w:val="009053D4"/>
    <w:rsid w:val="00906AD6"/>
    <w:rsid w:val="00907FDB"/>
    <w:rsid w:val="00911C86"/>
    <w:rsid w:val="0091220F"/>
    <w:rsid w:val="0091260E"/>
    <w:rsid w:val="00914F48"/>
    <w:rsid w:val="00916042"/>
    <w:rsid w:val="00916331"/>
    <w:rsid w:val="00920F5B"/>
    <w:rsid w:val="00922C75"/>
    <w:rsid w:val="00923073"/>
    <w:rsid w:val="00924B7B"/>
    <w:rsid w:val="0092669C"/>
    <w:rsid w:val="00932391"/>
    <w:rsid w:val="00932961"/>
    <w:rsid w:val="00932AD2"/>
    <w:rsid w:val="00934060"/>
    <w:rsid w:val="00934EE2"/>
    <w:rsid w:val="009357B7"/>
    <w:rsid w:val="0093636E"/>
    <w:rsid w:val="009406A6"/>
    <w:rsid w:val="00940E3F"/>
    <w:rsid w:val="00944980"/>
    <w:rsid w:val="00944DCA"/>
    <w:rsid w:val="00946880"/>
    <w:rsid w:val="00946D52"/>
    <w:rsid w:val="00947485"/>
    <w:rsid w:val="009479B2"/>
    <w:rsid w:val="00950782"/>
    <w:rsid w:val="00952537"/>
    <w:rsid w:val="00953DFB"/>
    <w:rsid w:val="00954525"/>
    <w:rsid w:val="00957B14"/>
    <w:rsid w:val="00957F3E"/>
    <w:rsid w:val="0096017E"/>
    <w:rsid w:val="00961995"/>
    <w:rsid w:val="00963EBF"/>
    <w:rsid w:val="0096457E"/>
    <w:rsid w:val="00967335"/>
    <w:rsid w:val="00970BC8"/>
    <w:rsid w:val="00973A1C"/>
    <w:rsid w:val="00980191"/>
    <w:rsid w:val="00980511"/>
    <w:rsid w:val="00983D77"/>
    <w:rsid w:val="00984234"/>
    <w:rsid w:val="0098765D"/>
    <w:rsid w:val="00990074"/>
    <w:rsid w:val="009902DE"/>
    <w:rsid w:val="00990B15"/>
    <w:rsid w:val="00991682"/>
    <w:rsid w:val="0099476A"/>
    <w:rsid w:val="00995894"/>
    <w:rsid w:val="00996C30"/>
    <w:rsid w:val="00996EFA"/>
    <w:rsid w:val="00997146"/>
    <w:rsid w:val="0099754E"/>
    <w:rsid w:val="00997BF3"/>
    <w:rsid w:val="009A0092"/>
    <w:rsid w:val="009A11FB"/>
    <w:rsid w:val="009A1E1E"/>
    <w:rsid w:val="009A2A8A"/>
    <w:rsid w:val="009A3521"/>
    <w:rsid w:val="009A6FFB"/>
    <w:rsid w:val="009A7B6F"/>
    <w:rsid w:val="009B0380"/>
    <w:rsid w:val="009B07DD"/>
    <w:rsid w:val="009B0C25"/>
    <w:rsid w:val="009B2A4A"/>
    <w:rsid w:val="009B2CB0"/>
    <w:rsid w:val="009B3F02"/>
    <w:rsid w:val="009B4E4D"/>
    <w:rsid w:val="009B5900"/>
    <w:rsid w:val="009B5EF5"/>
    <w:rsid w:val="009C1CBF"/>
    <w:rsid w:val="009C646E"/>
    <w:rsid w:val="009C6F31"/>
    <w:rsid w:val="009D523B"/>
    <w:rsid w:val="009D79BB"/>
    <w:rsid w:val="009E34EF"/>
    <w:rsid w:val="009E3D4B"/>
    <w:rsid w:val="009E4AE1"/>
    <w:rsid w:val="009E50E3"/>
    <w:rsid w:val="009E54EF"/>
    <w:rsid w:val="009E5806"/>
    <w:rsid w:val="009E6620"/>
    <w:rsid w:val="009E7946"/>
    <w:rsid w:val="009F2092"/>
    <w:rsid w:val="009F6E51"/>
    <w:rsid w:val="00A00F8F"/>
    <w:rsid w:val="00A01D5A"/>
    <w:rsid w:val="00A02180"/>
    <w:rsid w:val="00A0278B"/>
    <w:rsid w:val="00A037CE"/>
    <w:rsid w:val="00A06E78"/>
    <w:rsid w:val="00A07B2C"/>
    <w:rsid w:val="00A07D6A"/>
    <w:rsid w:val="00A12D35"/>
    <w:rsid w:val="00A149E9"/>
    <w:rsid w:val="00A14DC2"/>
    <w:rsid w:val="00A15AAE"/>
    <w:rsid w:val="00A208A7"/>
    <w:rsid w:val="00A20948"/>
    <w:rsid w:val="00A220C5"/>
    <w:rsid w:val="00A22436"/>
    <w:rsid w:val="00A22FC7"/>
    <w:rsid w:val="00A23085"/>
    <w:rsid w:val="00A2763A"/>
    <w:rsid w:val="00A301CB"/>
    <w:rsid w:val="00A30380"/>
    <w:rsid w:val="00A30ADA"/>
    <w:rsid w:val="00A31D8B"/>
    <w:rsid w:val="00A32AEB"/>
    <w:rsid w:val="00A334D9"/>
    <w:rsid w:val="00A33ADA"/>
    <w:rsid w:val="00A3493B"/>
    <w:rsid w:val="00A41327"/>
    <w:rsid w:val="00A41443"/>
    <w:rsid w:val="00A4218B"/>
    <w:rsid w:val="00A44C56"/>
    <w:rsid w:val="00A456BA"/>
    <w:rsid w:val="00A45CC7"/>
    <w:rsid w:val="00A500FB"/>
    <w:rsid w:val="00A50F12"/>
    <w:rsid w:val="00A52A41"/>
    <w:rsid w:val="00A5326B"/>
    <w:rsid w:val="00A548EA"/>
    <w:rsid w:val="00A54E56"/>
    <w:rsid w:val="00A55DE5"/>
    <w:rsid w:val="00A60909"/>
    <w:rsid w:val="00A62889"/>
    <w:rsid w:val="00A637EC"/>
    <w:rsid w:val="00A65F43"/>
    <w:rsid w:val="00A678A8"/>
    <w:rsid w:val="00A718CB"/>
    <w:rsid w:val="00A71B68"/>
    <w:rsid w:val="00A71F34"/>
    <w:rsid w:val="00A72C89"/>
    <w:rsid w:val="00A7356A"/>
    <w:rsid w:val="00A73B6F"/>
    <w:rsid w:val="00A7531B"/>
    <w:rsid w:val="00A7753B"/>
    <w:rsid w:val="00A776DA"/>
    <w:rsid w:val="00A80620"/>
    <w:rsid w:val="00A84E7C"/>
    <w:rsid w:val="00A85B85"/>
    <w:rsid w:val="00A86CB3"/>
    <w:rsid w:val="00A86CDB"/>
    <w:rsid w:val="00A87F99"/>
    <w:rsid w:val="00A92500"/>
    <w:rsid w:val="00A927FF"/>
    <w:rsid w:val="00A92DC6"/>
    <w:rsid w:val="00AA1367"/>
    <w:rsid w:val="00AA142D"/>
    <w:rsid w:val="00AA20B4"/>
    <w:rsid w:val="00AA2DF9"/>
    <w:rsid w:val="00AA4BEC"/>
    <w:rsid w:val="00AA5391"/>
    <w:rsid w:val="00AA56EF"/>
    <w:rsid w:val="00AA6E30"/>
    <w:rsid w:val="00AB002A"/>
    <w:rsid w:val="00AB1CFC"/>
    <w:rsid w:val="00AB33B9"/>
    <w:rsid w:val="00AB3BFB"/>
    <w:rsid w:val="00AB54A2"/>
    <w:rsid w:val="00AB79FC"/>
    <w:rsid w:val="00AC36D8"/>
    <w:rsid w:val="00AC589B"/>
    <w:rsid w:val="00AD14F0"/>
    <w:rsid w:val="00AD2BC0"/>
    <w:rsid w:val="00AD36B8"/>
    <w:rsid w:val="00AD49F7"/>
    <w:rsid w:val="00AD5C0A"/>
    <w:rsid w:val="00AD5D44"/>
    <w:rsid w:val="00AD5FA5"/>
    <w:rsid w:val="00AE115D"/>
    <w:rsid w:val="00AE6641"/>
    <w:rsid w:val="00AE7B89"/>
    <w:rsid w:val="00AF1252"/>
    <w:rsid w:val="00AF27F0"/>
    <w:rsid w:val="00AF4695"/>
    <w:rsid w:val="00AF4D6E"/>
    <w:rsid w:val="00B006B6"/>
    <w:rsid w:val="00B0157A"/>
    <w:rsid w:val="00B0237B"/>
    <w:rsid w:val="00B03852"/>
    <w:rsid w:val="00B0391F"/>
    <w:rsid w:val="00B05112"/>
    <w:rsid w:val="00B05CF4"/>
    <w:rsid w:val="00B074E3"/>
    <w:rsid w:val="00B10752"/>
    <w:rsid w:val="00B114F0"/>
    <w:rsid w:val="00B131BE"/>
    <w:rsid w:val="00B1445E"/>
    <w:rsid w:val="00B15C59"/>
    <w:rsid w:val="00B1621D"/>
    <w:rsid w:val="00B208CB"/>
    <w:rsid w:val="00B22C51"/>
    <w:rsid w:val="00B232EB"/>
    <w:rsid w:val="00B24424"/>
    <w:rsid w:val="00B24D5C"/>
    <w:rsid w:val="00B260F6"/>
    <w:rsid w:val="00B26863"/>
    <w:rsid w:val="00B27A0A"/>
    <w:rsid w:val="00B331D6"/>
    <w:rsid w:val="00B35C21"/>
    <w:rsid w:val="00B36084"/>
    <w:rsid w:val="00B37256"/>
    <w:rsid w:val="00B37F69"/>
    <w:rsid w:val="00B40ED1"/>
    <w:rsid w:val="00B40F34"/>
    <w:rsid w:val="00B42B2D"/>
    <w:rsid w:val="00B44C31"/>
    <w:rsid w:val="00B44C68"/>
    <w:rsid w:val="00B44CBC"/>
    <w:rsid w:val="00B44F69"/>
    <w:rsid w:val="00B467A5"/>
    <w:rsid w:val="00B50623"/>
    <w:rsid w:val="00B5317E"/>
    <w:rsid w:val="00B53A93"/>
    <w:rsid w:val="00B54B97"/>
    <w:rsid w:val="00B61E9A"/>
    <w:rsid w:val="00B62953"/>
    <w:rsid w:val="00B62DCD"/>
    <w:rsid w:val="00B670C9"/>
    <w:rsid w:val="00B67489"/>
    <w:rsid w:val="00B70308"/>
    <w:rsid w:val="00B70BE0"/>
    <w:rsid w:val="00B7261A"/>
    <w:rsid w:val="00B73D37"/>
    <w:rsid w:val="00B746D7"/>
    <w:rsid w:val="00B757FE"/>
    <w:rsid w:val="00B771DB"/>
    <w:rsid w:val="00B80E24"/>
    <w:rsid w:val="00B822F2"/>
    <w:rsid w:val="00B83077"/>
    <w:rsid w:val="00B84D97"/>
    <w:rsid w:val="00B85011"/>
    <w:rsid w:val="00B85D22"/>
    <w:rsid w:val="00B878B1"/>
    <w:rsid w:val="00B90BF1"/>
    <w:rsid w:val="00B9279C"/>
    <w:rsid w:val="00B92E3E"/>
    <w:rsid w:val="00B9326B"/>
    <w:rsid w:val="00B95DC0"/>
    <w:rsid w:val="00BA0617"/>
    <w:rsid w:val="00BA07E2"/>
    <w:rsid w:val="00BA182A"/>
    <w:rsid w:val="00BA2445"/>
    <w:rsid w:val="00BA442F"/>
    <w:rsid w:val="00BA4EFF"/>
    <w:rsid w:val="00BA5575"/>
    <w:rsid w:val="00BA5DF0"/>
    <w:rsid w:val="00BA7F97"/>
    <w:rsid w:val="00BB06C7"/>
    <w:rsid w:val="00BB3E4F"/>
    <w:rsid w:val="00BB6A9F"/>
    <w:rsid w:val="00BC2DC7"/>
    <w:rsid w:val="00BC4CD8"/>
    <w:rsid w:val="00BC59BC"/>
    <w:rsid w:val="00BC6ABB"/>
    <w:rsid w:val="00BC7208"/>
    <w:rsid w:val="00BD1B99"/>
    <w:rsid w:val="00BD1E0C"/>
    <w:rsid w:val="00BD2352"/>
    <w:rsid w:val="00BD3B2F"/>
    <w:rsid w:val="00BD3F90"/>
    <w:rsid w:val="00BD40DB"/>
    <w:rsid w:val="00BD5155"/>
    <w:rsid w:val="00BD6F70"/>
    <w:rsid w:val="00BD76AD"/>
    <w:rsid w:val="00BE06C3"/>
    <w:rsid w:val="00BE0800"/>
    <w:rsid w:val="00BE39C8"/>
    <w:rsid w:val="00BE65AE"/>
    <w:rsid w:val="00BE74F1"/>
    <w:rsid w:val="00BF1BE1"/>
    <w:rsid w:val="00BF356F"/>
    <w:rsid w:val="00BF40FE"/>
    <w:rsid w:val="00BF6F3D"/>
    <w:rsid w:val="00C02B76"/>
    <w:rsid w:val="00C02DBA"/>
    <w:rsid w:val="00C031D6"/>
    <w:rsid w:val="00C03735"/>
    <w:rsid w:val="00C03A4D"/>
    <w:rsid w:val="00C04EC2"/>
    <w:rsid w:val="00C05362"/>
    <w:rsid w:val="00C068CF"/>
    <w:rsid w:val="00C07D7D"/>
    <w:rsid w:val="00C118F7"/>
    <w:rsid w:val="00C11A12"/>
    <w:rsid w:val="00C131E6"/>
    <w:rsid w:val="00C15343"/>
    <w:rsid w:val="00C16358"/>
    <w:rsid w:val="00C16639"/>
    <w:rsid w:val="00C21D90"/>
    <w:rsid w:val="00C22357"/>
    <w:rsid w:val="00C2301E"/>
    <w:rsid w:val="00C2405C"/>
    <w:rsid w:val="00C2501E"/>
    <w:rsid w:val="00C3043F"/>
    <w:rsid w:val="00C3178B"/>
    <w:rsid w:val="00C349D7"/>
    <w:rsid w:val="00C4248D"/>
    <w:rsid w:val="00C4425E"/>
    <w:rsid w:val="00C44324"/>
    <w:rsid w:val="00C46AFF"/>
    <w:rsid w:val="00C51616"/>
    <w:rsid w:val="00C530D9"/>
    <w:rsid w:val="00C6241F"/>
    <w:rsid w:val="00C66D87"/>
    <w:rsid w:val="00C6BA6C"/>
    <w:rsid w:val="00C70118"/>
    <w:rsid w:val="00C702B6"/>
    <w:rsid w:val="00C76320"/>
    <w:rsid w:val="00C81BF6"/>
    <w:rsid w:val="00C841FD"/>
    <w:rsid w:val="00C85A8A"/>
    <w:rsid w:val="00C90ABD"/>
    <w:rsid w:val="00C91382"/>
    <w:rsid w:val="00C960A1"/>
    <w:rsid w:val="00CA1549"/>
    <w:rsid w:val="00CA420C"/>
    <w:rsid w:val="00CA481B"/>
    <w:rsid w:val="00CA6218"/>
    <w:rsid w:val="00CB0715"/>
    <w:rsid w:val="00CB0E52"/>
    <w:rsid w:val="00CB1885"/>
    <w:rsid w:val="00CB1A12"/>
    <w:rsid w:val="00CB280F"/>
    <w:rsid w:val="00CB6561"/>
    <w:rsid w:val="00CB75AF"/>
    <w:rsid w:val="00CB77D0"/>
    <w:rsid w:val="00CB78F9"/>
    <w:rsid w:val="00CC1E2A"/>
    <w:rsid w:val="00CC21ED"/>
    <w:rsid w:val="00CC38DA"/>
    <w:rsid w:val="00CC48D0"/>
    <w:rsid w:val="00CC49A6"/>
    <w:rsid w:val="00CC511C"/>
    <w:rsid w:val="00CC5798"/>
    <w:rsid w:val="00CD13BD"/>
    <w:rsid w:val="00CD2482"/>
    <w:rsid w:val="00CD2C08"/>
    <w:rsid w:val="00CD752C"/>
    <w:rsid w:val="00CD7764"/>
    <w:rsid w:val="00CD7F2B"/>
    <w:rsid w:val="00CE129F"/>
    <w:rsid w:val="00CE3102"/>
    <w:rsid w:val="00CE3731"/>
    <w:rsid w:val="00CE47D8"/>
    <w:rsid w:val="00CE52CB"/>
    <w:rsid w:val="00CE57E3"/>
    <w:rsid w:val="00CE59EB"/>
    <w:rsid w:val="00CE6951"/>
    <w:rsid w:val="00CF1E14"/>
    <w:rsid w:val="00CF2E4B"/>
    <w:rsid w:val="00CF3343"/>
    <w:rsid w:val="00CF3802"/>
    <w:rsid w:val="00CF428B"/>
    <w:rsid w:val="00CF4C7B"/>
    <w:rsid w:val="00CF50EB"/>
    <w:rsid w:val="00CF74BE"/>
    <w:rsid w:val="00D00C48"/>
    <w:rsid w:val="00D028C8"/>
    <w:rsid w:val="00D0333E"/>
    <w:rsid w:val="00D05404"/>
    <w:rsid w:val="00D06F4D"/>
    <w:rsid w:val="00D10148"/>
    <w:rsid w:val="00D10F3F"/>
    <w:rsid w:val="00D13272"/>
    <w:rsid w:val="00D1332C"/>
    <w:rsid w:val="00D1357D"/>
    <w:rsid w:val="00D13D80"/>
    <w:rsid w:val="00D14095"/>
    <w:rsid w:val="00D178BF"/>
    <w:rsid w:val="00D20066"/>
    <w:rsid w:val="00D22C1A"/>
    <w:rsid w:val="00D257A3"/>
    <w:rsid w:val="00D30171"/>
    <w:rsid w:val="00D302AA"/>
    <w:rsid w:val="00D31C9A"/>
    <w:rsid w:val="00D32BB6"/>
    <w:rsid w:val="00D34051"/>
    <w:rsid w:val="00D34373"/>
    <w:rsid w:val="00D34579"/>
    <w:rsid w:val="00D3513A"/>
    <w:rsid w:val="00D35BC5"/>
    <w:rsid w:val="00D420BF"/>
    <w:rsid w:val="00D43C8E"/>
    <w:rsid w:val="00D4693B"/>
    <w:rsid w:val="00D52EB5"/>
    <w:rsid w:val="00D565E4"/>
    <w:rsid w:val="00D56765"/>
    <w:rsid w:val="00D56CF0"/>
    <w:rsid w:val="00D57A64"/>
    <w:rsid w:val="00D638AA"/>
    <w:rsid w:val="00D65A71"/>
    <w:rsid w:val="00D65D43"/>
    <w:rsid w:val="00D66A75"/>
    <w:rsid w:val="00D67A00"/>
    <w:rsid w:val="00D70DED"/>
    <w:rsid w:val="00D70F24"/>
    <w:rsid w:val="00D71278"/>
    <w:rsid w:val="00D725E7"/>
    <w:rsid w:val="00D72B1A"/>
    <w:rsid w:val="00D73592"/>
    <w:rsid w:val="00D74E37"/>
    <w:rsid w:val="00D76BF4"/>
    <w:rsid w:val="00D77017"/>
    <w:rsid w:val="00D77651"/>
    <w:rsid w:val="00D77B8E"/>
    <w:rsid w:val="00D82031"/>
    <w:rsid w:val="00D87757"/>
    <w:rsid w:val="00D934BB"/>
    <w:rsid w:val="00D93EDE"/>
    <w:rsid w:val="00D94E53"/>
    <w:rsid w:val="00D96BA7"/>
    <w:rsid w:val="00D97CAA"/>
    <w:rsid w:val="00DA0FF1"/>
    <w:rsid w:val="00DA2BC0"/>
    <w:rsid w:val="00DA3591"/>
    <w:rsid w:val="00DA5FAF"/>
    <w:rsid w:val="00DA7462"/>
    <w:rsid w:val="00DB0B75"/>
    <w:rsid w:val="00DB122B"/>
    <w:rsid w:val="00DB154F"/>
    <w:rsid w:val="00DB25FE"/>
    <w:rsid w:val="00DB26DF"/>
    <w:rsid w:val="00DB2729"/>
    <w:rsid w:val="00DB3957"/>
    <w:rsid w:val="00DB4A5A"/>
    <w:rsid w:val="00DB58DA"/>
    <w:rsid w:val="00DB5C6F"/>
    <w:rsid w:val="00DB72E5"/>
    <w:rsid w:val="00DB7FCA"/>
    <w:rsid w:val="00DC04BD"/>
    <w:rsid w:val="00DC7977"/>
    <w:rsid w:val="00DD401E"/>
    <w:rsid w:val="00DD4633"/>
    <w:rsid w:val="00DD5102"/>
    <w:rsid w:val="00DD6D5D"/>
    <w:rsid w:val="00DE0DA5"/>
    <w:rsid w:val="00DE1ADD"/>
    <w:rsid w:val="00DE3059"/>
    <w:rsid w:val="00DE3A54"/>
    <w:rsid w:val="00DE3BDA"/>
    <w:rsid w:val="00DE4F52"/>
    <w:rsid w:val="00DE534E"/>
    <w:rsid w:val="00DF1765"/>
    <w:rsid w:val="00DF5484"/>
    <w:rsid w:val="00DF65B6"/>
    <w:rsid w:val="00E0139A"/>
    <w:rsid w:val="00E01D34"/>
    <w:rsid w:val="00E02352"/>
    <w:rsid w:val="00E02CC5"/>
    <w:rsid w:val="00E076BC"/>
    <w:rsid w:val="00E10364"/>
    <w:rsid w:val="00E14A71"/>
    <w:rsid w:val="00E1578E"/>
    <w:rsid w:val="00E17116"/>
    <w:rsid w:val="00E17660"/>
    <w:rsid w:val="00E24150"/>
    <w:rsid w:val="00E247CB"/>
    <w:rsid w:val="00E24E64"/>
    <w:rsid w:val="00E25C57"/>
    <w:rsid w:val="00E25DD6"/>
    <w:rsid w:val="00E264A9"/>
    <w:rsid w:val="00E27633"/>
    <w:rsid w:val="00E27FFC"/>
    <w:rsid w:val="00E33C8B"/>
    <w:rsid w:val="00E34E25"/>
    <w:rsid w:val="00E35CD8"/>
    <w:rsid w:val="00E422BF"/>
    <w:rsid w:val="00E42840"/>
    <w:rsid w:val="00E42B88"/>
    <w:rsid w:val="00E436CA"/>
    <w:rsid w:val="00E4421F"/>
    <w:rsid w:val="00E449AA"/>
    <w:rsid w:val="00E44F8C"/>
    <w:rsid w:val="00E45707"/>
    <w:rsid w:val="00E45D1D"/>
    <w:rsid w:val="00E517A0"/>
    <w:rsid w:val="00E526CF"/>
    <w:rsid w:val="00E53793"/>
    <w:rsid w:val="00E55868"/>
    <w:rsid w:val="00E563F0"/>
    <w:rsid w:val="00E564F3"/>
    <w:rsid w:val="00E56FC6"/>
    <w:rsid w:val="00E57779"/>
    <w:rsid w:val="00E60667"/>
    <w:rsid w:val="00E6264D"/>
    <w:rsid w:val="00E62856"/>
    <w:rsid w:val="00E63E80"/>
    <w:rsid w:val="00E643B6"/>
    <w:rsid w:val="00E66C33"/>
    <w:rsid w:val="00E70753"/>
    <w:rsid w:val="00E70C8D"/>
    <w:rsid w:val="00E735A1"/>
    <w:rsid w:val="00E77153"/>
    <w:rsid w:val="00E77E2B"/>
    <w:rsid w:val="00E823E7"/>
    <w:rsid w:val="00E824B5"/>
    <w:rsid w:val="00E844EF"/>
    <w:rsid w:val="00E848DC"/>
    <w:rsid w:val="00E85C25"/>
    <w:rsid w:val="00E863DC"/>
    <w:rsid w:val="00E90126"/>
    <w:rsid w:val="00E903AE"/>
    <w:rsid w:val="00E92DC3"/>
    <w:rsid w:val="00E944A3"/>
    <w:rsid w:val="00E94F86"/>
    <w:rsid w:val="00E9564C"/>
    <w:rsid w:val="00E95D39"/>
    <w:rsid w:val="00EA03BD"/>
    <w:rsid w:val="00EA1B47"/>
    <w:rsid w:val="00EA1DB8"/>
    <w:rsid w:val="00EA2663"/>
    <w:rsid w:val="00EA5FA9"/>
    <w:rsid w:val="00EB0516"/>
    <w:rsid w:val="00EB366D"/>
    <w:rsid w:val="00EB583D"/>
    <w:rsid w:val="00EB7EBB"/>
    <w:rsid w:val="00EC0DC9"/>
    <w:rsid w:val="00EC0F2C"/>
    <w:rsid w:val="00EC150A"/>
    <w:rsid w:val="00EC1E0F"/>
    <w:rsid w:val="00EC267F"/>
    <w:rsid w:val="00EC46EF"/>
    <w:rsid w:val="00EC5A48"/>
    <w:rsid w:val="00EC6260"/>
    <w:rsid w:val="00EC79C1"/>
    <w:rsid w:val="00EC7EE5"/>
    <w:rsid w:val="00ED17D2"/>
    <w:rsid w:val="00ED24C4"/>
    <w:rsid w:val="00ED2B5C"/>
    <w:rsid w:val="00ED3ACE"/>
    <w:rsid w:val="00ED44BF"/>
    <w:rsid w:val="00ED64A5"/>
    <w:rsid w:val="00ED6D6D"/>
    <w:rsid w:val="00EE04F6"/>
    <w:rsid w:val="00EE2C17"/>
    <w:rsid w:val="00EE31D5"/>
    <w:rsid w:val="00EE3BC3"/>
    <w:rsid w:val="00EF0389"/>
    <w:rsid w:val="00EF1C56"/>
    <w:rsid w:val="00EF1FEB"/>
    <w:rsid w:val="00EF2370"/>
    <w:rsid w:val="00EF23DC"/>
    <w:rsid w:val="00EF2656"/>
    <w:rsid w:val="00EF2903"/>
    <w:rsid w:val="00EF77D7"/>
    <w:rsid w:val="00EF7AA9"/>
    <w:rsid w:val="00EF7D85"/>
    <w:rsid w:val="00F01DA9"/>
    <w:rsid w:val="00F02726"/>
    <w:rsid w:val="00F04655"/>
    <w:rsid w:val="00F07900"/>
    <w:rsid w:val="00F07A10"/>
    <w:rsid w:val="00F10DD3"/>
    <w:rsid w:val="00F1155B"/>
    <w:rsid w:val="00F11C23"/>
    <w:rsid w:val="00F12B62"/>
    <w:rsid w:val="00F20057"/>
    <w:rsid w:val="00F2100A"/>
    <w:rsid w:val="00F2166A"/>
    <w:rsid w:val="00F2167E"/>
    <w:rsid w:val="00F21DD8"/>
    <w:rsid w:val="00F22979"/>
    <w:rsid w:val="00F240A9"/>
    <w:rsid w:val="00F25F5D"/>
    <w:rsid w:val="00F26108"/>
    <w:rsid w:val="00F27BEF"/>
    <w:rsid w:val="00F3075D"/>
    <w:rsid w:val="00F336F3"/>
    <w:rsid w:val="00F41C83"/>
    <w:rsid w:val="00F41DB7"/>
    <w:rsid w:val="00F42CF0"/>
    <w:rsid w:val="00F42D50"/>
    <w:rsid w:val="00F45520"/>
    <w:rsid w:val="00F458EA"/>
    <w:rsid w:val="00F459F9"/>
    <w:rsid w:val="00F46070"/>
    <w:rsid w:val="00F518B5"/>
    <w:rsid w:val="00F537E0"/>
    <w:rsid w:val="00F53EE6"/>
    <w:rsid w:val="00F5578F"/>
    <w:rsid w:val="00F56AFD"/>
    <w:rsid w:val="00F576B5"/>
    <w:rsid w:val="00F602B3"/>
    <w:rsid w:val="00F63153"/>
    <w:rsid w:val="00F65CB4"/>
    <w:rsid w:val="00F71565"/>
    <w:rsid w:val="00F75862"/>
    <w:rsid w:val="00F80F8E"/>
    <w:rsid w:val="00F82708"/>
    <w:rsid w:val="00F85C67"/>
    <w:rsid w:val="00F87790"/>
    <w:rsid w:val="00F8791F"/>
    <w:rsid w:val="00F90E4E"/>
    <w:rsid w:val="00F91393"/>
    <w:rsid w:val="00F9287A"/>
    <w:rsid w:val="00F97C3E"/>
    <w:rsid w:val="00F97FB6"/>
    <w:rsid w:val="00FA2AD1"/>
    <w:rsid w:val="00FA3201"/>
    <w:rsid w:val="00FA5731"/>
    <w:rsid w:val="00FA794D"/>
    <w:rsid w:val="00FB00BF"/>
    <w:rsid w:val="00FB1F4E"/>
    <w:rsid w:val="00FC0159"/>
    <w:rsid w:val="00FC033E"/>
    <w:rsid w:val="00FC4F2B"/>
    <w:rsid w:val="00FC6C8B"/>
    <w:rsid w:val="00FC6E17"/>
    <w:rsid w:val="00FC74F3"/>
    <w:rsid w:val="00FC776E"/>
    <w:rsid w:val="00FD06B9"/>
    <w:rsid w:val="00FD0718"/>
    <w:rsid w:val="00FD1DEA"/>
    <w:rsid w:val="00FD34E2"/>
    <w:rsid w:val="00FD3744"/>
    <w:rsid w:val="00FD3E09"/>
    <w:rsid w:val="00FD4C61"/>
    <w:rsid w:val="00FD59AA"/>
    <w:rsid w:val="00FD5ABF"/>
    <w:rsid w:val="00FD65F5"/>
    <w:rsid w:val="00FD6EAA"/>
    <w:rsid w:val="00FD7449"/>
    <w:rsid w:val="00FF0693"/>
    <w:rsid w:val="00FF1461"/>
    <w:rsid w:val="00FF2BF2"/>
    <w:rsid w:val="00FF48A6"/>
    <w:rsid w:val="00FF658D"/>
    <w:rsid w:val="010362ED"/>
    <w:rsid w:val="01162324"/>
    <w:rsid w:val="015DEFD8"/>
    <w:rsid w:val="0219F5E1"/>
    <w:rsid w:val="0222A0E0"/>
    <w:rsid w:val="02E02261"/>
    <w:rsid w:val="0327236F"/>
    <w:rsid w:val="03482F03"/>
    <w:rsid w:val="03489988"/>
    <w:rsid w:val="039F4CBB"/>
    <w:rsid w:val="03B42963"/>
    <w:rsid w:val="047BDBB5"/>
    <w:rsid w:val="04BC3820"/>
    <w:rsid w:val="04EC1B18"/>
    <w:rsid w:val="05595E58"/>
    <w:rsid w:val="05F11DE5"/>
    <w:rsid w:val="068DDAD0"/>
    <w:rsid w:val="077336E4"/>
    <w:rsid w:val="08897903"/>
    <w:rsid w:val="08AE4B76"/>
    <w:rsid w:val="08B12F8B"/>
    <w:rsid w:val="0A40AD3C"/>
    <w:rsid w:val="0AF88E73"/>
    <w:rsid w:val="0B6B0A8C"/>
    <w:rsid w:val="0C67795C"/>
    <w:rsid w:val="0CE47207"/>
    <w:rsid w:val="0D23AD92"/>
    <w:rsid w:val="0D3FEAC2"/>
    <w:rsid w:val="0DBB83FB"/>
    <w:rsid w:val="0E071595"/>
    <w:rsid w:val="0E3291F6"/>
    <w:rsid w:val="10C6AA92"/>
    <w:rsid w:val="11984188"/>
    <w:rsid w:val="11CDAF0D"/>
    <w:rsid w:val="1283FC85"/>
    <w:rsid w:val="12C41749"/>
    <w:rsid w:val="136EC7B6"/>
    <w:rsid w:val="14CB2EB6"/>
    <w:rsid w:val="14F0CDD3"/>
    <w:rsid w:val="14F963E0"/>
    <w:rsid w:val="15563CAC"/>
    <w:rsid w:val="15D0F905"/>
    <w:rsid w:val="16FA24EF"/>
    <w:rsid w:val="17A6321A"/>
    <w:rsid w:val="17C65FA2"/>
    <w:rsid w:val="18DF2162"/>
    <w:rsid w:val="18F12A14"/>
    <w:rsid w:val="18F57641"/>
    <w:rsid w:val="1A39FA65"/>
    <w:rsid w:val="1A683D32"/>
    <w:rsid w:val="1B33B6E1"/>
    <w:rsid w:val="1BC5A86B"/>
    <w:rsid w:val="1BCF80E7"/>
    <w:rsid w:val="1BD1FFC9"/>
    <w:rsid w:val="1C5A484A"/>
    <w:rsid w:val="1E479660"/>
    <w:rsid w:val="1E514F9B"/>
    <w:rsid w:val="1F1C603B"/>
    <w:rsid w:val="20223AEC"/>
    <w:rsid w:val="207D2A4C"/>
    <w:rsid w:val="20B2B6AD"/>
    <w:rsid w:val="20D77FEF"/>
    <w:rsid w:val="20F1E0D6"/>
    <w:rsid w:val="213A3417"/>
    <w:rsid w:val="217C94FE"/>
    <w:rsid w:val="21E5CDE8"/>
    <w:rsid w:val="22269BE3"/>
    <w:rsid w:val="22C389FE"/>
    <w:rsid w:val="23C7C079"/>
    <w:rsid w:val="240DE603"/>
    <w:rsid w:val="245597C2"/>
    <w:rsid w:val="24AD999A"/>
    <w:rsid w:val="24C44450"/>
    <w:rsid w:val="253F4E3D"/>
    <w:rsid w:val="25CEBDC0"/>
    <w:rsid w:val="27AF2BFD"/>
    <w:rsid w:val="28620447"/>
    <w:rsid w:val="292E00F5"/>
    <w:rsid w:val="296459AA"/>
    <w:rsid w:val="29AF0631"/>
    <w:rsid w:val="2B0E958C"/>
    <w:rsid w:val="2B2E30AC"/>
    <w:rsid w:val="2BA96476"/>
    <w:rsid w:val="2C0177CC"/>
    <w:rsid w:val="2C102194"/>
    <w:rsid w:val="2C29051E"/>
    <w:rsid w:val="2C2E66EF"/>
    <w:rsid w:val="2C355EF2"/>
    <w:rsid w:val="2D305CD9"/>
    <w:rsid w:val="2DB8ACAF"/>
    <w:rsid w:val="2E0564C5"/>
    <w:rsid w:val="2F211172"/>
    <w:rsid w:val="301EE243"/>
    <w:rsid w:val="30E7DA89"/>
    <w:rsid w:val="312EEC75"/>
    <w:rsid w:val="321E2A32"/>
    <w:rsid w:val="33B7AA9E"/>
    <w:rsid w:val="349F70E3"/>
    <w:rsid w:val="358B1C3C"/>
    <w:rsid w:val="361427E8"/>
    <w:rsid w:val="361AB3E3"/>
    <w:rsid w:val="362FF248"/>
    <w:rsid w:val="365673CE"/>
    <w:rsid w:val="36A96739"/>
    <w:rsid w:val="36B564D8"/>
    <w:rsid w:val="37A0E37C"/>
    <w:rsid w:val="38FDAE41"/>
    <w:rsid w:val="3921D78A"/>
    <w:rsid w:val="39BC4DBE"/>
    <w:rsid w:val="3AB86F9D"/>
    <w:rsid w:val="3B16DF9C"/>
    <w:rsid w:val="3B73FACD"/>
    <w:rsid w:val="3B8951E9"/>
    <w:rsid w:val="3BFF7CF4"/>
    <w:rsid w:val="3DCC7A9C"/>
    <w:rsid w:val="3DCF7CA2"/>
    <w:rsid w:val="3DE5C719"/>
    <w:rsid w:val="3DF25F5E"/>
    <w:rsid w:val="3F212E0C"/>
    <w:rsid w:val="40225AB6"/>
    <w:rsid w:val="40A10A80"/>
    <w:rsid w:val="42A7139C"/>
    <w:rsid w:val="42C4AB2A"/>
    <w:rsid w:val="43C21AC8"/>
    <w:rsid w:val="4466E1B5"/>
    <w:rsid w:val="44F45EED"/>
    <w:rsid w:val="4630CE28"/>
    <w:rsid w:val="46A576AA"/>
    <w:rsid w:val="47854483"/>
    <w:rsid w:val="47D5899B"/>
    <w:rsid w:val="482D9477"/>
    <w:rsid w:val="483A0290"/>
    <w:rsid w:val="495DE7F4"/>
    <w:rsid w:val="49691C1F"/>
    <w:rsid w:val="496A0E69"/>
    <w:rsid w:val="499C4615"/>
    <w:rsid w:val="4A6D24EE"/>
    <w:rsid w:val="4A88F682"/>
    <w:rsid w:val="4A9B50D0"/>
    <w:rsid w:val="4ADE722F"/>
    <w:rsid w:val="4BA2C122"/>
    <w:rsid w:val="4BAEAF57"/>
    <w:rsid w:val="4BCA10F7"/>
    <w:rsid w:val="4BD98AC3"/>
    <w:rsid w:val="4CB2CF5F"/>
    <w:rsid w:val="4CD69AD2"/>
    <w:rsid w:val="4CF14988"/>
    <w:rsid w:val="4D0382F0"/>
    <w:rsid w:val="4D420D92"/>
    <w:rsid w:val="4E8C5703"/>
    <w:rsid w:val="4F1F76ED"/>
    <w:rsid w:val="504BA4E8"/>
    <w:rsid w:val="50856DCB"/>
    <w:rsid w:val="5094223D"/>
    <w:rsid w:val="50B8C728"/>
    <w:rsid w:val="5183BD1C"/>
    <w:rsid w:val="52BA7423"/>
    <w:rsid w:val="53415D73"/>
    <w:rsid w:val="53A22169"/>
    <w:rsid w:val="541C44B2"/>
    <w:rsid w:val="5497908A"/>
    <w:rsid w:val="5529E41D"/>
    <w:rsid w:val="55717966"/>
    <w:rsid w:val="55873E3C"/>
    <w:rsid w:val="564B2A6F"/>
    <w:rsid w:val="56D0F059"/>
    <w:rsid w:val="57872695"/>
    <w:rsid w:val="57CE9359"/>
    <w:rsid w:val="584C1D37"/>
    <w:rsid w:val="58BAD8FE"/>
    <w:rsid w:val="58FF4722"/>
    <w:rsid w:val="596D123B"/>
    <w:rsid w:val="59DF8718"/>
    <w:rsid w:val="59E257DF"/>
    <w:rsid w:val="5A863DAC"/>
    <w:rsid w:val="5A953832"/>
    <w:rsid w:val="5B6F6DB2"/>
    <w:rsid w:val="5C97DD7E"/>
    <w:rsid w:val="5D0FB563"/>
    <w:rsid w:val="5D6CFEDF"/>
    <w:rsid w:val="5DEF96AF"/>
    <w:rsid w:val="5EBA4B31"/>
    <w:rsid w:val="5F9D4C8B"/>
    <w:rsid w:val="5FD5DD78"/>
    <w:rsid w:val="5FDAB1C6"/>
    <w:rsid w:val="5FFBA33C"/>
    <w:rsid w:val="60A28ED9"/>
    <w:rsid w:val="60CA9F58"/>
    <w:rsid w:val="6137C474"/>
    <w:rsid w:val="615426E8"/>
    <w:rsid w:val="61BF7F36"/>
    <w:rsid w:val="61DD1406"/>
    <w:rsid w:val="63113A4D"/>
    <w:rsid w:val="649E7FF6"/>
    <w:rsid w:val="660842CE"/>
    <w:rsid w:val="68023205"/>
    <w:rsid w:val="689DB25E"/>
    <w:rsid w:val="697E2EF6"/>
    <w:rsid w:val="6A5DCD94"/>
    <w:rsid w:val="6A9CFDDA"/>
    <w:rsid w:val="6B17A039"/>
    <w:rsid w:val="6B5509DC"/>
    <w:rsid w:val="6B868185"/>
    <w:rsid w:val="6C900A10"/>
    <w:rsid w:val="6CC79EEE"/>
    <w:rsid w:val="6CD6095D"/>
    <w:rsid w:val="6CF1227C"/>
    <w:rsid w:val="6D106E79"/>
    <w:rsid w:val="6D637FED"/>
    <w:rsid w:val="6DDDBE88"/>
    <w:rsid w:val="6FC1CE4E"/>
    <w:rsid w:val="6FDAA641"/>
    <w:rsid w:val="6FEACEA2"/>
    <w:rsid w:val="722F012E"/>
    <w:rsid w:val="72C35FA8"/>
    <w:rsid w:val="73CDC880"/>
    <w:rsid w:val="757ED6B8"/>
    <w:rsid w:val="75BF7723"/>
    <w:rsid w:val="7620BF76"/>
    <w:rsid w:val="775002F5"/>
    <w:rsid w:val="787BEE61"/>
    <w:rsid w:val="7883D7A9"/>
    <w:rsid w:val="79A7B8FA"/>
    <w:rsid w:val="7A8D5A35"/>
    <w:rsid w:val="7AE4334D"/>
    <w:rsid w:val="7B63847E"/>
    <w:rsid w:val="7BF9E0D4"/>
    <w:rsid w:val="7C92A96E"/>
    <w:rsid w:val="7CA94F97"/>
    <w:rsid w:val="7D334F1D"/>
    <w:rsid w:val="7DF75FDB"/>
    <w:rsid w:val="7E2CA247"/>
    <w:rsid w:val="7F859DC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7BA4AA"/>
  <w15:docId w15:val="{FE60FB84-E40D-403B-929D-1D412C9AD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449F"/>
    <w:pPr>
      <w:spacing w:before="120" w:after="120"/>
      <w:ind w:left="567"/>
    </w:pPr>
    <w:rPr>
      <w:rFonts w:ascii="TimesTenCondensed" w:eastAsia="MS Mincho" w:hAnsi="TimesTenCondensed"/>
      <w:sz w:val="22"/>
      <w:lang w:val="en-US" w:eastAsia="de-DE"/>
    </w:rPr>
  </w:style>
  <w:style w:type="paragraph" w:styleId="Heading1">
    <w:name w:val="heading 1"/>
    <w:basedOn w:val="Normal"/>
    <w:next w:val="Normal"/>
    <w:qFormat/>
    <w:rsid w:val="00B36084"/>
    <w:pPr>
      <w:numPr>
        <w:numId w:val="9"/>
      </w:numPr>
      <w:tabs>
        <w:tab w:val="num" w:pos="567"/>
      </w:tabs>
      <w:spacing w:line="312" w:lineRule="exact"/>
      <w:ind w:left="567" w:hanging="567"/>
      <w:outlineLvl w:val="0"/>
    </w:pPr>
    <w:rPr>
      <w:rFonts w:ascii="NewsGoth BT" w:hAnsi="NewsGoth BT"/>
      <w:b/>
      <w:sz w:val="24"/>
    </w:rPr>
  </w:style>
  <w:style w:type="paragraph" w:styleId="Heading2">
    <w:name w:val="heading 2"/>
    <w:basedOn w:val="Normal"/>
    <w:next w:val="Normal"/>
    <w:qFormat/>
    <w:rsid w:val="00B36084"/>
    <w:pPr>
      <w:keepNext/>
      <w:numPr>
        <w:ilvl w:val="1"/>
        <w:numId w:val="9"/>
      </w:numPr>
      <w:spacing w:before="240" w:after="60"/>
      <w:outlineLvl w:val="1"/>
    </w:pPr>
    <w:rPr>
      <w:rFonts w:ascii="NewsGoth BT" w:hAnsi="NewsGoth BT"/>
    </w:rPr>
  </w:style>
  <w:style w:type="paragraph" w:styleId="Heading3">
    <w:name w:val="heading 3"/>
    <w:aliases w:val="Heading 3 Char2,Heading 3 Char Char,Heading 3 Char1 Char Char,Heading 3 Char Char1 Char Char,Heading 3 Char2 Char Char1 Char Char,Heading 3 Char Char Char Char Char,Heading 3 Char2 Char Char Char Char Char,Heading 3 Char1 Char1,Heading 3 Char"/>
    <w:basedOn w:val="Normal"/>
    <w:next w:val="Normal"/>
    <w:qFormat/>
    <w:rsid w:val="00B36084"/>
    <w:pPr>
      <w:keepNext/>
      <w:numPr>
        <w:ilvl w:val="2"/>
        <w:numId w:val="9"/>
      </w:numPr>
      <w:spacing w:before="240" w:after="60"/>
      <w:outlineLvl w:val="2"/>
    </w:pPr>
    <w:rPr>
      <w:rFonts w:ascii="NewsGoth BT" w:hAnsi="NewsGoth BT"/>
    </w:rPr>
  </w:style>
  <w:style w:type="paragraph" w:styleId="Heading4">
    <w:name w:val="heading 4"/>
    <w:basedOn w:val="Normal"/>
    <w:next w:val="Normal"/>
    <w:qFormat/>
    <w:rsid w:val="00B36084"/>
    <w:pPr>
      <w:keepNext/>
      <w:numPr>
        <w:ilvl w:val="3"/>
        <w:numId w:val="9"/>
      </w:numPr>
      <w:spacing w:before="240" w:after="60"/>
      <w:outlineLvl w:val="3"/>
    </w:pPr>
    <w:rPr>
      <w:rFonts w:ascii="Arial" w:hAnsi="Arial"/>
      <w:b/>
      <w:sz w:val="24"/>
    </w:rPr>
  </w:style>
  <w:style w:type="paragraph" w:styleId="Heading5">
    <w:name w:val="heading 5"/>
    <w:basedOn w:val="Normal"/>
    <w:next w:val="Normal"/>
    <w:link w:val="Heading5Char"/>
    <w:qFormat/>
    <w:rsid w:val="00B36084"/>
    <w:pPr>
      <w:numPr>
        <w:ilvl w:val="4"/>
        <w:numId w:val="9"/>
      </w:numPr>
      <w:spacing w:before="240" w:after="60"/>
      <w:outlineLvl w:val="4"/>
    </w:pPr>
  </w:style>
  <w:style w:type="paragraph" w:styleId="Heading6">
    <w:name w:val="heading 6"/>
    <w:basedOn w:val="Normal"/>
    <w:next w:val="Normal"/>
    <w:qFormat/>
    <w:rsid w:val="00B36084"/>
    <w:pPr>
      <w:numPr>
        <w:ilvl w:val="5"/>
        <w:numId w:val="9"/>
      </w:numPr>
      <w:spacing w:before="240" w:after="60"/>
      <w:outlineLvl w:val="5"/>
    </w:pPr>
    <w:rPr>
      <w:rFonts w:ascii="Times New Roman" w:hAnsi="Times New Roman"/>
      <w:i/>
    </w:rPr>
  </w:style>
  <w:style w:type="paragraph" w:styleId="Heading7">
    <w:name w:val="heading 7"/>
    <w:basedOn w:val="Normal"/>
    <w:next w:val="Normal"/>
    <w:qFormat/>
    <w:rsid w:val="00B36084"/>
    <w:pPr>
      <w:numPr>
        <w:ilvl w:val="6"/>
        <w:numId w:val="9"/>
      </w:numPr>
      <w:spacing w:before="240" w:after="60"/>
      <w:outlineLvl w:val="6"/>
    </w:pPr>
    <w:rPr>
      <w:rFonts w:ascii="Arial" w:hAnsi="Arial"/>
      <w:sz w:val="20"/>
    </w:rPr>
  </w:style>
  <w:style w:type="paragraph" w:styleId="Heading8">
    <w:name w:val="heading 8"/>
    <w:basedOn w:val="Normal"/>
    <w:next w:val="Normal"/>
    <w:qFormat/>
    <w:rsid w:val="00B36084"/>
    <w:pPr>
      <w:numPr>
        <w:ilvl w:val="7"/>
        <w:numId w:val="9"/>
      </w:numPr>
      <w:spacing w:before="240" w:after="60"/>
      <w:outlineLvl w:val="7"/>
    </w:pPr>
    <w:rPr>
      <w:rFonts w:ascii="Arial" w:hAnsi="Arial"/>
      <w:i/>
      <w:sz w:val="20"/>
    </w:rPr>
  </w:style>
  <w:style w:type="paragraph" w:styleId="Heading9">
    <w:name w:val="heading 9"/>
    <w:basedOn w:val="Normal"/>
    <w:next w:val="Normal"/>
    <w:qFormat/>
    <w:rsid w:val="00B36084"/>
    <w:pPr>
      <w:numPr>
        <w:ilvl w:val="8"/>
        <w:numId w:val="9"/>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6">
    <w:name w:val="toc 6"/>
    <w:basedOn w:val="Normal"/>
    <w:next w:val="Normal"/>
    <w:autoRedefine/>
    <w:semiHidden/>
    <w:rsid w:val="00B36084"/>
    <w:pPr>
      <w:tabs>
        <w:tab w:val="num" w:pos="0"/>
      </w:tabs>
      <w:spacing w:before="0" w:after="0"/>
      <w:ind w:left="0"/>
    </w:pPr>
    <w:rPr>
      <w:rFonts w:ascii="NewsGoth Lt BT" w:hAnsi="NewsGoth Lt BT"/>
      <w:sz w:val="18"/>
      <w:szCs w:val="18"/>
    </w:rPr>
  </w:style>
  <w:style w:type="paragraph" w:styleId="FootnoteText">
    <w:name w:val="footnote text"/>
    <w:basedOn w:val="Normal"/>
    <w:semiHidden/>
    <w:rsid w:val="00B36084"/>
    <w:rPr>
      <w:sz w:val="20"/>
    </w:rPr>
  </w:style>
  <w:style w:type="paragraph" w:customStyle="1" w:styleId="Method">
    <w:name w:val="Method"/>
    <w:basedOn w:val="Normal"/>
    <w:rsid w:val="00B36084"/>
    <w:pPr>
      <w:tabs>
        <w:tab w:val="center" w:pos="8647"/>
      </w:tabs>
      <w:spacing w:before="0" w:after="0"/>
      <w:ind w:left="941" w:right="2489" w:hanging="374"/>
      <w:jc w:val="both"/>
    </w:pPr>
    <w:rPr>
      <w:rFonts w:ascii="Times New Roman" w:eastAsia="Times New Roman" w:hAnsi="Times New Roman"/>
      <w:sz w:val="24"/>
      <w:lang w:val="en-GB"/>
    </w:rPr>
  </w:style>
  <w:style w:type="paragraph" w:styleId="Header">
    <w:name w:val="header"/>
    <w:basedOn w:val="Normal"/>
    <w:rsid w:val="00E0139A"/>
    <w:pPr>
      <w:tabs>
        <w:tab w:val="center" w:pos="4536"/>
        <w:tab w:val="right" w:pos="9072"/>
      </w:tabs>
    </w:pPr>
  </w:style>
  <w:style w:type="paragraph" w:styleId="Footer">
    <w:name w:val="footer"/>
    <w:basedOn w:val="Normal"/>
    <w:rsid w:val="00E0139A"/>
    <w:pPr>
      <w:tabs>
        <w:tab w:val="center" w:pos="4536"/>
        <w:tab w:val="right" w:pos="9072"/>
      </w:tabs>
    </w:pPr>
  </w:style>
  <w:style w:type="character" w:styleId="PageNumber">
    <w:name w:val="page number"/>
    <w:basedOn w:val="DefaultParagraphFont"/>
    <w:rsid w:val="00433558"/>
  </w:style>
  <w:style w:type="character" w:styleId="Hyperlink">
    <w:name w:val="Hyperlink"/>
    <w:uiPriority w:val="99"/>
    <w:rsid w:val="00D72B1A"/>
    <w:rPr>
      <w:color w:val="0000FF"/>
      <w:u w:val="single"/>
    </w:rPr>
  </w:style>
  <w:style w:type="table" w:styleId="TableGrid">
    <w:name w:val="Table Grid"/>
    <w:basedOn w:val="TableNormal"/>
    <w:uiPriority w:val="39"/>
    <w:rsid w:val="009D79BB"/>
    <w:pPr>
      <w:spacing w:before="120" w:after="120"/>
      <w:ind w:left="56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F1155B"/>
    <w:rPr>
      <w:rFonts w:ascii="Tahoma" w:hAnsi="Tahoma" w:cs="Tahoma"/>
      <w:sz w:val="16"/>
      <w:szCs w:val="16"/>
    </w:rPr>
  </w:style>
  <w:style w:type="paragraph" w:customStyle="1" w:styleId="Default">
    <w:name w:val="Default"/>
    <w:rsid w:val="001C5986"/>
    <w:pPr>
      <w:autoSpaceDE w:val="0"/>
      <w:autoSpaceDN w:val="0"/>
      <w:adjustRightInd w:val="0"/>
    </w:pPr>
    <w:rPr>
      <w:color w:val="000000"/>
      <w:sz w:val="24"/>
      <w:szCs w:val="24"/>
    </w:rPr>
  </w:style>
  <w:style w:type="paragraph" w:styleId="BodyText">
    <w:name w:val="Body Text"/>
    <w:basedOn w:val="Normal"/>
    <w:rsid w:val="00CE52CB"/>
    <w:pPr>
      <w:spacing w:before="0" w:after="240"/>
      <w:ind w:left="0"/>
    </w:pPr>
    <w:rPr>
      <w:rFonts w:ascii="Times New Roman" w:eastAsia="Times New Roman" w:hAnsi="Times New Roman"/>
      <w:i/>
      <w:sz w:val="24"/>
      <w:lang w:val="de-DE" w:eastAsia="en-US"/>
    </w:rPr>
  </w:style>
  <w:style w:type="paragraph" w:customStyle="1" w:styleId="Haupttitel">
    <w:name w:val="Haupttitel"/>
    <w:basedOn w:val="Normal"/>
    <w:rsid w:val="00E436CA"/>
    <w:pPr>
      <w:spacing w:before="0" w:after="0" w:line="270" w:lineRule="atLeast"/>
      <w:ind w:left="1134" w:hanging="1134"/>
    </w:pPr>
    <w:rPr>
      <w:rFonts w:ascii="NewsGoth BT" w:eastAsia="Times New Roman" w:hAnsi="NewsGoth BT"/>
      <w:b/>
      <w:sz w:val="24"/>
      <w:lang w:val="de-DE" w:eastAsia="en-US"/>
    </w:rPr>
  </w:style>
  <w:style w:type="paragraph" w:customStyle="1" w:styleId="Handbuchtitel">
    <w:name w:val="Handbuchtitel"/>
    <w:basedOn w:val="Normal"/>
    <w:rsid w:val="00E436CA"/>
    <w:pPr>
      <w:spacing w:before="0" w:after="0" w:line="270" w:lineRule="atLeast"/>
      <w:ind w:left="1134"/>
    </w:pPr>
    <w:rPr>
      <w:rFonts w:ascii="NewsGoth Dm BT" w:eastAsia="Times New Roman" w:hAnsi="NewsGoth Dm BT"/>
      <w:sz w:val="20"/>
      <w:lang w:val="de-DE" w:eastAsia="en-US"/>
    </w:rPr>
  </w:style>
  <w:style w:type="paragraph" w:styleId="Subtitle">
    <w:name w:val="Subtitle"/>
    <w:basedOn w:val="Normal"/>
    <w:link w:val="SubtitleChar"/>
    <w:qFormat/>
    <w:rsid w:val="006F0BFC"/>
    <w:pPr>
      <w:spacing w:before="0" w:after="60"/>
      <w:ind w:left="0"/>
    </w:pPr>
    <w:rPr>
      <w:rFonts w:ascii="NewsGoth Dm BT" w:eastAsia="Times New Roman" w:hAnsi="NewsGoth Dm BT"/>
      <w:b/>
      <w:sz w:val="24"/>
      <w:lang w:eastAsia="en-US"/>
    </w:rPr>
  </w:style>
  <w:style w:type="paragraph" w:styleId="ListBullet2">
    <w:name w:val="List Bullet 2"/>
    <w:basedOn w:val="Normal"/>
    <w:autoRedefine/>
    <w:rsid w:val="006F0BFC"/>
    <w:pPr>
      <w:numPr>
        <w:numId w:val="10"/>
      </w:numPr>
      <w:spacing w:before="0" w:after="0" w:line="270" w:lineRule="atLeast"/>
    </w:pPr>
    <w:rPr>
      <w:rFonts w:ascii="NewsGoth Lt BT" w:eastAsia="Times New Roman" w:hAnsi="NewsGoth Lt BT"/>
      <w:sz w:val="20"/>
      <w:lang w:val="de-DE" w:eastAsia="en-US"/>
    </w:rPr>
  </w:style>
  <w:style w:type="paragraph" w:styleId="ListParagraph">
    <w:name w:val="List Paragraph"/>
    <w:aliases w:val="#Listenabsatz,Liste 1"/>
    <w:basedOn w:val="Normal"/>
    <w:link w:val="ListParagraphChar"/>
    <w:uiPriority w:val="34"/>
    <w:qFormat/>
    <w:rsid w:val="003C5409"/>
    <w:pPr>
      <w:ind w:left="720"/>
      <w:contextualSpacing/>
    </w:pPr>
  </w:style>
  <w:style w:type="paragraph" w:styleId="NormalWeb">
    <w:name w:val="Normal (Web)"/>
    <w:basedOn w:val="Normal"/>
    <w:uiPriority w:val="99"/>
    <w:unhideWhenUsed/>
    <w:rsid w:val="00F90E4E"/>
    <w:pPr>
      <w:spacing w:before="100" w:beforeAutospacing="1" w:after="100" w:afterAutospacing="1"/>
      <w:ind w:left="0"/>
    </w:pPr>
    <w:rPr>
      <w:rFonts w:ascii="Times New Roman" w:eastAsia="Times New Roman" w:hAnsi="Times New Roman"/>
      <w:sz w:val="24"/>
      <w:szCs w:val="24"/>
      <w:lang w:val="en-GB" w:eastAsia="en-GB"/>
    </w:rPr>
  </w:style>
  <w:style w:type="character" w:styleId="Emphasis">
    <w:name w:val="Emphasis"/>
    <w:basedOn w:val="DefaultParagraphFont"/>
    <w:uiPriority w:val="20"/>
    <w:qFormat/>
    <w:rsid w:val="005007ED"/>
    <w:rPr>
      <w:i/>
      <w:iCs/>
    </w:rPr>
  </w:style>
  <w:style w:type="paragraph" w:customStyle="1" w:styleId="bullet1">
    <w:name w:val="bullet 1"/>
    <w:basedOn w:val="Normal"/>
    <w:rsid w:val="00753400"/>
    <w:pPr>
      <w:numPr>
        <w:numId w:val="11"/>
      </w:numPr>
      <w:spacing w:before="0" w:after="0"/>
    </w:pPr>
    <w:rPr>
      <w:rFonts w:ascii="DIN-Regular" w:eastAsia="Times New Roman" w:hAnsi="DIN-Regular"/>
      <w:sz w:val="24"/>
      <w:lang w:val="en-GB" w:eastAsia="en-GB"/>
    </w:rPr>
  </w:style>
  <w:style w:type="character" w:customStyle="1" w:styleId="HeadingChar">
    <w:name w:val="Heading Char"/>
    <w:basedOn w:val="DefaultParagraphFont"/>
    <w:link w:val="Heading"/>
    <w:rsid w:val="00BE06C3"/>
    <w:rPr>
      <w:rFonts w:ascii="News Gothic GDB" w:hAnsi="News Gothic GDB"/>
      <w:b/>
      <w:sz w:val="24"/>
      <w:lang w:eastAsia="de-DE"/>
    </w:rPr>
  </w:style>
  <w:style w:type="paragraph" w:customStyle="1" w:styleId="Heading">
    <w:name w:val="Heading"/>
    <w:basedOn w:val="Normal"/>
    <w:link w:val="HeadingChar"/>
    <w:rsid w:val="00BE06C3"/>
    <w:pPr>
      <w:pageBreakBefore/>
      <w:widowControl w:val="0"/>
      <w:spacing w:before="0" w:after="240"/>
      <w:ind w:left="0"/>
    </w:pPr>
    <w:rPr>
      <w:rFonts w:ascii="News Gothic GDB" w:eastAsia="Times New Roman" w:hAnsi="News Gothic GDB"/>
      <w:b/>
      <w:sz w:val="24"/>
      <w:lang w:val="en-GB"/>
    </w:rPr>
  </w:style>
  <w:style w:type="character" w:customStyle="1" w:styleId="Heading5Char">
    <w:name w:val="Heading 5 Char"/>
    <w:basedOn w:val="DefaultParagraphFont"/>
    <w:link w:val="Heading5"/>
    <w:rsid w:val="001E4951"/>
    <w:rPr>
      <w:rFonts w:ascii="TimesTenCondensed" w:eastAsia="MS Mincho" w:hAnsi="TimesTenCondensed"/>
      <w:sz w:val="22"/>
      <w:lang w:val="en-US" w:eastAsia="de-DE"/>
    </w:rPr>
  </w:style>
  <w:style w:type="paragraph" w:customStyle="1" w:styleId="Bullet10">
    <w:name w:val="Bullet1"/>
    <w:basedOn w:val="Normal"/>
    <w:rsid w:val="00251ADC"/>
    <w:pPr>
      <w:widowControl w:val="0"/>
      <w:numPr>
        <w:numId w:val="12"/>
      </w:numPr>
      <w:tabs>
        <w:tab w:val="clear" w:pos="720"/>
        <w:tab w:val="num" w:pos="284"/>
      </w:tabs>
      <w:spacing w:before="0" w:after="0"/>
      <w:ind w:left="284" w:hanging="284"/>
    </w:pPr>
    <w:rPr>
      <w:rFonts w:ascii="News Gothic GDB" w:eastAsia="Times New Roman" w:hAnsi="News Gothic GDB"/>
      <w:sz w:val="20"/>
      <w:lang w:val="en-GB"/>
    </w:rPr>
  </w:style>
  <w:style w:type="paragraph" w:customStyle="1" w:styleId="Sub-Heading3">
    <w:name w:val="Sub-Heading3"/>
    <w:basedOn w:val="Normal"/>
    <w:link w:val="Sub-Heading3Char"/>
    <w:rsid w:val="00251ADC"/>
    <w:pPr>
      <w:keepNext/>
      <w:widowControl w:val="0"/>
      <w:spacing w:before="240"/>
      <w:ind w:left="0"/>
    </w:pPr>
    <w:rPr>
      <w:rFonts w:ascii="News Gothic GDB" w:eastAsia="Times New Roman" w:hAnsi="News Gothic GDB"/>
      <w:b/>
      <w:lang w:val="en-GB"/>
    </w:rPr>
  </w:style>
  <w:style w:type="character" w:customStyle="1" w:styleId="Sub-Heading3Char">
    <w:name w:val="Sub-Heading3 Char"/>
    <w:basedOn w:val="DefaultParagraphFont"/>
    <w:link w:val="Sub-Heading3"/>
    <w:rsid w:val="00251ADC"/>
    <w:rPr>
      <w:rFonts w:ascii="News Gothic GDB" w:hAnsi="News Gothic GDB"/>
      <w:b/>
      <w:sz w:val="22"/>
      <w:lang w:eastAsia="de-DE"/>
    </w:rPr>
  </w:style>
  <w:style w:type="character" w:styleId="FollowedHyperlink">
    <w:name w:val="FollowedHyperlink"/>
    <w:basedOn w:val="DefaultParagraphFont"/>
    <w:uiPriority w:val="99"/>
    <w:semiHidden/>
    <w:unhideWhenUsed/>
    <w:rsid w:val="006E72BF"/>
    <w:rPr>
      <w:color w:val="800080"/>
      <w:u w:val="single"/>
    </w:rPr>
  </w:style>
  <w:style w:type="paragraph" w:customStyle="1" w:styleId="xl66">
    <w:name w:val="xl66"/>
    <w:basedOn w:val="Normal"/>
    <w:rsid w:val="006E72BF"/>
    <w:pPr>
      <w:spacing w:before="100" w:beforeAutospacing="1" w:after="100" w:afterAutospacing="1"/>
      <w:ind w:left="0"/>
    </w:pPr>
    <w:rPr>
      <w:rFonts w:ascii="Times New Roman" w:eastAsia="Times New Roman" w:hAnsi="Times New Roman"/>
      <w:b/>
      <w:bCs/>
      <w:sz w:val="24"/>
      <w:szCs w:val="24"/>
      <w:lang w:val="en-GB" w:eastAsia="en-GB"/>
    </w:rPr>
  </w:style>
  <w:style w:type="paragraph" w:styleId="BodyTextIndent">
    <w:name w:val="Body Text Indent"/>
    <w:basedOn w:val="Normal"/>
    <w:link w:val="BodyTextIndentChar"/>
    <w:uiPriority w:val="99"/>
    <w:semiHidden/>
    <w:unhideWhenUsed/>
    <w:rsid w:val="0099754E"/>
    <w:pPr>
      <w:ind w:left="283"/>
    </w:pPr>
  </w:style>
  <w:style w:type="character" w:customStyle="1" w:styleId="BodyTextIndentChar">
    <w:name w:val="Body Text Indent Char"/>
    <w:basedOn w:val="DefaultParagraphFont"/>
    <w:link w:val="BodyTextIndent"/>
    <w:uiPriority w:val="99"/>
    <w:semiHidden/>
    <w:rsid w:val="0099754E"/>
    <w:rPr>
      <w:rFonts w:ascii="TimesTenCondensed" w:eastAsia="MS Mincho" w:hAnsi="TimesTenCondensed"/>
      <w:sz w:val="22"/>
      <w:lang w:val="en-US" w:eastAsia="de-DE"/>
    </w:rPr>
  </w:style>
  <w:style w:type="character" w:customStyle="1" w:styleId="Style16ptBold">
    <w:name w:val="Style 16 pt Bold"/>
    <w:rsid w:val="0099754E"/>
    <w:rPr>
      <w:rFonts w:ascii="Helvetica" w:hAnsi="Helvetica"/>
      <w:b/>
      <w:bCs/>
      <w:sz w:val="32"/>
    </w:rPr>
  </w:style>
  <w:style w:type="paragraph" w:styleId="NormalIndent">
    <w:name w:val="Normal Indent"/>
    <w:basedOn w:val="Normal"/>
    <w:rsid w:val="0099754E"/>
    <w:pPr>
      <w:spacing w:before="0" w:after="0"/>
      <w:ind w:left="708"/>
    </w:pPr>
    <w:rPr>
      <w:rFonts w:ascii="Times New Roman" w:eastAsia="Times New Roman" w:hAnsi="Times New Roman"/>
      <w:sz w:val="24"/>
      <w:szCs w:val="24"/>
      <w:lang w:val="en-GB"/>
    </w:rPr>
  </w:style>
  <w:style w:type="paragraph" w:customStyle="1" w:styleId="Title1">
    <w:name w:val="Title1"/>
    <w:basedOn w:val="Normal"/>
    <w:autoRedefine/>
    <w:semiHidden/>
    <w:rsid w:val="003E1804"/>
    <w:pPr>
      <w:widowControl w:val="0"/>
      <w:spacing w:before="0" w:after="0" w:line="425" w:lineRule="exact"/>
      <w:ind w:left="0"/>
    </w:pPr>
    <w:rPr>
      <w:rFonts w:ascii="News Gothic GDB" w:eastAsia="Times New Roman" w:hAnsi="News Gothic GDB"/>
      <w:b/>
      <w:sz w:val="48"/>
      <w:szCs w:val="48"/>
      <w:lang w:val="de-DE" w:eastAsia="en-US"/>
    </w:rPr>
  </w:style>
  <w:style w:type="paragraph" w:customStyle="1" w:styleId="SubTitle2">
    <w:name w:val="SubTitle2"/>
    <w:basedOn w:val="Normal"/>
    <w:autoRedefine/>
    <w:semiHidden/>
    <w:rsid w:val="003E1804"/>
    <w:pPr>
      <w:widowControl w:val="0"/>
      <w:spacing w:before="0" w:after="0"/>
      <w:ind w:left="3572"/>
    </w:pPr>
    <w:rPr>
      <w:rFonts w:ascii="News Gothic GDB" w:eastAsia="Times New Roman" w:hAnsi="News Gothic GDB"/>
      <w:b/>
      <w:sz w:val="32"/>
      <w:szCs w:val="32"/>
      <w:lang w:val="de-DE" w:eastAsia="en-US"/>
    </w:rPr>
  </w:style>
  <w:style w:type="paragraph" w:customStyle="1" w:styleId="SubTitle1">
    <w:name w:val="SubTitle1"/>
    <w:basedOn w:val="Normal"/>
    <w:autoRedefine/>
    <w:semiHidden/>
    <w:rsid w:val="00CC511C"/>
    <w:pPr>
      <w:widowControl w:val="0"/>
      <w:spacing w:before="0" w:after="0" w:line="851" w:lineRule="exact"/>
      <w:ind w:left="3572"/>
    </w:pPr>
    <w:rPr>
      <w:rFonts w:ascii="News Gothic GDB" w:eastAsia="Times New Roman" w:hAnsi="News Gothic GDB"/>
      <w:b/>
      <w:sz w:val="48"/>
      <w:lang w:val="de-DE" w:eastAsia="en-US"/>
    </w:rPr>
  </w:style>
  <w:style w:type="character" w:styleId="CommentReference">
    <w:name w:val="annotation reference"/>
    <w:basedOn w:val="DefaultParagraphFont"/>
    <w:uiPriority w:val="99"/>
    <w:semiHidden/>
    <w:unhideWhenUsed/>
    <w:rsid w:val="00DF1765"/>
    <w:rPr>
      <w:sz w:val="16"/>
      <w:szCs w:val="16"/>
    </w:rPr>
  </w:style>
  <w:style w:type="paragraph" w:styleId="CommentText">
    <w:name w:val="annotation text"/>
    <w:basedOn w:val="Normal"/>
    <w:link w:val="CommentTextChar"/>
    <w:uiPriority w:val="99"/>
    <w:unhideWhenUsed/>
    <w:rsid w:val="00DF1765"/>
    <w:rPr>
      <w:sz w:val="20"/>
    </w:rPr>
  </w:style>
  <w:style w:type="character" w:customStyle="1" w:styleId="CommentTextChar">
    <w:name w:val="Comment Text Char"/>
    <w:basedOn w:val="DefaultParagraphFont"/>
    <w:link w:val="CommentText"/>
    <w:uiPriority w:val="99"/>
    <w:rsid w:val="00DF1765"/>
    <w:rPr>
      <w:rFonts w:ascii="TimesTenCondensed" w:eastAsia="MS Mincho" w:hAnsi="TimesTenCondensed"/>
      <w:lang w:val="en-US" w:eastAsia="de-DE"/>
    </w:rPr>
  </w:style>
  <w:style w:type="paragraph" w:styleId="CommentSubject">
    <w:name w:val="annotation subject"/>
    <w:basedOn w:val="CommentText"/>
    <w:next w:val="CommentText"/>
    <w:link w:val="CommentSubjectChar"/>
    <w:uiPriority w:val="99"/>
    <w:semiHidden/>
    <w:unhideWhenUsed/>
    <w:rsid w:val="00DF1765"/>
    <w:rPr>
      <w:b/>
      <w:bCs/>
    </w:rPr>
  </w:style>
  <w:style w:type="character" w:customStyle="1" w:styleId="CommentSubjectChar">
    <w:name w:val="Comment Subject Char"/>
    <w:basedOn w:val="CommentTextChar"/>
    <w:link w:val="CommentSubject"/>
    <w:uiPriority w:val="99"/>
    <w:semiHidden/>
    <w:rsid w:val="00DF1765"/>
    <w:rPr>
      <w:rFonts w:ascii="TimesTenCondensed" w:eastAsia="MS Mincho" w:hAnsi="TimesTenCondensed"/>
      <w:b/>
      <w:bCs/>
      <w:lang w:val="en-US" w:eastAsia="de-DE"/>
    </w:rPr>
  </w:style>
  <w:style w:type="character" w:customStyle="1" w:styleId="SubtitleChar">
    <w:name w:val="Subtitle Char"/>
    <w:basedOn w:val="DefaultParagraphFont"/>
    <w:link w:val="Subtitle"/>
    <w:rsid w:val="00B208CB"/>
    <w:rPr>
      <w:rFonts w:ascii="NewsGoth Dm BT" w:hAnsi="NewsGoth Dm BT"/>
      <w:b/>
      <w:sz w:val="24"/>
      <w:lang w:val="en-US" w:eastAsia="en-US"/>
    </w:rPr>
  </w:style>
  <w:style w:type="paragraph" w:styleId="NoSpacing">
    <w:name w:val="No Spacing"/>
    <w:uiPriority w:val="1"/>
    <w:qFormat/>
    <w:rsid w:val="00A86CB3"/>
    <w:pPr>
      <w:ind w:left="567"/>
    </w:pPr>
    <w:rPr>
      <w:rFonts w:ascii="TimesTenCondensed" w:eastAsia="MS Mincho" w:hAnsi="TimesTenCondensed"/>
      <w:sz w:val="22"/>
      <w:lang w:val="en-US" w:eastAsia="de-DE"/>
    </w:rPr>
  </w:style>
  <w:style w:type="character" w:styleId="UnresolvedMention">
    <w:name w:val="Unresolved Mention"/>
    <w:basedOn w:val="DefaultParagraphFont"/>
    <w:uiPriority w:val="99"/>
    <w:semiHidden/>
    <w:unhideWhenUsed/>
    <w:rsid w:val="00181848"/>
    <w:rPr>
      <w:color w:val="605E5C"/>
      <w:shd w:val="clear" w:color="auto" w:fill="E1DFDD"/>
    </w:rPr>
  </w:style>
  <w:style w:type="character" w:customStyle="1" w:styleId="ListParagraphChar">
    <w:name w:val="List Paragraph Char"/>
    <w:aliases w:val="#Listenabsatz Char,Liste 1 Char"/>
    <w:basedOn w:val="DefaultParagraphFont"/>
    <w:link w:val="ListParagraph"/>
    <w:uiPriority w:val="34"/>
    <w:rsid w:val="00FA794D"/>
    <w:rPr>
      <w:rFonts w:ascii="TimesTenCondensed" w:eastAsia="MS Mincho" w:hAnsi="TimesTenCondensed"/>
      <w:sz w:val="22"/>
      <w:lang w:val="en-US" w:eastAsia="de-DE"/>
    </w:rPr>
  </w:style>
  <w:style w:type="paragraph" w:styleId="Revision">
    <w:name w:val="Revision"/>
    <w:hidden/>
    <w:uiPriority w:val="99"/>
    <w:semiHidden/>
    <w:rsid w:val="000D5137"/>
    <w:rPr>
      <w:rFonts w:ascii="TimesTenCondensed" w:eastAsia="MS Mincho" w:hAnsi="TimesTenCondensed"/>
      <w:sz w:val="22"/>
      <w:lang w:val="en-US"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8129">
      <w:bodyDiv w:val="1"/>
      <w:marLeft w:val="0"/>
      <w:marRight w:val="0"/>
      <w:marTop w:val="0"/>
      <w:marBottom w:val="0"/>
      <w:divBdr>
        <w:top w:val="none" w:sz="0" w:space="0" w:color="auto"/>
        <w:left w:val="none" w:sz="0" w:space="0" w:color="auto"/>
        <w:bottom w:val="none" w:sz="0" w:space="0" w:color="auto"/>
        <w:right w:val="none" w:sz="0" w:space="0" w:color="auto"/>
      </w:divBdr>
    </w:div>
    <w:div w:id="303656352">
      <w:bodyDiv w:val="1"/>
      <w:marLeft w:val="0"/>
      <w:marRight w:val="0"/>
      <w:marTop w:val="0"/>
      <w:marBottom w:val="0"/>
      <w:divBdr>
        <w:top w:val="none" w:sz="0" w:space="0" w:color="auto"/>
        <w:left w:val="none" w:sz="0" w:space="0" w:color="auto"/>
        <w:bottom w:val="none" w:sz="0" w:space="0" w:color="auto"/>
        <w:right w:val="none" w:sz="0" w:space="0" w:color="auto"/>
      </w:divBdr>
    </w:div>
    <w:div w:id="354506498">
      <w:bodyDiv w:val="1"/>
      <w:marLeft w:val="0"/>
      <w:marRight w:val="0"/>
      <w:marTop w:val="0"/>
      <w:marBottom w:val="0"/>
      <w:divBdr>
        <w:top w:val="none" w:sz="0" w:space="0" w:color="auto"/>
        <w:left w:val="none" w:sz="0" w:space="0" w:color="auto"/>
        <w:bottom w:val="none" w:sz="0" w:space="0" w:color="auto"/>
        <w:right w:val="none" w:sz="0" w:space="0" w:color="auto"/>
      </w:divBdr>
    </w:div>
    <w:div w:id="415978427">
      <w:bodyDiv w:val="1"/>
      <w:marLeft w:val="0"/>
      <w:marRight w:val="0"/>
      <w:marTop w:val="0"/>
      <w:marBottom w:val="0"/>
      <w:divBdr>
        <w:top w:val="none" w:sz="0" w:space="0" w:color="auto"/>
        <w:left w:val="none" w:sz="0" w:space="0" w:color="auto"/>
        <w:bottom w:val="none" w:sz="0" w:space="0" w:color="auto"/>
        <w:right w:val="none" w:sz="0" w:space="0" w:color="auto"/>
      </w:divBdr>
    </w:div>
    <w:div w:id="442464066">
      <w:bodyDiv w:val="1"/>
      <w:marLeft w:val="0"/>
      <w:marRight w:val="0"/>
      <w:marTop w:val="0"/>
      <w:marBottom w:val="0"/>
      <w:divBdr>
        <w:top w:val="none" w:sz="0" w:space="0" w:color="auto"/>
        <w:left w:val="none" w:sz="0" w:space="0" w:color="auto"/>
        <w:bottom w:val="none" w:sz="0" w:space="0" w:color="auto"/>
        <w:right w:val="none" w:sz="0" w:space="0" w:color="auto"/>
      </w:divBdr>
    </w:div>
    <w:div w:id="444348013">
      <w:bodyDiv w:val="1"/>
      <w:marLeft w:val="0"/>
      <w:marRight w:val="0"/>
      <w:marTop w:val="0"/>
      <w:marBottom w:val="0"/>
      <w:divBdr>
        <w:top w:val="none" w:sz="0" w:space="0" w:color="auto"/>
        <w:left w:val="none" w:sz="0" w:space="0" w:color="auto"/>
        <w:bottom w:val="none" w:sz="0" w:space="0" w:color="auto"/>
        <w:right w:val="none" w:sz="0" w:space="0" w:color="auto"/>
      </w:divBdr>
    </w:div>
    <w:div w:id="577129011">
      <w:bodyDiv w:val="1"/>
      <w:marLeft w:val="0"/>
      <w:marRight w:val="0"/>
      <w:marTop w:val="0"/>
      <w:marBottom w:val="0"/>
      <w:divBdr>
        <w:top w:val="none" w:sz="0" w:space="0" w:color="auto"/>
        <w:left w:val="none" w:sz="0" w:space="0" w:color="auto"/>
        <w:bottom w:val="none" w:sz="0" w:space="0" w:color="auto"/>
        <w:right w:val="none" w:sz="0" w:space="0" w:color="auto"/>
      </w:divBdr>
    </w:div>
    <w:div w:id="624778822">
      <w:bodyDiv w:val="1"/>
      <w:marLeft w:val="0"/>
      <w:marRight w:val="0"/>
      <w:marTop w:val="0"/>
      <w:marBottom w:val="0"/>
      <w:divBdr>
        <w:top w:val="none" w:sz="0" w:space="0" w:color="auto"/>
        <w:left w:val="none" w:sz="0" w:space="0" w:color="auto"/>
        <w:bottom w:val="none" w:sz="0" w:space="0" w:color="auto"/>
        <w:right w:val="none" w:sz="0" w:space="0" w:color="auto"/>
      </w:divBdr>
    </w:div>
    <w:div w:id="684984361">
      <w:bodyDiv w:val="1"/>
      <w:marLeft w:val="0"/>
      <w:marRight w:val="0"/>
      <w:marTop w:val="0"/>
      <w:marBottom w:val="0"/>
      <w:divBdr>
        <w:top w:val="none" w:sz="0" w:space="0" w:color="auto"/>
        <w:left w:val="none" w:sz="0" w:space="0" w:color="auto"/>
        <w:bottom w:val="none" w:sz="0" w:space="0" w:color="auto"/>
        <w:right w:val="none" w:sz="0" w:space="0" w:color="auto"/>
      </w:divBdr>
    </w:div>
    <w:div w:id="685787997">
      <w:bodyDiv w:val="1"/>
      <w:marLeft w:val="0"/>
      <w:marRight w:val="0"/>
      <w:marTop w:val="0"/>
      <w:marBottom w:val="0"/>
      <w:divBdr>
        <w:top w:val="none" w:sz="0" w:space="0" w:color="auto"/>
        <w:left w:val="none" w:sz="0" w:space="0" w:color="auto"/>
        <w:bottom w:val="none" w:sz="0" w:space="0" w:color="auto"/>
        <w:right w:val="none" w:sz="0" w:space="0" w:color="auto"/>
      </w:divBdr>
    </w:div>
    <w:div w:id="763191930">
      <w:bodyDiv w:val="1"/>
      <w:marLeft w:val="0"/>
      <w:marRight w:val="0"/>
      <w:marTop w:val="0"/>
      <w:marBottom w:val="0"/>
      <w:divBdr>
        <w:top w:val="none" w:sz="0" w:space="0" w:color="auto"/>
        <w:left w:val="none" w:sz="0" w:space="0" w:color="auto"/>
        <w:bottom w:val="none" w:sz="0" w:space="0" w:color="auto"/>
        <w:right w:val="none" w:sz="0" w:space="0" w:color="auto"/>
      </w:divBdr>
    </w:div>
    <w:div w:id="795175328">
      <w:bodyDiv w:val="1"/>
      <w:marLeft w:val="0"/>
      <w:marRight w:val="0"/>
      <w:marTop w:val="0"/>
      <w:marBottom w:val="0"/>
      <w:divBdr>
        <w:top w:val="none" w:sz="0" w:space="0" w:color="auto"/>
        <w:left w:val="none" w:sz="0" w:space="0" w:color="auto"/>
        <w:bottom w:val="none" w:sz="0" w:space="0" w:color="auto"/>
        <w:right w:val="none" w:sz="0" w:space="0" w:color="auto"/>
      </w:divBdr>
    </w:div>
    <w:div w:id="801070040">
      <w:bodyDiv w:val="1"/>
      <w:marLeft w:val="0"/>
      <w:marRight w:val="0"/>
      <w:marTop w:val="0"/>
      <w:marBottom w:val="0"/>
      <w:divBdr>
        <w:top w:val="none" w:sz="0" w:space="0" w:color="auto"/>
        <w:left w:val="none" w:sz="0" w:space="0" w:color="auto"/>
        <w:bottom w:val="none" w:sz="0" w:space="0" w:color="auto"/>
        <w:right w:val="none" w:sz="0" w:space="0" w:color="auto"/>
      </w:divBdr>
    </w:div>
    <w:div w:id="807550583">
      <w:bodyDiv w:val="1"/>
      <w:marLeft w:val="0"/>
      <w:marRight w:val="0"/>
      <w:marTop w:val="0"/>
      <w:marBottom w:val="0"/>
      <w:divBdr>
        <w:top w:val="none" w:sz="0" w:space="0" w:color="auto"/>
        <w:left w:val="none" w:sz="0" w:space="0" w:color="auto"/>
        <w:bottom w:val="none" w:sz="0" w:space="0" w:color="auto"/>
        <w:right w:val="none" w:sz="0" w:space="0" w:color="auto"/>
      </w:divBdr>
    </w:div>
    <w:div w:id="906499969">
      <w:bodyDiv w:val="1"/>
      <w:marLeft w:val="0"/>
      <w:marRight w:val="0"/>
      <w:marTop w:val="0"/>
      <w:marBottom w:val="0"/>
      <w:divBdr>
        <w:top w:val="none" w:sz="0" w:space="0" w:color="auto"/>
        <w:left w:val="none" w:sz="0" w:space="0" w:color="auto"/>
        <w:bottom w:val="none" w:sz="0" w:space="0" w:color="auto"/>
        <w:right w:val="none" w:sz="0" w:space="0" w:color="auto"/>
      </w:divBdr>
    </w:div>
    <w:div w:id="964625474">
      <w:bodyDiv w:val="1"/>
      <w:marLeft w:val="0"/>
      <w:marRight w:val="0"/>
      <w:marTop w:val="0"/>
      <w:marBottom w:val="0"/>
      <w:divBdr>
        <w:top w:val="none" w:sz="0" w:space="0" w:color="auto"/>
        <w:left w:val="none" w:sz="0" w:space="0" w:color="auto"/>
        <w:bottom w:val="none" w:sz="0" w:space="0" w:color="auto"/>
        <w:right w:val="none" w:sz="0" w:space="0" w:color="auto"/>
      </w:divBdr>
    </w:div>
    <w:div w:id="984890719">
      <w:bodyDiv w:val="1"/>
      <w:marLeft w:val="0"/>
      <w:marRight w:val="0"/>
      <w:marTop w:val="0"/>
      <w:marBottom w:val="0"/>
      <w:divBdr>
        <w:top w:val="none" w:sz="0" w:space="0" w:color="auto"/>
        <w:left w:val="none" w:sz="0" w:space="0" w:color="auto"/>
        <w:bottom w:val="none" w:sz="0" w:space="0" w:color="auto"/>
        <w:right w:val="none" w:sz="0" w:space="0" w:color="auto"/>
      </w:divBdr>
    </w:div>
    <w:div w:id="996229566">
      <w:bodyDiv w:val="1"/>
      <w:marLeft w:val="0"/>
      <w:marRight w:val="0"/>
      <w:marTop w:val="0"/>
      <w:marBottom w:val="0"/>
      <w:divBdr>
        <w:top w:val="none" w:sz="0" w:space="0" w:color="auto"/>
        <w:left w:val="none" w:sz="0" w:space="0" w:color="auto"/>
        <w:bottom w:val="none" w:sz="0" w:space="0" w:color="auto"/>
        <w:right w:val="none" w:sz="0" w:space="0" w:color="auto"/>
      </w:divBdr>
    </w:div>
    <w:div w:id="1033075332">
      <w:bodyDiv w:val="1"/>
      <w:marLeft w:val="0"/>
      <w:marRight w:val="0"/>
      <w:marTop w:val="0"/>
      <w:marBottom w:val="0"/>
      <w:divBdr>
        <w:top w:val="none" w:sz="0" w:space="0" w:color="auto"/>
        <w:left w:val="none" w:sz="0" w:space="0" w:color="auto"/>
        <w:bottom w:val="none" w:sz="0" w:space="0" w:color="auto"/>
        <w:right w:val="none" w:sz="0" w:space="0" w:color="auto"/>
      </w:divBdr>
    </w:div>
    <w:div w:id="1041781699">
      <w:bodyDiv w:val="1"/>
      <w:marLeft w:val="0"/>
      <w:marRight w:val="0"/>
      <w:marTop w:val="0"/>
      <w:marBottom w:val="0"/>
      <w:divBdr>
        <w:top w:val="none" w:sz="0" w:space="0" w:color="auto"/>
        <w:left w:val="none" w:sz="0" w:space="0" w:color="auto"/>
        <w:bottom w:val="none" w:sz="0" w:space="0" w:color="auto"/>
        <w:right w:val="none" w:sz="0" w:space="0" w:color="auto"/>
      </w:divBdr>
    </w:div>
    <w:div w:id="1058479945">
      <w:bodyDiv w:val="1"/>
      <w:marLeft w:val="0"/>
      <w:marRight w:val="0"/>
      <w:marTop w:val="0"/>
      <w:marBottom w:val="0"/>
      <w:divBdr>
        <w:top w:val="none" w:sz="0" w:space="0" w:color="auto"/>
        <w:left w:val="none" w:sz="0" w:space="0" w:color="auto"/>
        <w:bottom w:val="none" w:sz="0" w:space="0" w:color="auto"/>
        <w:right w:val="none" w:sz="0" w:space="0" w:color="auto"/>
      </w:divBdr>
    </w:div>
    <w:div w:id="1085105180">
      <w:bodyDiv w:val="1"/>
      <w:marLeft w:val="0"/>
      <w:marRight w:val="0"/>
      <w:marTop w:val="0"/>
      <w:marBottom w:val="0"/>
      <w:divBdr>
        <w:top w:val="none" w:sz="0" w:space="0" w:color="auto"/>
        <w:left w:val="none" w:sz="0" w:space="0" w:color="auto"/>
        <w:bottom w:val="none" w:sz="0" w:space="0" w:color="auto"/>
        <w:right w:val="none" w:sz="0" w:space="0" w:color="auto"/>
      </w:divBdr>
    </w:div>
    <w:div w:id="1192764476">
      <w:bodyDiv w:val="1"/>
      <w:marLeft w:val="0"/>
      <w:marRight w:val="0"/>
      <w:marTop w:val="0"/>
      <w:marBottom w:val="0"/>
      <w:divBdr>
        <w:top w:val="none" w:sz="0" w:space="0" w:color="auto"/>
        <w:left w:val="none" w:sz="0" w:space="0" w:color="auto"/>
        <w:bottom w:val="none" w:sz="0" w:space="0" w:color="auto"/>
        <w:right w:val="none" w:sz="0" w:space="0" w:color="auto"/>
      </w:divBdr>
    </w:div>
    <w:div w:id="1195576071">
      <w:bodyDiv w:val="1"/>
      <w:marLeft w:val="0"/>
      <w:marRight w:val="0"/>
      <w:marTop w:val="0"/>
      <w:marBottom w:val="0"/>
      <w:divBdr>
        <w:top w:val="none" w:sz="0" w:space="0" w:color="auto"/>
        <w:left w:val="none" w:sz="0" w:space="0" w:color="auto"/>
        <w:bottom w:val="none" w:sz="0" w:space="0" w:color="auto"/>
        <w:right w:val="none" w:sz="0" w:space="0" w:color="auto"/>
      </w:divBdr>
    </w:div>
    <w:div w:id="1226988766">
      <w:bodyDiv w:val="1"/>
      <w:marLeft w:val="0"/>
      <w:marRight w:val="0"/>
      <w:marTop w:val="0"/>
      <w:marBottom w:val="0"/>
      <w:divBdr>
        <w:top w:val="none" w:sz="0" w:space="0" w:color="auto"/>
        <w:left w:val="none" w:sz="0" w:space="0" w:color="auto"/>
        <w:bottom w:val="none" w:sz="0" w:space="0" w:color="auto"/>
        <w:right w:val="none" w:sz="0" w:space="0" w:color="auto"/>
      </w:divBdr>
    </w:div>
    <w:div w:id="1230194476">
      <w:bodyDiv w:val="1"/>
      <w:marLeft w:val="0"/>
      <w:marRight w:val="0"/>
      <w:marTop w:val="0"/>
      <w:marBottom w:val="0"/>
      <w:divBdr>
        <w:top w:val="none" w:sz="0" w:space="0" w:color="auto"/>
        <w:left w:val="none" w:sz="0" w:space="0" w:color="auto"/>
        <w:bottom w:val="none" w:sz="0" w:space="0" w:color="auto"/>
        <w:right w:val="none" w:sz="0" w:space="0" w:color="auto"/>
      </w:divBdr>
    </w:div>
    <w:div w:id="1251237723">
      <w:bodyDiv w:val="1"/>
      <w:marLeft w:val="0"/>
      <w:marRight w:val="0"/>
      <w:marTop w:val="0"/>
      <w:marBottom w:val="0"/>
      <w:divBdr>
        <w:top w:val="none" w:sz="0" w:space="0" w:color="auto"/>
        <w:left w:val="none" w:sz="0" w:space="0" w:color="auto"/>
        <w:bottom w:val="none" w:sz="0" w:space="0" w:color="auto"/>
        <w:right w:val="none" w:sz="0" w:space="0" w:color="auto"/>
      </w:divBdr>
    </w:div>
    <w:div w:id="1338077506">
      <w:bodyDiv w:val="1"/>
      <w:marLeft w:val="0"/>
      <w:marRight w:val="0"/>
      <w:marTop w:val="0"/>
      <w:marBottom w:val="0"/>
      <w:divBdr>
        <w:top w:val="none" w:sz="0" w:space="0" w:color="auto"/>
        <w:left w:val="none" w:sz="0" w:space="0" w:color="auto"/>
        <w:bottom w:val="none" w:sz="0" w:space="0" w:color="auto"/>
        <w:right w:val="none" w:sz="0" w:space="0" w:color="auto"/>
      </w:divBdr>
    </w:div>
    <w:div w:id="1437674744">
      <w:bodyDiv w:val="1"/>
      <w:marLeft w:val="0"/>
      <w:marRight w:val="0"/>
      <w:marTop w:val="0"/>
      <w:marBottom w:val="0"/>
      <w:divBdr>
        <w:top w:val="none" w:sz="0" w:space="0" w:color="auto"/>
        <w:left w:val="none" w:sz="0" w:space="0" w:color="auto"/>
        <w:bottom w:val="none" w:sz="0" w:space="0" w:color="auto"/>
        <w:right w:val="none" w:sz="0" w:space="0" w:color="auto"/>
      </w:divBdr>
    </w:div>
    <w:div w:id="1475873240">
      <w:bodyDiv w:val="1"/>
      <w:marLeft w:val="0"/>
      <w:marRight w:val="0"/>
      <w:marTop w:val="0"/>
      <w:marBottom w:val="0"/>
      <w:divBdr>
        <w:top w:val="none" w:sz="0" w:space="0" w:color="auto"/>
        <w:left w:val="none" w:sz="0" w:space="0" w:color="auto"/>
        <w:bottom w:val="none" w:sz="0" w:space="0" w:color="auto"/>
        <w:right w:val="none" w:sz="0" w:space="0" w:color="auto"/>
      </w:divBdr>
    </w:div>
    <w:div w:id="1583223733">
      <w:bodyDiv w:val="1"/>
      <w:marLeft w:val="0"/>
      <w:marRight w:val="0"/>
      <w:marTop w:val="0"/>
      <w:marBottom w:val="0"/>
      <w:divBdr>
        <w:top w:val="none" w:sz="0" w:space="0" w:color="auto"/>
        <w:left w:val="none" w:sz="0" w:space="0" w:color="auto"/>
        <w:bottom w:val="none" w:sz="0" w:space="0" w:color="auto"/>
        <w:right w:val="none" w:sz="0" w:space="0" w:color="auto"/>
      </w:divBdr>
    </w:div>
    <w:div w:id="1714227586">
      <w:bodyDiv w:val="1"/>
      <w:marLeft w:val="0"/>
      <w:marRight w:val="0"/>
      <w:marTop w:val="0"/>
      <w:marBottom w:val="0"/>
      <w:divBdr>
        <w:top w:val="none" w:sz="0" w:space="0" w:color="auto"/>
        <w:left w:val="none" w:sz="0" w:space="0" w:color="auto"/>
        <w:bottom w:val="none" w:sz="0" w:space="0" w:color="auto"/>
        <w:right w:val="none" w:sz="0" w:space="0" w:color="auto"/>
      </w:divBdr>
    </w:div>
    <w:div w:id="1845125186">
      <w:bodyDiv w:val="1"/>
      <w:marLeft w:val="0"/>
      <w:marRight w:val="0"/>
      <w:marTop w:val="0"/>
      <w:marBottom w:val="0"/>
      <w:divBdr>
        <w:top w:val="none" w:sz="0" w:space="0" w:color="auto"/>
        <w:left w:val="none" w:sz="0" w:space="0" w:color="auto"/>
        <w:bottom w:val="none" w:sz="0" w:space="0" w:color="auto"/>
        <w:right w:val="none" w:sz="0" w:space="0" w:color="auto"/>
      </w:divBdr>
    </w:div>
    <w:div w:id="1878614762">
      <w:bodyDiv w:val="1"/>
      <w:marLeft w:val="0"/>
      <w:marRight w:val="0"/>
      <w:marTop w:val="0"/>
      <w:marBottom w:val="0"/>
      <w:divBdr>
        <w:top w:val="none" w:sz="0" w:space="0" w:color="auto"/>
        <w:left w:val="none" w:sz="0" w:space="0" w:color="auto"/>
        <w:bottom w:val="none" w:sz="0" w:space="0" w:color="auto"/>
        <w:right w:val="none" w:sz="0" w:space="0" w:color="auto"/>
      </w:divBdr>
    </w:div>
    <w:div w:id="1889100063">
      <w:bodyDiv w:val="1"/>
      <w:marLeft w:val="0"/>
      <w:marRight w:val="0"/>
      <w:marTop w:val="0"/>
      <w:marBottom w:val="0"/>
      <w:divBdr>
        <w:top w:val="none" w:sz="0" w:space="0" w:color="auto"/>
        <w:left w:val="none" w:sz="0" w:space="0" w:color="auto"/>
        <w:bottom w:val="none" w:sz="0" w:space="0" w:color="auto"/>
        <w:right w:val="none" w:sz="0" w:space="0" w:color="auto"/>
      </w:divBdr>
    </w:div>
    <w:div w:id="1937591343">
      <w:bodyDiv w:val="1"/>
      <w:marLeft w:val="0"/>
      <w:marRight w:val="0"/>
      <w:marTop w:val="0"/>
      <w:marBottom w:val="0"/>
      <w:divBdr>
        <w:top w:val="none" w:sz="0" w:space="0" w:color="auto"/>
        <w:left w:val="none" w:sz="0" w:space="0" w:color="auto"/>
        <w:bottom w:val="none" w:sz="0" w:space="0" w:color="auto"/>
        <w:right w:val="none" w:sz="0" w:space="0" w:color="auto"/>
      </w:divBdr>
    </w:div>
    <w:div w:id="1939479817">
      <w:bodyDiv w:val="1"/>
      <w:marLeft w:val="0"/>
      <w:marRight w:val="0"/>
      <w:marTop w:val="0"/>
      <w:marBottom w:val="0"/>
      <w:divBdr>
        <w:top w:val="none" w:sz="0" w:space="0" w:color="auto"/>
        <w:left w:val="none" w:sz="0" w:space="0" w:color="auto"/>
        <w:bottom w:val="none" w:sz="0" w:space="0" w:color="auto"/>
        <w:right w:val="none" w:sz="0" w:space="0" w:color="auto"/>
      </w:divBdr>
    </w:div>
    <w:div w:id="1949703346">
      <w:bodyDiv w:val="1"/>
      <w:marLeft w:val="0"/>
      <w:marRight w:val="0"/>
      <w:marTop w:val="0"/>
      <w:marBottom w:val="0"/>
      <w:divBdr>
        <w:top w:val="none" w:sz="0" w:space="0" w:color="auto"/>
        <w:left w:val="none" w:sz="0" w:space="0" w:color="auto"/>
        <w:bottom w:val="none" w:sz="0" w:space="0" w:color="auto"/>
        <w:right w:val="none" w:sz="0" w:space="0" w:color="auto"/>
      </w:divBdr>
    </w:div>
    <w:div w:id="1980183196">
      <w:bodyDiv w:val="1"/>
      <w:marLeft w:val="0"/>
      <w:marRight w:val="0"/>
      <w:marTop w:val="0"/>
      <w:marBottom w:val="0"/>
      <w:divBdr>
        <w:top w:val="none" w:sz="0" w:space="0" w:color="auto"/>
        <w:left w:val="none" w:sz="0" w:space="0" w:color="auto"/>
        <w:bottom w:val="none" w:sz="0" w:space="0" w:color="auto"/>
        <w:right w:val="none" w:sz="0" w:space="0" w:color="auto"/>
      </w:divBdr>
    </w:div>
    <w:div w:id="2011249851">
      <w:bodyDiv w:val="1"/>
      <w:marLeft w:val="0"/>
      <w:marRight w:val="0"/>
      <w:marTop w:val="0"/>
      <w:marBottom w:val="0"/>
      <w:divBdr>
        <w:top w:val="none" w:sz="0" w:space="0" w:color="auto"/>
        <w:left w:val="none" w:sz="0" w:space="0" w:color="auto"/>
        <w:bottom w:val="none" w:sz="0" w:space="0" w:color="auto"/>
        <w:right w:val="none" w:sz="0" w:space="0" w:color="auto"/>
      </w:divBdr>
    </w:div>
    <w:div w:id="2035187553">
      <w:bodyDiv w:val="1"/>
      <w:marLeft w:val="0"/>
      <w:marRight w:val="0"/>
      <w:marTop w:val="0"/>
      <w:marBottom w:val="0"/>
      <w:divBdr>
        <w:top w:val="none" w:sz="0" w:space="0" w:color="auto"/>
        <w:left w:val="none" w:sz="0" w:space="0" w:color="auto"/>
        <w:bottom w:val="none" w:sz="0" w:space="0" w:color="auto"/>
        <w:right w:val="none" w:sz="0" w:space="0" w:color="auto"/>
      </w:divBdr>
    </w:div>
    <w:div w:id="2051882116">
      <w:bodyDiv w:val="1"/>
      <w:marLeft w:val="0"/>
      <w:marRight w:val="0"/>
      <w:marTop w:val="0"/>
      <w:marBottom w:val="0"/>
      <w:divBdr>
        <w:top w:val="none" w:sz="0" w:space="0" w:color="auto"/>
        <w:left w:val="none" w:sz="0" w:space="0" w:color="auto"/>
        <w:bottom w:val="none" w:sz="0" w:space="0" w:color="auto"/>
        <w:right w:val="none" w:sz="0" w:space="0" w:color="auto"/>
      </w:divBdr>
    </w:div>
    <w:div w:id="2073657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deutscheboerse.sharepoint.com/:w:/r/sites/sp0281/internal/2025%20Audits/2025-001%20IT%20Operation%20Management%20(DBAG,%20ECAG,%20CBL,%20CBF,%20CFCL)/06%20Fieldwork/Capacity%20Management%20and%20Storage%20Management/Evidences/INR140080%20-%20T7%20Capacity%20Management%20Governance%20in%20Trading%20IT_R14.0_draft.docx?d=w5922ec44d17f4de9a5bc76bf8de9defa&amp;csf=1&amp;web=1&amp;e=gurFta" TargetMode="External"/><Relationship Id="rId26" Type="http://schemas.openxmlformats.org/officeDocument/2006/relationships/hyperlink" Target="https://deutscheboerse.sharepoint.com/:p:/r/sites/sp0281/internal/2025%20Audits/2025-001%20IT%20Operation%20Management%20(DBAG,%20ECAG,%20CBL,%20CBF,%20CFCL)/06%20Fieldwork/Capacity%20Management%20and%20Storage%20Management/Evidences/Quarterly%20Capacity%20Planning%20Meeting%20CS%202024%20Q4%200.1.pptx?d=w91f70eea4f6e46ca826ae42bbd22c947&amp;csf=1&amp;web=1&amp;e=J9AGcV" TargetMode="External"/><Relationship Id="rId39" Type="http://schemas.openxmlformats.org/officeDocument/2006/relationships/hyperlink" Target="https://deutscheboerse.sharepoint.com/:f:/r/sites/sp0281/internal/2025%20Audits/2025-001%20IT%20Operation%20Management%20(DBAG,%20ECAG,%20CBL,%20CBF,%20CFCL)/06%20Fieldwork/Capacity%20Management%20and%20Storage%20Management/Evidences/Capacity%20and%20Performance%20management%20meetings?csf=1&amp;web=1&amp;e=spjq1T" TargetMode="External"/><Relationship Id="rId21" Type="http://schemas.openxmlformats.org/officeDocument/2006/relationships/hyperlink" Target="https://deutscheboerse.sharepoint.com/:f:/r/sites/sp0281/internal/2025%20Audits/2025-001%20IT%20Operation%20Management%20(DBAG,%20ECAG,%20CBL,%20CBF,%20CFCL)/06%20Fieldwork/Capacity%20Management%20and%20Storage%20Management/Evidences/T7%20Disk%20Usage?csf=1&amp;web=1&amp;e=fmtMrr" TargetMode="External"/><Relationship Id="rId34" Type="http://schemas.openxmlformats.org/officeDocument/2006/relationships/hyperlink" Target="https://deutscheboerse.sharepoint.com/:b:/r/sites/sp0281/internal/2025%20Audits/2025-001%20IT%20Operation%20Management%20(DBAG,%20ECAG,%20CBL,%20CBF,%20CFCL)/06%20Fieldwork/Capacity%20Management%20and%20Storage%20Management/Evidences/Security_Documentation_XEOPs_SAN_RM-AID2039_2024_1.0.pdf?csf=1&amp;web=1&amp;e=rMGP4a" TargetMode="External"/><Relationship Id="rId42" Type="http://schemas.openxmlformats.org/officeDocument/2006/relationships/hyperlink" Target="https://deutscheboerse.sharepoint.com/:u:/r/sites/sp0281/internal/2025%20Audits/2025-001%20IT%20Operation%20Management%20(DBAG,%20ECAG,%20CBL,%20CBF,%20CFCL)/06%20Fieldwork/Capacity%20Management%20and%20Storage%20Management/Evidences/RE%20Annual%20Capacity%20and%20performance%20Management%20meeting%202025%20-%20Storage%20%20Backup%20management%20for%20DBAG.msg?csf=1&amp;web=1&amp;e=XjiTMW" TargetMode="External"/><Relationship Id="rId47" Type="http://schemas.openxmlformats.org/officeDocument/2006/relationships/image" Target="media/image13.png"/><Relationship Id="rId50" Type="http://schemas.openxmlformats.org/officeDocument/2006/relationships/image" Target="media/image15.png"/><Relationship Id="rId55" Type="http://schemas.openxmlformats.org/officeDocument/2006/relationships/hyperlink" Target="https://deutscheboerse.sharepoint.com/:x:/r/sites/sp0281/internal/2025%20Audits/2025-001%20IT%20Operation%20Management%20(DBAG,%20ECAG,%20CBL,%20CBF,%20CFCL)/06%20Fieldwork/Capacity%20Management%20and%20Storage%20Management/Evidences/XEOPS_JIRA_Storage_2024.xlsx?d=w8ef2fd0e33cf488ab3bc14e0e600b73d&amp;csf=1&amp;web=1&amp;e=kTcLi4" TargetMode="External"/><Relationship Id="rId63" Type="http://schemas.openxmlformats.org/officeDocument/2006/relationships/hyperlink" Target="https://deutscheboerse.sharepoint.com/sites/sp0281/internal/2025%20Audits/Forms/AllItems.aspx?id=%2Fsites%2Fsp0281%2Finternal%2F2025%20Audits%2F2025%2D001%20IT%20Operation%20Management%20%28DBAG%2C%20ECAG%2C%20CBL%2C%20CBF%2C%20CFCL%29%2F06%20Fieldwork%2FCapacity%20Management%20and%20Storage%20Management%2FEvidences&amp;viewid=3f0241d5%2D26ab%2D4d9b%2Dbcd7%2D24bc06fa9283" TargetMode="External"/><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4.emf"/><Relationship Id="rId32" Type="http://schemas.openxmlformats.org/officeDocument/2006/relationships/image" Target="media/image7.png"/><Relationship Id="rId37" Type="http://schemas.openxmlformats.org/officeDocument/2006/relationships/hyperlink" Target="https://deutscheboerse.sharepoint.com/:b:/r/sites/sp0281/internal/2025%20Audits/2025-001%20IT%20Operation%20Management%20(DBAG,%20ECAG,%20CBL,%20CBF,%20CFCL)/06%20Fieldwork/Capacity%20Management%20and%20Storage%20Management/Evidences/Mainframe%20Operations%20Organisation%20Handbook_8.3.pdf?csf=1&amp;web=1&amp;e=Kh6J3A" TargetMode="External"/><Relationship Id="rId40" Type="http://schemas.openxmlformats.org/officeDocument/2006/relationships/hyperlink" Target="https://deutscheboerse.sharepoint.com/:b:/r/sites/sp0281/internal/2025%20Audits/2025-001%20IT%20Operation%20Management%20(DBAG,%20ECAG,%20CBL,%20CBF,%20CFCL)/06%20Fieldwork/Capacity%20Management%20and%20Storage%20Management/Evidences/Storage%20Management%20V1.05.pdf?csf=1&amp;web=1&amp;e=FGLPhe" TargetMode="External"/><Relationship Id="rId45" Type="http://schemas.openxmlformats.org/officeDocument/2006/relationships/image" Target="media/image12.png"/><Relationship Id="rId53" Type="http://schemas.openxmlformats.org/officeDocument/2006/relationships/hyperlink" Target="https://deutscheboerse.sharepoint.com/:b:/r/sites/sp0281/internal/2025%20Audits/2025-001%20IT%20Operation%20Management%20(DBAG,%20ECAG,%20CBL,%20CBF,%20CFCL)/06%20Fieldwork/Capacity%20Management%20and%20Storage%20Management/Evidences/checkMK_report.pdf?csf=1&amp;web=1&amp;e=gxhNeG" TargetMode="External"/><Relationship Id="rId58" Type="http://schemas.openxmlformats.org/officeDocument/2006/relationships/hyperlink" Target="https://deutscheboerse.sharepoint.com/:x:/r/sites/sp0281/internal/2025%20Audits/2025-001%20IT%20Operation%20Management%20(DBAG,%20ECAG,%20CBL,%20CBF,%20CFCL)/06%20Fieldwork/Capacity%20Management%20and%20Storage%20Management/Evidences/JIRA%20requests_Storage.xlsx?d=wc1d2c621e178406db79359d06bf49357&amp;csf=1&amp;web=1&amp;e=4LcweF" TargetMode="External"/><Relationship Id="rId66"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deutscheboerse.sharepoint.com/:b:/r/sites/sp0281/internal/2025%20Audits/2025-001%20IT%20Operation%20Management%20(DBAG,%20ECAG,%20CBL,%20CBF,%20CFCL)/06%20Fieldwork/Capacity%20Management%20and%20Storage%20Management/Evidences/Mainframe%20Operations%20Organisation%20Handbook_8.3.pdf?csf=1&amp;web=1&amp;e=HS1HhG" TargetMode="External"/><Relationship Id="rId23" Type="http://schemas.openxmlformats.org/officeDocument/2006/relationships/image" Target="media/image3.png"/><Relationship Id="rId28" Type="http://schemas.openxmlformats.org/officeDocument/2006/relationships/image" Target="media/image5.png"/><Relationship Id="rId36" Type="http://schemas.openxmlformats.org/officeDocument/2006/relationships/image" Target="media/image9.emf"/><Relationship Id="rId49" Type="http://schemas.openxmlformats.org/officeDocument/2006/relationships/hyperlink" Target="https://deutscheboerse.sharepoint.com/:u:/r/sites/sp0281/internal/2025%20Audits/2025-001%20IT%20Operation%20Management%20(DBAG,%20ECAG,%20CBL,%20CBF,%20CFCL)/06%20Fieldwork/Capacity%20Management%20and%20Storage%20Management/Evidences/RE_%20Audit%20start%20letter%20%E2%80%93%202025-001%20IT%20Operation%20Management.msg?csf=1&amp;web=1&amp;e=LWzoXh" TargetMode="External"/><Relationship Id="rId57" Type="http://schemas.openxmlformats.org/officeDocument/2006/relationships/hyperlink" Target="https://deutscheboerse.sharepoint.com/:w:/r/sites/sp0281/internal/2025%20Audits/2025-001%20IT%20Operation%20Management%20(DBAG,%20ECAG,%20CBL,%20CBF,%20CFCL)/06%20Fieldwork/Capacity%20Management%20and%20Storage%20Management/Evidences/XEOPS-7610.doc?d=wcf15a35d3f3c4f65bb5bd211624b1406&amp;csf=1&amp;web=1&amp;e=OFuSUn" TargetMode="External"/><Relationship Id="rId61" Type="http://schemas.openxmlformats.org/officeDocument/2006/relationships/hyperlink" Target="https://deutscheboerse.sharepoint.com/:x:/r/sites/sp0281/internal/2025%20Audits/2025-001%20IT%20Operation%20Management%20(DBAG,%20ECAG,%20CBL,%20CBF,%20CFCL)/06%20Fieldwork/Capacity%20Management%20and%20Storage%20Management/Evidences/CRM7_IT_AST_Storage_Administration_2024.xlsx?d=w071053b4fc14448a95e5f44f83fcfaea&amp;csf=1&amp;web=1&amp;e=zyQMtR" TargetMode="External"/><Relationship Id="rId10" Type="http://schemas.openxmlformats.org/officeDocument/2006/relationships/endnotes" Target="endnotes.xml"/><Relationship Id="rId19" Type="http://schemas.openxmlformats.org/officeDocument/2006/relationships/hyperlink" Target="https://deutscheboerse.sharepoint.com/:f:/r/sites/sp0281/internal/2025%20Audits/2025-001%20IT%20Operation%20Management%20(DBAG,%20ECAG,%20CBL,%20CBF,%20CFCL)/06%20Fieldwork/Capacity%20Management%20and%20Storage%20Management/Evidences/XEOPS%20Monthly%20Performance%20Reports?csf=1&amp;web=1&amp;e=Az8rxv" TargetMode="External"/><Relationship Id="rId31" Type="http://schemas.openxmlformats.org/officeDocument/2006/relationships/hyperlink" Target="https://deutscheboerse.sharepoint.com/:b:/r/sites/sp0281/internal/2025%20Audits/2025-001%20IT%20Operation%20Management%20(DBAG,%20ECAG,%20CBL,%20CBF,%20CFCL)/06%20Fieldwork/Capacity%20Management%20and%20Storage%20Management/Evidences/XEOPS%20Monitoring%202024.pdf?csf=1&amp;web=1&amp;e=Oh3obJ" TargetMode="External"/><Relationship Id="rId44" Type="http://schemas.openxmlformats.org/officeDocument/2006/relationships/image" Target="media/image11.png"/><Relationship Id="rId52" Type="http://schemas.openxmlformats.org/officeDocument/2006/relationships/hyperlink" Target="https://deutscheboerse.sharepoint.com/:i:/r/sites/sp0281/internal/2025%20Audits/2025-001%20IT%20Operation%20Management%20(DBAG,%20ECAG,%20CBL,%20CBF,%20CFCL)/06%20Fieldwork/Capacity%20Management%20and%20Storage%20Management/Evidences/checkMK_Alerts_Screenshot%202025-02-13%20110211.png?csf=1&amp;web=1&amp;e=3LO4IE" TargetMode="External"/><Relationship Id="rId60" Type="http://schemas.openxmlformats.org/officeDocument/2006/relationships/hyperlink" Target="https://deutscheboerse.sharepoint.com/:b:/r/sites/sp0281/internal/2025%20Audits/2025-001%20IT%20Operation%20Management%20(DBAG,%20ECAG,%20CBL,%20CBF,%20CFCL)/06%20Fieldwork/Capacity%20Management%20and%20Storage%20Management/Evidences/ZSPACADM-71.pdf?csf=1&amp;web=1&amp;e=vFk7F4" TargetMode="External"/><Relationship Id="rId65"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deutscheboerse.sharepoint.com/:f:/r/sites/sp0281/internal/2025%20Audits/2025-001%20IT%20Operation%20Management%20(DBAG,%20ECAG,%20CBL,%20CBF,%20CFCL)/06%20Fieldwork/Capacity%20Management%20and%20Storage%20Management/Evidences/Monthly%20Reports-Mainframe?csf=1&amp;web=1&amp;e=XoLvrw" TargetMode="External"/><Relationship Id="rId27" Type="http://schemas.openxmlformats.org/officeDocument/2006/relationships/hyperlink" Target="https://deutscheboerse.sharepoint.com/:u:/r/sites/sp0281/internal/2025%20Audits/2025-001%20IT%20Operation%20Management%20(DBAG,%20ECAG,%20CBL,%20CBF,%20CFCL)/06%20Fieldwork/Capacity%20Management%20and%20Storage%20Management/Evidences/RE%20Annual%20Capacity%20and%20performance%20Management%20meeting%202025%20-%20Storage%20%20Backup%20management%20for%20DBAG.msg?csf=1&amp;web=1&amp;e=XjiTMW" TargetMode="External"/><Relationship Id="rId30" Type="http://schemas.openxmlformats.org/officeDocument/2006/relationships/hyperlink" Target="https://deutscheboerse.sharepoint.com/:w:/r/sites/sp0281/internal/2025%20Audits/2025-001%20IT%20Operation%20Management%20(DBAG,%20ECAG,%20CBL,%20CBF,%20CFCL)/06%20Fieldwork/Capacity%20Management%20and%20Storage%20Management/Evidences/XEOPS%20Storage%20Management%202024_V1.0.docx?d=wc44342b6be69476b8d0397095807681c&amp;csf=1&amp;web=1&amp;e=HgMeBM" TargetMode="External"/><Relationship Id="rId35" Type="http://schemas.openxmlformats.org/officeDocument/2006/relationships/hyperlink" Target="https://deutscheboerse.sharepoint.com/:b:/r/sites/sp0281/internal/2025%20Audits/2025-001%20IT%20Operation%20Management%20(DBAG,%20ECAG,%20CBL,%20CBF,%20CFCL)/06%20Fieldwork/Capacity%20Management%20and%20Storage%20Management/Evidences/XEOPs_OperationsHandbook_AID2039_XEOPS%20SAN%20RM_2024_1_0.pdf?csf=1&amp;web=1&amp;e=4t9eJa" TargetMode="External"/><Relationship Id="rId43" Type="http://schemas.openxmlformats.org/officeDocument/2006/relationships/image" Target="media/image10.png"/><Relationship Id="rId48" Type="http://schemas.openxmlformats.org/officeDocument/2006/relationships/image" Target="media/image14.png"/><Relationship Id="rId56" Type="http://schemas.openxmlformats.org/officeDocument/2006/relationships/hyperlink" Target="https://deutscheboerse.sharepoint.com/:w:/r/sites/sp0281/internal/2025%20Audits/2025-001%20IT%20Operation%20Management%20(DBAG,%20ECAG,%20CBL,%20CBF,%20CFCL)/06%20Fieldwork/Capacity%20Management%20and%20Storage%20Management/Evidences/XEOPS-6254.doc?d=w4180f2d2f4ea4b2b93edd75d11cb1731&amp;csf=1&amp;web=1&amp;e=1jyuAd" TargetMode="External"/><Relationship Id="rId64"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hyperlink" Target="https://deutscheboerse.sharepoint.com/:u:/r/sites/sp0281/internal/2025%20Audits/2025-001%20IT%20Operation%20Management%20(DBAG,%20ECAG,%20CBL,%20CBF,%20CFCL)/06%20Fieldwork/Capacity%20Management%20and%20Storage%20Management/Evidences/Symmetrix%20storage%20pool%20threshold%20alert%20%20CK297800571.msg?csf=1&amp;web=1&amp;e=DZduVA" TargetMode="Externa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2.png"/><Relationship Id="rId25" Type="http://schemas.openxmlformats.org/officeDocument/2006/relationships/hyperlink" Target="https://deutscheboerse.sharepoint.com/:p:/r/sites/sp0281/internal/2025%20Audits/2025-001%20IT%20Operation%20Management%20(DBAG,%20ECAG,%20CBL,%20CBF,%20CFCL)/06%20Fieldwork/Capacity%20Management%20and%20Storage%20Management/Evidences/Quarterly%20Capacity%20Planning%20Meeting%20CS%202024%20Q3%201.0.pptx?d=w889db9c16d1341baa2371156b6d56d94&amp;csf=1&amp;web=1&amp;e=fsXyUL" TargetMode="External"/><Relationship Id="rId33" Type="http://schemas.openxmlformats.org/officeDocument/2006/relationships/image" Target="media/image8.png"/><Relationship Id="rId38" Type="http://schemas.openxmlformats.org/officeDocument/2006/relationships/hyperlink" Target="https://deutscheboerse.sharepoint.com/:w:/r/sites/sp0281/internal/2025%20Audits/2025-001%20IT%20Operation%20Management%20(DBAG,%20ECAG,%20CBL,%20CBF,%20CFCL)/06%20Fieldwork/Capacity%20Management%20and%20Storage%20Management/Evidences/DASD%26Tape%20Mainframe2024Q3.docx?d=w11e48eeeb7804ed7b196710e52bacd22&amp;csf=1&amp;web=1&amp;e=8EqG5R" TargetMode="External"/><Relationship Id="rId46" Type="http://schemas.openxmlformats.org/officeDocument/2006/relationships/hyperlink" Target="https://deutscheboerse.sharepoint.com/:b:/r/sites/sp0281/internal/2025%20Audits/2025-001%20IT%20Operation%20Management%20(DBAG,%20ECAG,%20CBL,%20CBF,%20CFCL)/06%20Fieldwork/Capacity%20Management%20and%20Storage%20Management/Evidences/Mainframe%20Operations%20Organisation%20Handbook_8.3.pdf?csf=1&amp;web=1&amp;e=Kh6J3A" TargetMode="External"/><Relationship Id="rId59" Type="http://schemas.openxmlformats.org/officeDocument/2006/relationships/hyperlink" Target="https://deutscheboerse.sharepoint.com/:b:/r/sites/sp0281/internal/2025%20Audits/2025-001%20IT%20Operation%20Management%20(DBAG,%20ECAG,%20CBL,%20CBF,%20CFCL)/06%20Fieldwork/Capacity%20Management%20and%20Storage%20Management/Evidences/ZSPACADM-95.pdf?csf=1&amp;web=1&amp;e=D5la9r" TargetMode="External"/><Relationship Id="rId67" Type="http://schemas.microsoft.com/office/2011/relationships/people" Target="people.xml"/><Relationship Id="rId20" Type="http://schemas.openxmlformats.org/officeDocument/2006/relationships/hyperlink" Target="https://deutscheboerse.sharepoint.com/:i:/r/sites/sp0281/internal/2025%20Audits/2025-001%20IT%20Operation%20Management%20(DBAG,%20ECAG,%20CBL,%20CBF,%20CFCL)/06%20Fieldwork/Capacity%20Management%20and%20Storage%20Management/Evidences/Grafana_Screenshot%202025-02-12%20095744.png?csf=1&amp;web=1&amp;e=eEJniF" TargetMode="External"/><Relationship Id="rId41" Type="http://schemas.openxmlformats.org/officeDocument/2006/relationships/hyperlink" Target="https://deutscheboerse.sharepoint.com/:p:/r/sites/sp0281/internal/2025%20Audits/2025-001%20IT%20Operation%20Management%20(DBAG,%20ECAG,%20CBL,%20CBF,%20CFCL)/06%20Fieldwork/Capacity%20Management%20and%20Storage%20Management/Evidences/Quarterly%20Capacity%20Planning%20Meeting%20CS%202024%20Q3%201.0.pptx?d=w889db9c16d1341baa2371156b6d56d94&amp;csf=1&amp;web=1&amp;e=fsXyUL" TargetMode="External"/><Relationship Id="rId54" Type="http://schemas.openxmlformats.org/officeDocument/2006/relationships/hyperlink" Target="https://deutscheboerse.sharepoint.com/:x:/r/sites/sp0281/internal/2025%20Audits/2025-001%20IT%20Operation%20Management%20(DBAG,%20ECAG,%20CBL,%20CBF,%20CFCL)/06%20Fieldwork/Capacity%20Management%20and%20Storage%20Management/Evidences/BlueBookEntries_1739350003006.xlsx?d=w76f8c0db587443d38e6a6fe0f9c0d2a2&amp;csf=1&amp;web=1&amp;e=iKM2Az" TargetMode="External"/><Relationship Id="rId62" Type="http://schemas.openxmlformats.org/officeDocument/2006/relationships/hyperlink" Target="https://deutscheboerse.sharepoint.com/:f:/r/sites/sp0281/internal/2025%20Audits/2025-001%20IT%20Operation%20Management%20(DBAG,%20ECAG,%20CBL,%20CBF,%20CFCL)/06%20Fieldwork/Capacity%20Management%20and%20Storage%20Management/Evidences/PaaS%20Storage%20team_Sample%20evidence?csf=1&amp;web=1&amp;e=SfFcz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4CD2C9128AD54A8D10FFD7A0122DCD" ma:contentTypeVersion="14" ma:contentTypeDescription="Create a new document." ma:contentTypeScope="" ma:versionID="8bf94c648470a76a0b9afe112d876c72">
  <xsd:schema xmlns:xsd="http://www.w3.org/2001/XMLSchema" xmlns:xs="http://www.w3.org/2001/XMLSchema" xmlns:p="http://schemas.microsoft.com/office/2006/metadata/properties" xmlns:ns1="http://schemas.microsoft.com/sharepoint/v3" xmlns:ns2="d53c5ebb-1d16-434c-9199-c085003d0e78" xmlns:ns3="e2b6c362-1991-4b12-baaf-e49dbdb018b6" targetNamespace="http://schemas.microsoft.com/office/2006/metadata/properties" ma:root="true" ma:fieldsID="cf0d7a30961ddc507c80b96ec2c1cd26" ns1:_="" ns2:_="" ns3:_="">
    <xsd:import namespace="http://schemas.microsoft.com/sharepoint/v3"/>
    <xsd:import namespace="d53c5ebb-1d16-434c-9199-c085003d0e78"/>
    <xsd:import namespace="e2b6c362-1991-4b12-baaf-e49dbdb018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3c5ebb-1d16-434c-9199-c085003d0e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7e55e0-b0a9-432c-94a7-1995524fa84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b6c362-1991-4b12-baaf-e49dbdb018b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efa5c65-7dbb-420a-8c0e-748276ea6e87}" ma:internalName="TaxCatchAll" ma:showField="CatchAllData" ma:web="e2b6c362-1991-4b12-baaf-e49dbdb018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2b6c362-1991-4b12-baaf-e49dbdb018b6" xsi:nil="true"/>
    <_ip_UnifiedCompliancePolicyUIAction xmlns="http://schemas.microsoft.com/sharepoint/v3" xsi:nil="true"/>
    <_ip_UnifiedCompliancePolicyProperties xmlns="http://schemas.microsoft.com/sharepoint/v3" xsi:nil="true"/>
    <lcf76f155ced4ddcb4097134ff3c332f xmlns="d53c5ebb-1d16-434c-9199-c085003d0e7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AD1977-7EA0-4AFB-A5F9-576028E03C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53c5ebb-1d16-434c-9199-c085003d0e78"/>
    <ds:schemaRef ds:uri="e2b6c362-1991-4b12-baaf-e49dbdb018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C86DA21-E1D1-4555-8F64-55BC6C0E3F5C}">
  <ds:schemaRefs>
    <ds:schemaRef ds:uri="http://schemas.microsoft.com/sharepoint/v3/contenttype/forms"/>
  </ds:schemaRefs>
</ds:datastoreItem>
</file>

<file path=customXml/itemProps3.xml><?xml version="1.0" encoding="utf-8"?>
<ds:datastoreItem xmlns:ds="http://schemas.openxmlformats.org/officeDocument/2006/customXml" ds:itemID="{8187A384-95B3-46F2-B9F7-D70F815A9AAB}">
  <ds:schemaRefs>
    <ds:schemaRef ds:uri="http://schemas.microsoft.com/office/2006/metadata/properties"/>
    <ds:schemaRef ds:uri="http://schemas.microsoft.com/office/infopath/2007/PartnerControls"/>
    <ds:schemaRef ds:uri="e2b6c362-1991-4b12-baaf-e49dbdb018b6"/>
    <ds:schemaRef ds:uri="http://schemas.microsoft.com/sharepoint/v3"/>
    <ds:schemaRef ds:uri="d53c5ebb-1d16-434c-9199-c085003d0e78"/>
  </ds:schemaRefs>
</ds:datastoreItem>
</file>

<file path=customXml/itemProps4.xml><?xml version="1.0" encoding="utf-8"?>
<ds:datastoreItem xmlns:ds="http://schemas.openxmlformats.org/officeDocument/2006/customXml" ds:itemID="{6F4462E7-A2F4-4CC4-A7EB-5515E843B0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4499</Words>
  <Characters>25647</Characters>
  <Application>Microsoft Office Word</Application>
  <DocSecurity>0</DocSecurity>
  <Lines>213</Lines>
  <Paragraphs>60</Paragraphs>
  <ScaleCrop>false</ScaleCrop>
  <Company>Deutsche Boerse</Company>
  <LinksUpToDate>false</LinksUpToDate>
  <CharactersWithSpaces>30086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Der Administrator</dc:creator>
  <cp:keywords/>
  <cp:lastModifiedBy>Yigit Gullu</cp:lastModifiedBy>
  <cp:revision>623</cp:revision>
  <cp:lastPrinted>2013-11-28T19:02:00Z</cp:lastPrinted>
  <dcterms:created xsi:type="dcterms:W3CDTF">2022-11-04T21:11:00Z</dcterms:created>
  <dcterms:modified xsi:type="dcterms:W3CDTF">2025-03-14T09:37:00Z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0x0101007E4CD2C9128AD54A8D10FFD7A0122DCD</vt:lpwstr>
  </property>
  <property fmtid="{D5CDD505-2E9C-101B-9397-08002B2CF9AE}" pid="3" name="MSIP_Label_389b831b-d6bc-4bd7-99a3-1b01c0f97c6d_Enabled">
    <vt:lpwstr>true</vt:lpwstr>
  </property>
  <property fmtid="{D5CDD505-2E9C-101B-9397-08002B2CF9AE}" pid="4" name="MSIP_Label_389b831b-d6bc-4bd7-99a3-1b01c0f97c6d_SetDate">
    <vt:lpwstr>2023-08-28T12:42:32Z</vt:lpwstr>
  </property>
  <property fmtid="{D5CDD505-2E9C-101B-9397-08002B2CF9AE}" pid="5" name="MSIP_Label_389b831b-d6bc-4bd7-99a3-1b01c0f97c6d_Method">
    <vt:lpwstr>Privileged</vt:lpwstr>
  </property>
  <property fmtid="{D5CDD505-2E9C-101B-9397-08002B2CF9AE}" pid="6" name="MSIP_Label_389b831b-d6bc-4bd7-99a3-1b01c0f97c6d_Name">
    <vt:lpwstr>389b831b-d6bc-4bd7-99a3-1b01c0f97c6d</vt:lpwstr>
  </property>
  <property fmtid="{D5CDD505-2E9C-101B-9397-08002B2CF9AE}" pid="7" name="MSIP_Label_389b831b-d6bc-4bd7-99a3-1b01c0f97c6d_SiteId">
    <vt:lpwstr>e00ddcdf-1e0f-4be5-a37a-894a4731986a</vt:lpwstr>
  </property>
  <property fmtid="{D5CDD505-2E9C-101B-9397-08002B2CF9AE}" pid="8" name="MSIP_Label_389b831b-d6bc-4bd7-99a3-1b01c0f97c6d_ActionId">
    <vt:lpwstr>643ab1f0-4472-4292-93b2-36b715f3ae73</vt:lpwstr>
  </property>
  <property fmtid="{D5CDD505-2E9C-101B-9397-08002B2CF9AE}" pid="9" name="MSIP_Label_389b831b-d6bc-4bd7-99a3-1b01c0f97c6d_ContentBits">
    <vt:lpwstr>2</vt:lpwstr>
  </property>
  <property fmtid="{D5CDD505-2E9C-101B-9397-08002B2CF9AE}" pid="10" name="MediaServiceImageTags">
    <vt:lpwstr/>
  </property>
</Properties>
</file>