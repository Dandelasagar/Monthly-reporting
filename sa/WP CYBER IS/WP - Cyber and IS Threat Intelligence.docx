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text" w:horzAnchor="margin" w:tblpY="1179"/>
        <w:tblW w:w="10935" w:type="dxa"/>
        <w:tblLook w:val="04A0" w:firstRow="1" w:lastRow="0" w:firstColumn="1" w:lastColumn="0" w:noHBand="0" w:noVBand="1"/>
      </w:tblPr>
      <w:tblGrid>
        <w:gridCol w:w="10935"/>
      </w:tblGrid>
      <w:tr w:rsidR="008E3EBD" w:rsidRPr="00CD5609" w14:paraId="04DA001A" w14:textId="77777777" w:rsidTr="008E3EBD">
        <w:trPr>
          <w:trHeight w:val="1160"/>
        </w:trPr>
        <w:tc>
          <w:tcPr>
            <w:tcW w:w="10935" w:type="dxa"/>
            <w:shd w:val="clear" w:color="auto" w:fill="D9D9D9" w:themeFill="background1" w:themeFillShade="D9"/>
            <w:vAlign w:val="center"/>
          </w:tcPr>
          <w:p w14:paraId="5BDB3DAD" w14:textId="77777777" w:rsidR="008E3EBD" w:rsidRPr="00CD5609" w:rsidRDefault="008E3EBD" w:rsidP="008E3EBD">
            <w:pPr>
              <w:spacing w:before="0" w:after="0"/>
              <w:ind w:left="0"/>
              <w:rPr>
                <w:rFonts w:ascii="News Gothic GDB" w:hAnsi="News Gothic GDB"/>
              </w:rPr>
            </w:pPr>
            <w:r w:rsidRPr="00CD5609">
              <w:rPr>
                <w:rFonts w:ascii="News Gothic GDB" w:hAnsi="News Gothic GDB"/>
              </w:rPr>
              <w:t>Cyber and IS Threat Intelligence (+covers AU-121-04-CSDR Cyber &amp; IS)</w:t>
            </w:r>
          </w:p>
        </w:tc>
      </w:tr>
    </w:tbl>
    <w:p w14:paraId="0DDFBD9F" w14:textId="49248311" w:rsidR="00953DFB" w:rsidRPr="00CD5609" w:rsidRDefault="00A7531B" w:rsidP="5D8BDE48">
      <w:pPr>
        <w:autoSpaceDE w:val="0"/>
        <w:autoSpaceDN w:val="0"/>
        <w:adjustRightInd w:val="0"/>
        <w:spacing w:before="0" w:after="0"/>
        <w:ind w:left="0"/>
        <w:rPr>
          <w:rFonts w:ascii="News Gothic GDB" w:hAnsi="News Gothic GDB"/>
          <w:color w:val="FF0000"/>
        </w:rPr>
      </w:pPr>
      <w:r w:rsidRPr="00CD5609">
        <w:rPr>
          <w:rFonts w:ascii="News Gothic GDB" w:hAnsi="News Gothic GDB"/>
          <w:b/>
          <w:bCs/>
        </w:rPr>
        <w:t>L2</w:t>
      </w:r>
      <w:r w:rsidR="00F9287A" w:rsidRPr="00CD5609">
        <w:rPr>
          <w:rFonts w:ascii="News Gothic GDB" w:hAnsi="News Gothic GDB"/>
          <w:b/>
          <w:bCs/>
        </w:rPr>
        <w:t xml:space="preserve"> </w:t>
      </w:r>
      <w:r w:rsidRPr="00CD5609">
        <w:rPr>
          <w:rFonts w:ascii="News Gothic GDB" w:hAnsi="News Gothic GDB"/>
          <w:b/>
          <w:bCs/>
        </w:rPr>
        <w:t>test name</w:t>
      </w:r>
      <w:r w:rsidR="00953DFB" w:rsidRPr="00CD5609">
        <w:rPr>
          <w:rFonts w:ascii="News Gothic GDB" w:hAnsi="News Gothic GDB"/>
          <w:b/>
          <w:bCs/>
        </w:rPr>
        <w:t xml:space="preserve">: </w:t>
      </w:r>
      <w:r w:rsidR="000E71A6" w:rsidRPr="00CD5609">
        <w:rPr>
          <w:rFonts w:ascii="News Gothic GDB" w:hAnsi="News Gothic GDB"/>
        </w:rPr>
        <w:t xml:space="preserve">Cyber and IS </w:t>
      </w:r>
      <w:r w:rsidR="00C22664" w:rsidRPr="00CD5609">
        <w:rPr>
          <w:rFonts w:ascii="News Gothic GDB" w:hAnsi="News Gothic GDB"/>
        </w:rPr>
        <w:t>Threat Intelligence</w:t>
      </w:r>
    </w:p>
    <w:p w14:paraId="341667DC" w14:textId="0C0D6DF8" w:rsidR="00EA1B47" w:rsidRPr="00CD5609" w:rsidRDefault="00A7531B" w:rsidP="00953DFB">
      <w:pPr>
        <w:autoSpaceDE w:val="0"/>
        <w:autoSpaceDN w:val="0"/>
        <w:adjustRightInd w:val="0"/>
        <w:spacing w:before="0" w:after="0"/>
        <w:ind w:left="0"/>
        <w:rPr>
          <w:rFonts w:ascii="News Gothic GDB" w:hAnsi="News Gothic GDB"/>
          <w:b/>
          <w:szCs w:val="22"/>
        </w:rPr>
      </w:pPr>
      <w:r w:rsidRPr="00CD5609">
        <w:rPr>
          <w:rFonts w:ascii="News Gothic GDB" w:hAnsi="News Gothic GDB"/>
          <w:b/>
          <w:szCs w:val="22"/>
        </w:rPr>
        <w:t xml:space="preserve">Legal entities in scope: </w:t>
      </w:r>
      <w:r w:rsidR="005F6168" w:rsidRPr="00CD5609">
        <w:rPr>
          <w:rFonts w:ascii="News Gothic GDB" w:hAnsi="News Gothic GDB"/>
          <w:bCs/>
          <w:color w:val="000000" w:themeColor="text1"/>
          <w:szCs w:val="22"/>
        </w:rPr>
        <w:t xml:space="preserve">DBAG, ExR, EFAG, ECAG, CBF, </w:t>
      </w:r>
      <w:r w:rsidR="00DB0B66" w:rsidRPr="00CD5609">
        <w:rPr>
          <w:rFonts w:ascii="News Gothic GDB" w:hAnsi="News Gothic GDB"/>
          <w:bCs/>
          <w:color w:val="000000" w:themeColor="text1"/>
          <w:szCs w:val="22"/>
        </w:rPr>
        <w:t xml:space="preserve">CH, </w:t>
      </w:r>
      <w:r w:rsidR="005F6168" w:rsidRPr="00CD5609">
        <w:rPr>
          <w:rFonts w:ascii="News Gothic GDB" w:hAnsi="News Gothic GDB"/>
          <w:bCs/>
          <w:color w:val="000000" w:themeColor="text1"/>
          <w:szCs w:val="22"/>
        </w:rPr>
        <w:t>CBL, LuxCSD, CI, CS</w:t>
      </w:r>
      <w:r w:rsidR="000E71A6" w:rsidRPr="00CD5609">
        <w:rPr>
          <w:rFonts w:ascii="News Gothic GDB" w:hAnsi="News Gothic GDB"/>
          <w:bCs/>
          <w:color w:val="000000" w:themeColor="text1"/>
          <w:szCs w:val="22"/>
        </w:rPr>
        <w:t xml:space="preserve">, </w:t>
      </w:r>
      <w:r w:rsidR="005F6168" w:rsidRPr="00CD5609">
        <w:rPr>
          <w:rFonts w:ascii="News Gothic GDB" w:hAnsi="News Gothic GDB"/>
          <w:bCs/>
          <w:color w:val="000000" w:themeColor="text1"/>
          <w:szCs w:val="22"/>
        </w:rPr>
        <w:t>CFCL</w:t>
      </w:r>
      <w:r w:rsidR="000E71A6" w:rsidRPr="00CD5609">
        <w:rPr>
          <w:rFonts w:ascii="News Gothic GDB" w:hAnsi="News Gothic GDB"/>
          <w:bCs/>
          <w:color w:val="000000" w:themeColor="text1"/>
          <w:szCs w:val="22"/>
        </w:rPr>
        <w:t xml:space="preserve"> and ECC/EEX</w:t>
      </w:r>
    </w:p>
    <w:p w14:paraId="363D5F18" w14:textId="380BB473" w:rsidR="00A7531B" w:rsidRPr="00CD5609" w:rsidRDefault="00A7531B" w:rsidP="00953DFB">
      <w:pPr>
        <w:autoSpaceDE w:val="0"/>
        <w:autoSpaceDN w:val="0"/>
        <w:adjustRightInd w:val="0"/>
        <w:spacing w:before="0" w:after="0"/>
        <w:ind w:left="0"/>
        <w:rPr>
          <w:rFonts w:ascii="News Gothic GDB" w:hAnsi="News Gothic GDB"/>
          <w:b/>
          <w:szCs w:val="22"/>
        </w:rPr>
      </w:pPr>
    </w:p>
    <w:p w14:paraId="2AAE02E0" w14:textId="77777777" w:rsidR="00DF147A" w:rsidRPr="00CD5609" w:rsidRDefault="00DF147A" w:rsidP="00DF147A">
      <w:pPr>
        <w:autoSpaceDE w:val="0"/>
        <w:autoSpaceDN w:val="0"/>
        <w:adjustRightInd w:val="0"/>
        <w:spacing w:before="0" w:after="0"/>
        <w:ind w:left="0"/>
        <w:rPr>
          <w:rFonts w:ascii="News Gothic GDB" w:hAnsi="News Gothic GDB"/>
          <w:b/>
          <w:szCs w:val="22"/>
        </w:rPr>
      </w:pPr>
      <w:r w:rsidRPr="00CD5609">
        <w:rPr>
          <w:rFonts w:ascii="News Gothic GDB" w:hAnsi="News Gothic GDB"/>
          <w:b/>
          <w:szCs w:val="22"/>
        </w:rPr>
        <w:t>Test(s) according to RCA:</w:t>
      </w:r>
    </w:p>
    <w:p w14:paraId="35405CD5" w14:textId="77777777" w:rsidR="008B24B7" w:rsidRPr="00CD5609" w:rsidRDefault="008B24B7" w:rsidP="008B24B7">
      <w:pPr>
        <w:autoSpaceDE w:val="0"/>
        <w:autoSpaceDN w:val="0"/>
        <w:adjustRightInd w:val="0"/>
        <w:spacing w:before="0" w:after="0"/>
        <w:ind w:left="0"/>
        <w:jc w:val="both"/>
        <w:rPr>
          <w:rFonts w:ascii="News Gothic GDB" w:hAnsi="News Gothic GDB"/>
          <w:bCs/>
          <w:szCs w:val="22"/>
        </w:rPr>
      </w:pPr>
      <w:r w:rsidRPr="00CD5609">
        <w:rPr>
          <w:rFonts w:ascii="News Gothic GDB" w:hAnsi="News Gothic GDB"/>
          <w:bCs/>
          <w:szCs w:val="22"/>
        </w:rPr>
        <w:t>(TP1) FuN 240722110510</w:t>
      </w:r>
    </w:p>
    <w:p w14:paraId="0136392A" w14:textId="77777777" w:rsidR="008B24B7" w:rsidRPr="00CD5609" w:rsidRDefault="008B24B7" w:rsidP="008B24B7">
      <w:pPr>
        <w:autoSpaceDE w:val="0"/>
        <w:autoSpaceDN w:val="0"/>
        <w:adjustRightInd w:val="0"/>
        <w:spacing w:before="0" w:after="0"/>
        <w:ind w:left="0"/>
        <w:jc w:val="both"/>
        <w:rPr>
          <w:rFonts w:ascii="News Gothic GDB" w:hAnsi="News Gothic GDB"/>
          <w:bCs/>
          <w:szCs w:val="22"/>
        </w:rPr>
      </w:pPr>
      <w:r w:rsidRPr="00CD5609">
        <w:rPr>
          <w:rFonts w:ascii="News Gothic GDB" w:hAnsi="News Gothic GDB"/>
          <w:bCs/>
          <w:szCs w:val="22"/>
        </w:rPr>
        <w:t>In the next audit for topic Threat Intelligence, please review how information about Threat Intelligence (also e.g., including information about physical security or travel management) is collected and how it is combined / processed for reporting. Please specifically focus on a review of:</w:t>
      </w:r>
    </w:p>
    <w:p w14:paraId="183BB54F" w14:textId="77777777" w:rsidR="008B24B7" w:rsidRPr="00CD5609" w:rsidRDefault="008B24B7" w:rsidP="008B24B7">
      <w:pPr>
        <w:autoSpaceDE w:val="0"/>
        <w:autoSpaceDN w:val="0"/>
        <w:adjustRightInd w:val="0"/>
        <w:spacing w:before="0" w:after="0"/>
        <w:ind w:left="0"/>
        <w:jc w:val="both"/>
        <w:rPr>
          <w:rFonts w:ascii="News Gothic GDB" w:hAnsi="News Gothic GDB"/>
          <w:bCs/>
          <w:szCs w:val="22"/>
        </w:rPr>
      </w:pPr>
      <w:r w:rsidRPr="00CD5609">
        <w:rPr>
          <w:rFonts w:ascii="News Gothic GDB" w:hAnsi="News Gothic GDB"/>
          <w:bCs/>
          <w:szCs w:val="22"/>
        </w:rPr>
        <w:t>- Sources used for Threat Intelligence data and information and how these sources are processed and combined for the reporting.</w:t>
      </w:r>
    </w:p>
    <w:p w14:paraId="45A76241" w14:textId="77777777" w:rsidR="008B24B7" w:rsidRPr="00CD5609" w:rsidRDefault="008B24B7" w:rsidP="008B24B7">
      <w:pPr>
        <w:autoSpaceDE w:val="0"/>
        <w:autoSpaceDN w:val="0"/>
        <w:adjustRightInd w:val="0"/>
        <w:spacing w:before="0" w:after="0"/>
        <w:ind w:left="0"/>
        <w:jc w:val="both"/>
        <w:rPr>
          <w:rFonts w:ascii="News Gothic GDB" w:hAnsi="News Gothic GDB"/>
          <w:bCs/>
          <w:szCs w:val="22"/>
        </w:rPr>
      </w:pPr>
      <w:r w:rsidRPr="00CD5609">
        <w:rPr>
          <w:rFonts w:ascii="News Gothic GDB" w:hAnsi="News Gothic GDB"/>
          <w:bCs/>
          <w:szCs w:val="22"/>
        </w:rPr>
        <w:t>- Completeness of the distribution list(s) regarding the relevant recipients including legal entity level to ensure necessary awareness about Threat Intelligence within DBG.</w:t>
      </w:r>
    </w:p>
    <w:p w14:paraId="417132B0" w14:textId="77777777" w:rsidR="008B24B7" w:rsidRPr="00CD5609" w:rsidRDefault="008B24B7" w:rsidP="008B24B7">
      <w:pPr>
        <w:autoSpaceDE w:val="0"/>
        <w:autoSpaceDN w:val="0"/>
        <w:adjustRightInd w:val="0"/>
        <w:spacing w:before="0" w:after="0"/>
        <w:ind w:left="0"/>
        <w:jc w:val="both"/>
        <w:rPr>
          <w:rFonts w:ascii="News Gothic GDB" w:hAnsi="News Gothic GDB"/>
          <w:bCs/>
          <w:szCs w:val="22"/>
        </w:rPr>
      </w:pPr>
      <w:r w:rsidRPr="00CD5609">
        <w:rPr>
          <w:rFonts w:ascii="News Gothic GDB" w:hAnsi="News Gothic GDB"/>
          <w:bCs/>
          <w:szCs w:val="22"/>
        </w:rPr>
        <w:t>[Hint: A key document for reporting and its distribution to be considered is the monthly Cyber &amp; Geopolitical Threat Intelligence Report by Group Security's – Cyber Defense. Also, refer TP5 of L2 Cyber and IS Detection].</w:t>
      </w:r>
    </w:p>
    <w:p w14:paraId="2EB26EA4" w14:textId="77777777" w:rsidR="008B24B7" w:rsidRPr="00CD5609" w:rsidRDefault="008B24B7" w:rsidP="008B24B7">
      <w:pPr>
        <w:autoSpaceDE w:val="0"/>
        <w:autoSpaceDN w:val="0"/>
        <w:adjustRightInd w:val="0"/>
        <w:spacing w:before="0" w:after="0"/>
        <w:ind w:left="0"/>
        <w:jc w:val="both"/>
        <w:rPr>
          <w:rFonts w:ascii="News Gothic GDB" w:hAnsi="News Gothic GDB"/>
          <w:bCs/>
          <w:szCs w:val="22"/>
        </w:rPr>
      </w:pPr>
    </w:p>
    <w:p w14:paraId="0E4B6837" w14:textId="77777777" w:rsidR="008B24B7" w:rsidRPr="00CD5609" w:rsidRDefault="008B24B7" w:rsidP="008B24B7">
      <w:pPr>
        <w:autoSpaceDE w:val="0"/>
        <w:autoSpaceDN w:val="0"/>
        <w:adjustRightInd w:val="0"/>
        <w:spacing w:before="0" w:after="0"/>
        <w:ind w:left="0"/>
        <w:jc w:val="both"/>
        <w:rPr>
          <w:rFonts w:ascii="News Gothic GDB" w:hAnsi="News Gothic GDB"/>
          <w:bCs/>
          <w:szCs w:val="22"/>
        </w:rPr>
      </w:pPr>
      <w:r w:rsidRPr="00CD5609">
        <w:rPr>
          <w:rFonts w:ascii="News Gothic GDB" w:hAnsi="News Gothic GDB"/>
          <w:bCs/>
          <w:szCs w:val="22"/>
        </w:rPr>
        <w:t>(TP2) FuN 240913151535</w:t>
      </w:r>
    </w:p>
    <w:p w14:paraId="7DE9C943" w14:textId="77777777" w:rsidR="008B24B7" w:rsidRPr="00CD5609" w:rsidRDefault="008B24B7" w:rsidP="008B24B7">
      <w:pPr>
        <w:autoSpaceDE w:val="0"/>
        <w:autoSpaceDN w:val="0"/>
        <w:adjustRightInd w:val="0"/>
        <w:spacing w:before="0" w:after="0"/>
        <w:ind w:left="0"/>
        <w:jc w:val="both"/>
        <w:rPr>
          <w:rFonts w:ascii="News Gothic GDB" w:hAnsi="News Gothic GDB"/>
          <w:bCs/>
          <w:szCs w:val="22"/>
        </w:rPr>
      </w:pPr>
      <w:r w:rsidRPr="00CD5609">
        <w:rPr>
          <w:rFonts w:ascii="News Gothic GDB" w:hAnsi="News Gothic GDB"/>
          <w:bCs/>
          <w:szCs w:val="22"/>
        </w:rPr>
        <w:t>During the 2024-056 Physical Security Audit, the Process Handbook for Intelligence Service has been checked. It was noted that even though the process has been transferred to Cyber Defense in March 2023, the document owner as of the latest update in December 2023 is still shown to be David Krüger from Physical Security. Furthermore, the descriptions in the Handbook don’t clearly indicate that the process is not under Physical Security anymore since some chapters are still mentioning Physical Security being in charge conducting some tasks. However, both David Krüger (from Physical Security) and Jonas Luedke (from Threat Intelligence) confirmed that the process wholly lies with Threat Intelligence. IA therefore advised Jonas Luedke to update the Handbook accordingly.</w:t>
      </w:r>
    </w:p>
    <w:p w14:paraId="0CDB13E4" w14:textId="77777777" w:rsidR="008B24B7" w:rsidRPr="00CD5609" w:rsidRDefault="008B24B7" w:rsidP="008B24B7">
      <w:pPr>
        <w:autoSpaceDE w:val="0"/>
        <w:autoSpaceDN w:val="0"/>
        <w:adjustRightInd w:val="0"/>
        <w:spacing w:before="0" w:after="0"/>
        <w:ind w:left="0"/>
        <w:jc w:val="both"/>
        <w:rPr>
          <w:rFonts w:ascii="News Gothic GDB" w:hAnsi="News Gothic GDB"/>
          <w:bCs/>
          <w:szCs w:val="22"/>
        </w:rPr>
      </w:pPr>
      <w:r w:rsidRPr="00CD5609">
        <w:rPr>
          <w:rFonts w:ascii="News Gothic GDB" w:hAnsi="News Gothic GDB"/>
          <w:bCs/>
          <w:szCs w:val="22"/>
        </w:rPr>
        <w:t>To Do: IA to check that the Handbook has been updated (regarding owner and clear allocation of responsibilities).</w:t>
      </w:r>
    </w:p>
    <w:p w14:paraId="4B96D1BE" w14:textId="77777777" w:rsidR="008B24B7" w:rsidRPr="00CD5609" w:rsidRDefault="008B24B7" w:rsidP="008B24B7">
      <w:pPr>
        <w:autoSpaceDE w:val="0"/>
        <w:autoSpaceDN w:val="0"/>
        <w:adjustRightInd w:val="0"/>
        <w:spacing w:before="0" w:after="0"/>
        <w:ind w:left="0"/>
        <w:jc w:val="both"/>
        <w:rPr>
          <w:rFonts w:ascii="News Gothic GDB" w:hAnsi="News Gothic GDB"/>
          <w:bCs/>
          <w:szCs w:val="22"/>
        </w:rPr>
      </w:pPr>
    </w:p>
    <w:p w14:paraId="5F0B2920" w14:textId="73F93D89" w:rsidR="009C767E" w:rsidRPr="00CD5609" w:rsidRDefault="008B24B7" w:rsidP="008B24B7">
      <w:pPr>
        <w:autoSpaceDE w:val="0"/>
        <w:autoSpaceDN w:val="0"/>
        <w:adjustRightInd w:val="0"/>
        <w:spacing w:before="0" w:after="0"/>
        <w:ind w:left="0"/>
        <w:jc w:val="both"/>
        <w:rPr>
          <w:rFonts w:ascii="News Gothic GDB" w:hAnsi="News Gothic GDB"/>
          <w:bCs/>
          <w:szCs w:val="22"/>
        </w:rPr>
      </w:pPr>
      <w:r w:rsidRPr="00CD5609">
        <w:rPr>
          <w:rFonts w:ascii="News Gothic GDB" w:hAnsi="News Gothic GDB"/>
          <w:bCs/>
          <w:szCs w:val="22"/>
        </w:rPr>
        <w:t>(TP3) “L2 AU-109-12-Threat Intelligence” may be covered to a limited extent, pertaining to DE and OE checks on automation controls applied for various threat feeds from multiple sources regarding arrangements (protection and response) for improved resilience against threats.</w:t>
      </w:r>
    </w:p>
    <w:p w14:paraId="29B576AC" w14:textId="77777777" w:rsidR="008B24B7" w:rsidRPr="00CD5609" w:rsidRDefault="008B24B7" w:rsidP="008B24B7">
      <w:pPr>
        <w:autoSpaceDE w:val="0"/>
        <w:autoSpaceDN w:val="0"/>
        <w:adjustRightInd w:val="0"/>
        <w:spacing w:before="0" w:after="0"/>
        <w:ind w:left="0"/>
        <w:rPr>
          <w:rFonts w:ascii="News Gothic GDB" w:hAnsi="News Gothic GDB"/>
          <w:b/>
          <w:szCs w:val="22"/>
        </w:rPr>
      </w:pPr>
    </w:p>
    <w:p w14:paraId="735B9BC3" w14:textId="77777777" w:rsidR="0031401F" w:rsidRPr="00CD5609" w:rsidRDefault="0031401F" w:rsidP="0031401F">
      <w:pPr>
        <w:pStyle w:val="ListParagraph"/>
        <w:ind w:left="0"/>
        <w:jc w:val="both"/>
        <w:rPr>
          <w:rFonts w:ascii="News Gothic GDB" w:hAnsi="News Gothic GDB"/>
          <w:b/>
          <w:bCs/>
        </w:rPr>
      </w:pPr>
      <w:bookmarkStart w:id="0" w:name="_Hlk98428795"/>
      <w:r w:rsidRPr="00CD5609">
        <w:rPr>
          <w:rFonts w:ascii="News Gothic GDB" w:hAnsi="News Gothic GDB"/>
          <w:b/>
          <w:bCs/>
        </w:rPr>
        <w:t>Audit procedures/source:</w:t>
      </w:r>
    </w:p>
    <w:p w14:paraId="1C736A13" w14:textId="77777777" w:rsidR="0031401F" w:rsidRPr="00CD5609" w:rsidRDefault="0031401F" w:rsidP="0031401F">
      <w:pPr>
        <w:pStyle w:val="ListParagraph"/>
        <w:numPr>
          <w:ilvl w:val="0"/>
          <w:numId w:val="28"/>
        </w:numPr>
        <w:spacing w:before="0" w:after="160"/>
        <w:ind w:hanging="270"/>
        <w:jc w:val="both"/>
        <w:rPr>
          <w:rFonts w:ascii="News Gothic GDB" w:hAnsi="News Gothic GDB"/>
        </w:rPr>
      </w:pPr>
      <w:r w:rsidRPr="00CD5609">
        <w:rPr>
          <w:rFonts w:ascii="News Gothic GDB" w:hAnsi="News Gothic GDB"/>
        </w:rPr>
        <w:t>Information directly requested from auditee (via e-mail or call) or extracted from provided documentation during preparation phase.</w:t>
      </w:r>
    </w:p>
    <w:p w14:paraId="7F64294A" w14:textId="77777777" w:rsidR="0031401F" w:rsidRPr="00CD5609" w:rsidRDefault="0031401F" w:rsidP="0031401F">
      <w:pPr>
        <w:autoSpaceDE w:val="0"/>
        <w:autoSpaceDN w:val="0"/>
        <w:adjustRightInd w:val="0"/>
        <w:spacing w:before="0" w:after="0"/>
        <w:ind w:left="0"/>
        <w:jc w:val="both"/>
        <w:rPr>
          <w:rFonts w:ascii="News Gothic GDB" w:hAnsi="News Gothic GDB"/>
          <w:b/>
          <w:szCs w:val="22"/>
        </w:rPr>
      </w:pPr>
    </w:p>
    <w:p w14:paraId="12B9137A" w14:textId="757AB44F" w:rsidR="0031401F" w:rsidRPr="00CD5609" w:rsidRDefault="0031401F" w:rsidP="0031401F">
      <w:pPr>
        <w:autoSpaceDE w:val="0"/>
        <w:autoSpaceDN w:val="0"/>
        <w:adjustRightInd w:val="0"/>
        <w:spacing w:before="0" w:after="0"/>
        <w:ind w:left="0"/>
        <w:jc w:val="both"/>
        <w:rPr>
          <w:rFonts w:ascii="News Gothic GDB" w:hAnsi="News Gothic GDB"/>
          <w:b/>
          <w:szCs w:val="22"/>
        </w:rPr>
      </w:pPr>
      <w:r w:rsidRPr="00CD5609">
        <w:rPr>
          <w:rFonts w:ascii="News Gothic GDB" w:hAnsi="News Gothic GDB"/>
          <w:b/>
          <w:szCs w:val="22"/>
        </w:rPr>
        <w:t xml:space="preserve">Conclusion: </w:t>
      </w:r>
    </w:p>
    <w:p w14:paraId="612CE81D" w14:textId="65EAE8EE" w:rsidR="0031401F" w:rsidRPr="00CD5609" w:rsidDel="00E1492F" w:rsidRDefault="0031401F" w:rsidP="0031401F">
      <w:pPr>
        <w:spacing w:before="0" w:after="0"/>
        <w:ind w:left="0"/>
        <w:jc w:val="both"/>
        <w:rPr>
          <w:del w:id="1" w:author="Predrag Adamovic" w:date="2025-08-22T15:04:00Z" w16du:dateUtc="2025-08-22T13:04:00Z"/>
          <w:rFonts w:ascii="News Gothic GDB" w:hAnsi="News Gothic GDB"/>
          <w:color w:val="00B050"/>
          <w:szCs w:val="22"/>
        </w:rPr>
      </w:pPr>
      <w:del w:id="2" w:author="Predrag Adamovic" w:date="2025-08-22T15:04:00Z" w16du:dateUtc="2025-08-22T13:04:00Z">
        <w:r w:rsidRPr="00CD5609" w:rsidDel="00E1492F">
          <w:rPr>
            <w:rFonts w:ascii="News Gothic GDB" w:hAnsi="News Gothic GDB"/>
            <w:color w:val="00B050"/>
            <w:szCs w:val="22"/>
          </w:rPr>
          <w:delText xml:space="preserve">Ok, no exception identified </w:delText>
        </w:r>
      </w:del>
    </w:p>
    <w:p w14:paraId="12D1949A" w14:textId="77777777" w:rsidR="0031401F" w:rsidRPr="00CD5609" w:rsidRDefault="0031401F" w:rsidP="0031401F">
      <w:pPr>
        <w:spacing w:before="0" w:after="0"/>
        <w:ind w:left="0"/>
        <w:jc w:val="both"/>
        <w:rPr>
          <w:rFonts w:ascii="News Gothic GDB" w:hAnsi="News Gothic GDB"/>
          <w:color w:val="FF0000"/>
          <w:szCs w:val="22"/>
        </w:rPr>
      </w:pPr>
      <w:r w:rsidRPr="00CD5609">
        <w:rPr>
          <w:rFonts w:ascii="News Gothic GDB" w:hAnsi="News Gothic GDB"/>
          <w:color w:val="FF0000"/>
          <w:szCs w:val="22"/>
        </w:rPr>
        <w:t xml:space="preserve">Not ok, exception identified </w:t>
      </w:r>
    </w:p>
    <w:p w14:paraId="0D3E9949" w14:textId="77777777" w:rsidR="0031401F" w:rsidRPr="00CD5609" w:rsidRDefault="0031401F" w:rsidP="0031401F">
      <w:pPr>
        <w:spacing w:before="0" w:after="0"/>
        <w:ind w:left="0"/>
        <w:jc w:val="both"/>
        <w:rPr>
          <w:rFonts w:ascii="News Gothic GDB" w:hAnsi="News Gothic GDB"/>
          <w:szCs w:val="22"/>
        </w:rPr>
      </w:pPr>
    </w:p>
    <w:p w14:paraId="358B47FB" w14:textId="6BCBC815" w:rsidR="0031401F" w:rsidRPr="00CD5609" w:rsidRDefault="0031401F" w:rsidP="0031401F">
      <w:pPr>
        <w:spacing w:before="0" w:after="0"/>
        <w:ind w:left="0"/>
        <w:jc w:val="both"/>
        <w:rPr>
          <w:rFonts w:ascii="News Gothic GDB" w:hAnsi="News Gothic GDB"/>
        </w:rPr>
      </w:pPr>
      <w:r w:rsidRPr="00CD5609">
        <w:rPr>
          <w:rFonts w:ascii="News Gothic GDB" w:hAnsi="News Gothic GDB"/>
        </w:rPr>
        <w:t>Internal audit (</w:t>
      </w:r>
      <w:r w:rsidR="009C767E" w:rsidRPr="00CD5609">
        <w:rPr>
          <w:rFonts w:ascii="News Gothic GDB" w:hAnsi="News Gothic GDB"/>
        </w:rPr>
        <w:t>AW</w:t>
      </w:r>
      <w:r w:rsidR="008B24B7" w:rsidRPr="00CD5609">
        <w:rPr>
          <w:rFonts w:ascii="News Gothic GDB" w:hAnsi="News Gothic GDB"/>
        </w:rPr>
        <w:t>, MM</w:t>
      </w:r>
      <w:r w:rsidRPr="00CD5609">
        <w:rPr>
          <w:rFonts w:ascii="News Gothic GDB" w:hAnsi="News Gothic GDB"/>
        </w:rPr>
        <w:t>)</w:t>
      </w:r>
      <w:r w:rsidRPr="00CD5609">
        <w:rPr>
          <w:rFonts w:ascii="News Gothic GDB" w:hAnsi="News Gothic GDB"/>
          <w:color w:val="FF0000"/>
        </w:rPr>
        <w:t xml:space="preserve"> </w:t>
      </w:r>
      <w:r w:rsidRPr="00CD5609">
        <w:rPr>
          <w:rFonts w:ascii="News Gothic GDB" w:hAnsi="News Gothic GDB"/>
        </w:rPr>
        <w:t>has performed the following Audit procedures:</w:t>
      </w:r>
    </w:p>
    <w:p w14:paraId="3B554672" w14:textId="77777777" w:rsidR="0031401F" w:rsidRPr="00CD5609" w:rsidRDefault="0031401F" w:rsidP="0031401F">
      <w:pPr>
        <w:spacing w:before="0" w:after="0"/>
        <w:ind w:left="0"/>
        <w:jc w:val="both"/>
        <w:rPr>
          <w:rFonts w:ascii="News Gothic GDB" w:hAnsi="News Gothic GDB"/>
          <w:b/>
          <w:szCs w:val="22"/>
        </w:rPr>
      </w:pPr>
    </w:p>
    <w:p w14:paraId="517C4A38" w14:textId="77777777" w:rsidR="0031401F" w:rsidRPr="00CD5609" w:rsidRDefault="0031401F" w:rsidP="0031401F">
      <w:pPr>
        <w:spacing w:before="0" w:after="0"/>
        <w:ind w:left="0"/>
        <w:jc w:val="both"/>
        <w:rPr>
          <w:rFonts w:ascii="News Gothic GDB" w:hAnsi="News Gothic GDB"/>
          <w:b/>
          <w:szCs w:val="22"/>
        </w:rPr>
      </w:pPr>
      <w:r w:rsidRPr="00CD5609">
        <w:rPr>
          <w:rFonts w:ascii="News Gothic GDB" w:hAnsi="News Gothic GDB"/>
          <w:b/>
          <w:szCs w:val="22"/>
        </w:rPr>
        <w:t>-------------------------------------------------------</w:t>
      </w:r>
    </w:p>
    <w:p w14:paraId="28383923" w14:textId="77777777" w:rsidR="0031401F" w:rsidRPr="00CD5609" w:rsidRDefault="0031401F" w:rsidP="0031401F">
      <w:pPr>
        <w:spacing w:before="0" w:after="0"/>
        <w:ind w:left="0"/>
        <w:jc w:val="both"/>
        <w:rPr>
          <w:rFonts w:ascii="News Gothic GDB" w:hAnsi="News Gothic GDB"/>
          <w:b/>
          <w:bCs/>
          <w:szCs w:val="22"/>
        </w:rPr>
      </w:pPr>
      <w:r w:rsidRPr="00CD5609">
        <w:rPr>
          <w:rFonts w:ascii="News Gothic GDB" w:hAnsi="News Gothic GDB"/>
          <w:b/>
          <w:bCs/>
          <w:szCs w:val="22"/>
        </w:rPr>
        <w:t>Summary of work done:</w:t>
      </w:r>
    </w:p>
    <w:p w14:paraId="0FF4B1AF" w14:textId="77777777" w:rsidR="0031401F" w:rsidRPr="00CD5609" w:rsidRDefault="0031401F" w:rsidP="0031401F">
      <w:pPr>
        <w:spacing w:before="0" w:after="0"/>
        <w:ind w:left="0"/>
        <w:jc w:val="both"/>
        <w:rPr>
          <w:rFonts w:ascii="News Gothic GDB" w:hAnsi="News Gothic GDB"/>
          <w:b/>
          <w:szCs w:val="22"/>
        </w:rPr>
      </w:pPr>
      <w:r w:rsidRPr="00CD5609">
        <w:rPr>
          <w:rFonts w:ascii="News Gothic GDB" w:hAnsi="News Gothic GDB"/>
          <w:b/>
          <w:bCs/>
        </w:rPr>
        <w:t>-------------------------------------------------------</w:t>
      </w:r>
    </w:p>
    <w:p w14:paraId="3951425E" w14:textId="77777777" w:rsidR="0031401F" w:rsidRPr="00CD5609" w:rsidRDefault="0031401F" w:rsidP="0031401F">
      <w:pPr>
        <w:spacing w:before="0" w:after="0"/>
        <w:ind w:left="0"/>
        <w:jc w:val="both"/>
        <w:rPr>
          <w:rFonts w:ascii="News Gothic GDB" w:hAnsi="News Gothic GDB"/>
          <w:b/>
          <w:bCs/>
        </w:rPr>
      </w:pPr>
    </w:p>
    <w:p w14:paraId="7D6BE809" w14:textId="77777777" w:rsidR="0031401F" w:rsidRPr="00CD5609" w:rsidRDefault="0031401F" w:rsidP="0031401F">
      <w:pPr>
        <w:spacing w:before="0" w:after="0"/>
        <w:ind w:left="0"/>
        <w:jc w:val="both"/>
        <w:rPr>
          <w:rFonts w:ascii="News Gothic GDB" w:hAnsi="News Gothic GDB"/>
          <w:b/>
          <w:bCs/>
          <w:u w:val="single"/>
        </w:rPr>
      </w:pPr>
    </w:p>
    <w:tbl>
      <w:tblPr>
        <w:tblStyle w:val="TableGrid"/>
        <w:tblW w:w="0" w:type="auto"/>
        <w:tblLayout w:type="fixed"/>
        <w:tblLook w:val="04A0" w:firstRow="1" w:lastRow="0" w:firstColumn="1" w:lastColumn="0" w:noHBand="0" w:noVBand="1"/>
      </w:tblPr>
      <w:tblGrid>
        <w:gridCol w:w="715"/>
        <w:gridCol w:w="8999"/>
        <w:gridCol w:w="1166"/>
      </w:tblGrid>
      <w:tr w:rsidR="0031401F" w:rsidRPr="00CD5609" w14:paraId="3A5D41A8" w14:textId="77777777" w:rsidTr="7C5F1988">
        <w:trPr>
          <w:trHeight w:val="539"/>
        </w:trPr>
        <w:tc>
          <w:tcPr>
            <w:tcW w:w="715" w:type="dxa"/>
          </w:tcPr>
          <w:p w14:paraId="2FB1A3F2" w14:textId="77777777" w:rsidR="0031401F" w:rsidRPr="00CD5609" w:rsidRDefault="0031401F" w:rsidP="00B142CB">
            <w:pPr>
              <w:spacing w:before="0" w:after="0"/>
              <w:ind w:left="0"/>
              <w:jc w:val="both"/>
              <w:rPr>
                <w:rFonts w:ascii="News Gothic GDB" w:hAnsi="News Gothic GDB"/>
                <w:b/>
                <w:szCs w:val="22"/>
              </w:rPr>
            </w:pPr>
            <w:bookmarkStart w:id="3" w:name="_Hlk160028574"/>
            <w:r w:rsidRPr="00CD5609">
              <w:rPr>
                <w:rFonts w:ascii="News Gothic GDB" w:hAnsi="News Gothic GDB"/>
                <w:b/>
                <w:szCs w:val="22"/>
              </w:rPr>
              <w:t>AP</w:t>
            </w:r>
          </w:p>
        </w:tc>
        <w:tc>
          <w:tcPr>
            <w:tcW w:w="8999" w:type="dxa"/>
          </w:tcPr>
          <w:p w14:paraId="4CEB4C5C" w14:textId="77777777" w:rsidR="0031401F" w:rsidRPr="00CD5609" w:rsidRDefault="0031401F" w:rsidP="00B142CB">
            <w:pPr>
              <w:spacing w:before="0" w:after="0"/>
              <w:ind w:left="0"/>
              <w:jc w:val="both"/>
              <w:rPr>
                <w:rFonts w:ascii="News Gothic GDB" w:hAnsi="News Gothic GDB"/>
                <w:b/>
                <w:bCs/>
              </w:rPr>
            </w:pPr>
            <w:r w:rsidRPr="00CD5609">
              <w:rPr>
                <w:rFonts w:ascii="News Gothic GDB" w:hAnsi="News Gothic GDB"/>
                <w:b/>
                <w:bCs/>
              </w:rPr>
              <w:t>Work done</w:t>
            </w:r>
          </w:p>
        </w:tc>
        <w:tc>
          <w:tcPr>
            <w:tcW w:w="1166" w:type="dxa"/>
          </w:tcPr>
          <w:p w14:paraId="79DD5044" w14:textId="77777777" w:rsidR="0031401F" w:rsidRPr="00CD5609" w:rsidRDefault="0031401F" w:rsidP="00B142CB">
            <w:pPr>
              <w:spacing w:before="0" w:after="0"/>
              <w:ind w:left="0"/>
              <w:jc w:val="both"/>
              <w:rPr>
                <w:rFonts w:ascii="News Gothic GDB" w:hAnsi="News Gothic GDB"/>
                <w:b/>
                <w:bCs/>
              </w:rPr>
            </w:pPr>
            <w:r w:rsidRPr="00CD5609">
              <w:rPr>
                <w:rFonts w:ascii="News Gothic GDB" w:hAnsi="News Gothic GDB"/>
                <w:b/>
                <w:bCs/>
              </w:rPr>
              <w:t>Result</w:t>
            </w:r>
          </w:p>
        </w:tc>
      </w:tr>
      <w:tr w:rsidR="0031401F" w:rsidRPr="00CD5609" w14:paraId="62285DFF" w14:textId="77777777" w:rsidTr="7C5F1988">
        <w:trPr>
          <w:trHeight w:val="539"/>
        </w:trPr>
        <w:tc>
          <w:tcPr>
            <w:tcW w:w="715" w:type="dxa"/>
          </w:tcPr>
          <w:p w14:paraId="26AC94BD" w14:textId="77777777" w:rsidR="0031401F" w:rsidRPr="00CD5609" w:rsidRDefault="0031401F" w:rsidP="00B142CB">
            <w:pPr>
              <w:spacing w:before="0" w:after="0"/>
              <w:ind w:left="0"/>
              <w:jc w:val="both"/>
              <w:rPr>
                <w:rFonts w:ascii="News Gothic GDB" w:hAnsi="News Gothic GDB"/>
                <w:b/>
                <w:szCs w:val="22"/>
              </w:rPr>
            </w:pPr>
            <w:r w:rsidRPr="00CD5609">
              <w:rPr>
                <w:rFonts w:ascii="News Gothic GDB" w:hAnsi="News Gothic GDB"/>
                <w:b/>
                <w:szCs w:val="22"/>
              </w:rPr>
              <w:t>TP1</w:t>
            </w:r>
          </w:p>
        </w:tc>
        <w:tc>
          <w:tcPr>
            <w:tcW w:w="8999" w:type="dxa"/>
          </w:tcPr>
          <w:p w14:paraId="4F8781E5" w14:textId="62A6AA5F" w:rsidR="00D7033F" w:rsidRPr="00CD5609" w:rsidRDefault="325149CA" w:rsidP="150B929A">
            <w:pPr>
              <w:spacing w:before="0" w:after="0"/>
              <w:ind w:left="0"/>
              <w:rPr>
                <w:rFonts w:ascii="News Gothic GDB" w:hAnsi="News Gothic GDB"/>
              </w:rPr>
            </w:pPr>
            <w:r w:rsidRPr="00CD5609">
              <w:rPr>
                <w:rFonts w:ascii="News Gothic GDB" w:hAnsi="News Gothic GDB"/>
              </w:rPr>
              <w:t>IA inspected the document ‘Threat Intelligence Service Manual_v1.7’ and noted that the following types of information are collected as part of the Intelligence Gathering.</w:t>
            </w:r>
          </w:p>
          <w:p w14:paraId="3E01C43E" w14:textId="520B3516" w:rsidR="00D7033F" w:rsidRPr="00CD5609" w:rsidRDefault="00D7033F" w:rsidP="150B929A">
            <w:pPr>
              <w:spacing w:before="0" w:after="0"/>
              <w:ind w:left="0"/>
              <w:rPr>
                <w:rFonts w:ascii="News Gothic GDB" w:hAnsi="News Gothic GDB"/>
              </w:rPr>
            </w:pPr>
          </w:p>
          <w:p w14:paraId="26E142D7" w14:textId="2E32C2E6" w:rsidR="00D7033F" w:rsidRPr="00987755" w:rsidRDefault="263587A9" w:rsidP="150B929A">
            <w:pPr>
              <w:spacing w:before="0" w:after="0"/>
              <w:ind w:left="0"/>
              <w:rPr>
                <w:rFonts w:ascii="News Gothic GDB" w:hAnsi="News Gothic GDB"/>
                <w:lang w:val="fr-FR"/>
              </w:rPr>
            </w:pPr>
            <w:r w:rsidRPr="00987755">
              <w:rPr>
                <w:rFonts w:ascii="News Gothic GDB" w:hAnsi="News Gothic GDB"/>
                <w:lang w:val="fr-FR"/>
              </w:rPr>
              <w:t>Open-Source Intelligence (OSINT)</w:t>
            </w:r>
          </w:p>
          <w:p w14:paraId="370999DE" w14:textId="71E4F777" w:rsidR="00D7033F" w:rsidRPr="00987755" w:rsidRDefault="263587A9" w:rsidP="150B929A">
            <w:pPr>
              <w:spacing w:before="0" w:after="0"/>
              <w:ind w:left="0"/>
              <w:rPr>
                <w:rFonts w:ascii="News Gothic GDB" w:hAnsi="News Gothic GDB"/>
                <w:lang w:val="fr-FR"/>
              </w:rPr>
            </w:pPr>
            <w:r w:rsidRPr="00987755">
              <w:rPr>
                <w:rFonts w:ascii="News Gothic GDB" w:hAnsi="News Gothic GDB"/>
                <w:lang w:val="fr-FR"/>
              </w:rPr>
              <w:t>Social Media Intelligence (SOCMIINT)</w:t>
            </w:r>
          </w:p>
          <w:p w14:paraId="4042F6F9" w14:textId="30EB4970" w:rsidR="00D7033F" w:rsidRPr="00CD5609" w:rsidRDefault="5E9CAF14" w:rsidP="150B929A">
            <w:pPr>
              <w:spacing w:before="0" w:after="0"/>
              <w:ind w:left="0"/>
              <w:rPr>
                <w:rFonts w:ascii="News Gothic GDB" w:hAnsi="News Gothic GDB"/>
              </w:rPr>
            </w:pPr>
            <w:r w:rsidRPr="00CD5609">
              <w:rPr>
                <w:rFonts w:ascii="News Gothic GDB" w:hAnsi="News Gothic GDB"/>
              </w:rPr>
              <w:t xml:space="preserve">Human </w:t>
            </w:r>
            <w:r w:rsidR="0B36419C" w:rsidRPr="00CD5609">
              <w:rPr>
                <w:rFonts w:ascii="News Gothic GDB" w:hAnsi="News Gothic GDB"/>
              </w:rPr>
              <w:t>Intelligence (HUMINT)</w:t>
            </w:r>
          </w:p>
          <w:p w14:paraId="0D9F0E23" w14:textId="016F0407" w:rsidR="1CFD4083" w:rsidRPr="00CD5609" w:rsidRDefault="1CFD4083" w:rsidP="1CFD4083">
            <w:pPr>
              <w:spacing w:before="0" w:after="0"/>
              <w:ind w:left="0"/>
              <w:rPr>
                <w:rFonts w:ascii="News Gothic GDB" w:hAnsi="News Gothic GDB"/>
              </w:rPr>
            </w:pPr>
          </w:p>
          <w:p w14:paraId="2ED2987D" w14:textId="7099D24A" w:rsidR="00D7033F" w:rsidRPr="00CD5609" w:rsidRDefault="13ADFE11" w:rsidP="150B929A">
            <w:pPr>
              <w:spacing w:before="0" w:after="0"/>
              <w:ind w:left="0"/>
              <w:rPr>
                <w:rFonts w:ascii="News Gothic GDB" w:hAnsi="News Gothic GDB"/>
              </w:rPr>
            </w:pPr>
            <w:r w:rsidRPr="00CD5609">
              <w:rPr>
                <w:rFonts w:ascii="News Gothic GDB" w:hAnsi="News Gothic GDB"/>
              </w:rPr>
              <w:t xml:space="preserve">The following are the sources of </w:t>
            </w:r>
            <w:r w:rsidR="508A2DD6" w:rsidRPr="00CD5609">
              <w:rPr>
                <w:rFonts w:ascii="News Gothic GDB" w:hAnsi="News Gothic GDB"/>
              </w:rPr>
              <w:t>information</w:t>
            </w:r>
            <w:r w:rsidRPr="00CD5609">
              <w:rPr>
                <w:rFonts w:ascii="News Gothic GDB" w:hAnsi="News Gothic GDB"/>
              </w:rPr>
              <w:t xml:space="preserve"> mentioned in the document ‘Threat Intelligence Service Description_v1’.</w:t>
            </w:r>
            <w:r w:rsidR="009960E7" w:rsidRPr="00CD5609">
              <w:rPr>
                <w:rFonts w:ascii="News Gothic GDB" w:hAnsi="News Gothic GDB"/>
              </w:rPr>
              <w:t xml:space="preserve"> We observed that Dataminr was not added in the APMS Inventory. </w:t>
            </w:r>
          </w:p>
          <w:p w14:paraId="3FDEFD81" w14:textId="0A36C573" w:rsidR="00D7033F" w:rsidRPr="00CD5609" w:rsidRDefault="00D7033F" w:rsidP="150B929A">
            <w:pPr>
              <w:spacing w:before="0" w:after="0"/>
              <w:ind w:left="0"/>
              <w:rPr>
                <w:rFonts w:ascii="News Gothic GDB" w:hAnsi="News Gothic GDB"/>
              </w:rPr>
            </w:pPr>
          </w:p>
          <w:tbl>
            <w:tblPr>
              <w:tblStyle w:val="TableGrid"/>
              <w:tblW w:w="0" w:type="auto"/>
              <w:tblLayout w:type="fixed"/>
              <w:tblLook w:val="06A0" w:firstRow="1" w:lastRow="0" w:firstColumn="1" w:lastColumn="0" w:noHBand="1" w:noVBand="1"/>
            </w:tblPr>
            <w:tblGrid>
              <w:gridCol w:w="4388"/>
              <w:gridCol w:w="4388"/>
            </w:tblGrid>
            <w:tr w:rsidR="3F3B7646" w:rsidRPr="00CD5609" w14:paraId="2A51E39D" w14:textId="77777777" w:rsidTr="3F3B7646">
              <w:trPr>
                <w:trHeight w:val="300"/>
              </w:trPr>
              <w:tc>
                <w:tcPr>
                  <w:tcW w:w="4388" w:type="dxa"/>
                </w:tcPr>
                <w:p w14:paraId="5C9CC66D" w14:textId="0C874F19" w:rsidR="5B24B5B9" w:rsidRPr="00CD5609" w:rsidRDefault="5B24B5B9" w:rsidP="3F3B7646">
                  <w:pPr>
                    <w:rPr>
                      <w:rFonts w:ascii="News Gothic GDB" w:hAnsi="News Gothic GDB"/>
                    </w:rPr>
                  </w:pPr>
                  <w:r w:rsidRPr="00CD5609">
                    <w:rPr>
                      <w:rFonts w:ascii="News Gothic GDB" w:hAnsi="News Gothic GDB"/>
                    </w:rPr>
                    <w:t>Threat Intelligence Source</w:t>
                  </w:r>
                </w:p>
              </w:tc>
              <w:tc>
                <w:tcPr>
                  <w:tcW w:w="4388" w:type="dxa"/>
                </w:tcPr>
                <w:p w14:paraId="77FECC61" w14:textId="563CDBD3" w:rsidR="5B24B5B9" w:rsidRPr="00CD5609" w:rsidRDefault="5B24B5B9" w:rsidP="3F3B7646">
                  <w:pPr>
                    <w:rPr>
                      <w:rFonts w:ascii="News Gothic GDB" w:hAnsi="News Gothic GDB"/>
                    </w:rPr>
                  </w:pPr>
                  <w:r w:rsidRPr="00CD5609">
                    <w:rPr>
                      <w:rFonts w:ascii="News Gothic GDB" w:hAnsi="News Gothic GDB"/>
                    </w:rPr>
                    <w:t>APMS ID</w:t>
                  </w:r>
                </w:p>
              </w:tc>
            </w:tr>
            <w:tr w:rsidR="3F3B7646" w:rsidRPr="00CD5609" w14:paraId="335312CC" w14:textId="77777777" w:rsidTr="3F3B7646">
              <w:trPr>
                <w:trHeight w:val="300"/>
              </w:trPr>
              <w:tc>
                <w:tcPr>
                  <w:tcW w:w="4388" w:type="dxa"/>
                </w:tcPr>
                <w:p w14:paraId="7A4F0DA6" w14:textId="3E0C966C"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CrowdStrike CTI</w:t>
                  </w:r>
                </w:p>
              </w:tc>
              <w:tc>
                <w:tcPr>
                  <w:tcW w:w="4388" w:type="dxa"/>
                </w:tcPr>
                <w:p w14:paraId="6834FF65" w14:textId="5D0B26EF" w:rsidR="5B24B5B9" w:rsidRPr="00CD5609" w:rsidRDefault="5B24B5B9" w:rsidP="3F3B7646">
                  <w:pPr>
                    <w:rPr>
                      <w:rFonts w:ascii="News Gothic GDB" w:hAnsi="News Gothic GDB"/>
                    </w:rPr>
                  </w:pPr>
                  <w:r w:rsidRPr="00CD5609">
                    <w:rPr>
                      <w:rFonts w:ascii="News Gothic GDB" w:hAnsi="News Gothic GDB"/>
                    </w:rPr>
                    <w:t>AID2131</w:t>
                  </w:r>
                </w:p>
              </w:tc>
            </w:tr>
            <w:tr w:rsidR="3F3B7646" w:rsidRPr="00CD5609" w14:paraId="5255EF97" w14:textId="77777777" w:rsidTr="3F3B7646">
              <w:trPr>
                <w:trHeight w:val="300"/>
              </w:trPr>
              <w:tc>
                <w:tcPr>
                  <w:tcW w:w="4388" w:type="dxa"/>
                </w:tcPr>
                <w:p w14:paraId="1DEDC81F" w14:textId="2A78766A"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SecAlliance /Threat Match – Platofrm and feed</w:t>
                  </w:r>
                </w:p>
              </w:tc>
              <w:tc>
                <w:tcPr>
                  <w:tcW w:w="4388" w:type="dxa"/>
                </w:tcPr>
                <w:p w14:paraId="6651F327" w14:textId="268F4965" w:rsidR="3F3B7646" w:rsidRPr="00CD5609" w:rsidRDefault="00426CE3" w:rsidP="3F3B7646">
                  <w:pPr>
                    <w:rPr>
                      <w:rFonts w:ascii="News Gothic GDB" w:hAnsi="News Gothic GDB"/>
                    </w:rPr>
                  </w:pPr>
                  <w:r w:rsidRPr="00CD5609">
                    <w:rPr>
                      <w:rFonts w:ascii="News Gothic GDB" w:hAnsi="News Gothic GDB"/>
                    </w:rPr>
                    <w:t>N/A</w:t>
                  </w:r>
                </w:p>
              </w:tc>
            </w:tr>
            <w:tr w:rsidR="3F3B7646" w:rsidRPr="00CD5609" w14:paraId="03909DC6" w14:textId="77777777" w:rsidTr="3F3B7646">
              <w:trPr>
                <w:trHeight w:val="300"/>
              </w:trPr>
              <w:tc>
                <w:tcPr>
                  <w:tcW w:w="4388" w:type="dxa"/>
                </w:tcPr>
                <w:p w14:paraId="65A4CA3C" w14:textId="6A8A5A0C"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FS-ISAC – DORA driven Information sharing committee (ToR and NDA) published on website</w:t>
                  </w:r>
                </w:p>
              </w:tc>
              <w:tc>
                <w:tcPr>
                  <w:tcW w:w="4388" w:type="dxa"/>
                </w:tcPr>
                <w:p w14:paraId="7C356DFF" w14:textId="65E3A1AF" w:rsidR="3F3B7646" w:rsidRPr="00CD5609" w:rsidRDefault="00426CE3" w:rsidP="3F3B7646">
                  <w:pPr>
                    <w:rPr>
                      <w:rFonts w:ascii="News Gothic GDB" w:hAnsi="News Gothic GDB"/>
                    </w:rPr>
                  </w:pPr>
                  <w:r w:rsidRPr="00CD5609">
                    <w:rPr>
                      <w:rFonts w:ascii="News Gothic GDB" w:hAnsi="News Gothic GDB"/>
                    </w:rPr>
                    <w:t>N/A</w:t>
                  </w:r>
                </w:p>
              </w:tc>
            </w:tr>
            <w:tr w:rsidR="3F3B7646" w:rsidRPr="00CD5609" w14:paraId="4D8C2738" w14:textId="77777777" w:rsidTr="3F3B7646">
              <w:trPr>
                <w:trHeight w:val="300"/>
              </w:trPr>
              <w:tc>
                <w:tcPr>
                  <w:tcW w:w="4388" w:type="dxa"/>
                </w:tcPr>
                <w:p w14:paraId="23065A75" w14:textId="1FB64DCB"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Dataminr – platform for physical security TI</w:t>
                  </w:r>
                </w:p>
              </w:tc>
              <w:tc>
                <w:tcPr>
                  <w:tcW w:w="4388" w:type="dxa"/>
                </w:tcPr>
                <w:p w14:paraId="3AC331CC" w14:textId="368A91D8" w:rsidR="3F3B7646" w:rsidRPr="00CD5609" w:rsidRDefault="00426CE3" w:rsidP="3F3B7646">
                  <w:pPr>
                    <w:rPr>
                      <w:rFonts w:ascii="News Gothic GDB" w:hAnsi="News Gothic GDB"/>
                    </w:rPr>
                  </w:pPr>
                  <w:r w:rsidRPr="00CD5609">
                    <w:rPr>
                      <w:rFonts w:ascii="News Gothic GDB" w:hAnsi="News Gothic GDB"/>
                      <w:color w:val="FF0000"/>
                    </w:rPr>
                    <w:t>Issue Identified</w:t>
                  </w:r>
                </w:p>
              </w:tc>
            </w:tr>
            <w:tr w:rsidR="3F3B7646" w:rsidRPr="00CD5609" w14:paraId="1F192CA2" w14:textId="77777777" w:rsidTr="3F3B7646">
              <w:trPr>
                <w:trHeight w:val="300"/>
              </w:trPr>
              <w:tc>
                <w:tcPr>
                  <w:tcW w:w="4388" w:type="dxa"/>
                </w:tcPr>
                <w:p w14:paraId="2D25CD6A" w14:textId="02F3C34A"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MISP / CISII-EU</w:t>
                  </w:r>
                </w:p>
              </w:tc>
              <w:tc>
                <w:tcPr>
                  <w:tcW w:w="4388" w:type="dxa"/>
                </w:tcPr>
                <w:p w14:paraId="5B8FBB99" w14:textId="49F63E38" w:rsidR="5B24B5B9" w:rsidRPr="00CD5609" w:rsidRDefault="5B24B5B9" w:rsidP="3F3B7646">
                  <w:pPr>
                    <w:rPr>
                      <w:rFonts w:ascii="News Gothic GDB" w:hAnsi="News Gothic GDB"/>
                    </w:rPr>
                  </w:pPr>
                  <w:r w:rsidRPr="00CD5609">
                    <w:rPr>
                      <w:rFonts w:ascii="News Gothic GDB" w:hAnsi="News Gothic GDB"/>
                    </w:rPr>
                    <w:t>AID737</w:t>
                  </w:r>
                </w:p>
              </w:tc>
            </w:tr>
            <w:tr w:rsidR="3F3B7646" w:rsidRPr="00CD5609" w14:paraId="6F651E7C" w14:textId="77777777" w:rsidTr="3F3B7646">
              <w:trPr>
                <w:trHeight w:val="300"/>
              </w:trPr>
              <w:tc>
                <w:tcPr>
                  <w:tcW w:w="4388" w:type="dxa"/>
                </w:tcPr>
                <w:p w14:paraId="3075308E" w14:textId="47CFD33F"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RANE networks</w:t>
                  </w:r>
                </w:p>
              </w:tc>
              <w:tc>
                <w:tcPr>
                  <w:tcW w:w="4388" w:type="dxa"/>
                </w:tcPr>
                <w:p w14:paraId="6A297003" w14:textId="253AE66D" w:rsidR="3F3B7646" w:rsidRPr="00CD5609" w:rsidRDefault="00426CE3" w:rsidP="3F3B7646">
                  <w:pPr>
                    <w:rPr>
                      <w:rFonts w:ascii="News Gothic GDB" w:hAnsi="News Gothic GDB"/>
                    </w:rPr>
                  </w:pPr>
                  <w:r w:rsidRPr="00CD5609">
                    <w:rPr>
                      <w:rFonts w:ascii="News Gothic GDB" w:hAnsi="News Gothic GDB"/>
                    </w:rPr>
                    <w:t>N/A</w:t>
                  </w:r>
                </w:p>
              </w:tc>
            </w:tr>
            <w:tr w:rsidR="3F3B7646" w:rsidRPr="00CD5609" w14:paraId="1866DBD1" w14:textId="77777777" w:rsidTr="3F3B7646">
              <w:trPr>
                <w:trHeight w:val="300"/>
              </w:trPr>
              <w:tc>
                <w:tcPr>
                  <w:tcW w:w="4388" w:type="dxa"/>
                </w:tcPr>
                <w:p w14:paraId="3FF8DECB" w14:textId="4719FADE"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International SOS</w:t>
                  </w:r>
                </w:p>
              </w:tc>
              <w:tc>
                <w:tcPr>
                  <w:tcW w:w="4388" w:type="dxa"/>
                </w:tcPr>
                <w:p w14:paraId="1FE5A995" w14:textId="59F11F2B" w:rsidR="3F3B7646" w:rsidRPr="00CD5609" w:rsidRDefault="00426CE3" w:rsidP="3F3B7646">
                  <w:pPr>
                    <w:rPr>
                      <w:rFonts w:ascii="News Gothic GDB" w:hAnsi="News Gothic GDB"/>
                    </w:rPr>
                  </w:pPr>
                  <w:r w:rsidRPr="00CD5609">
                    <w:rPr>
                      <w:rFonts w:ascii="News Gothic GDB" w:hAnsi="News Gothic GDB"/>
                    </w:rPr>
                    <w:t>N/A</w:t>
                  </w:r>
                </w:p>
              </w:tc>
            </w:tr>
            <w:tr w:rsidR="3F3B7646" w:rsidRPr="00CD5609" w14:paraId="1A6043DB" w14:textId="77777777" w:rsidTr="3F3B7646">
              <w:trPr>
                <w:trHeight w:val="300"/>
              </w:trPr>
              <w:tc>
                <w:tcPr>
                  <w:tcW w:w="4388" w:type="dxa"/>
                </w:tcPr>
                <w:p w14:paraId="3A3A9934" w14:textId="35E15402"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DAX40/OpenISAC</w:t>
                  </w:r>
                </w:p>
              </w:tc>
              <w:tc>
                <w:tcPr>
                  <w:tcW w:w="4388" w:type="dxa"/>
                </w:tcPr>
                <w:p w14:paraId="5DCCB2F0" w14:textId="0D080B5A" w:rsidR="3F3B7646" w:rsidRPr="00CD5609" w:rsidRDefault="00426CE3" w:rsidP="3F3B7646">
                  <w:pPr>
                    <w:rPr>
                      <w:rFonts w:ascii="News Gothic GDB" w:hAnsi="News Gothic GDB"/>
                    </w:rPr>
                  </w:pPr>
                  <w:r w:rsidRPr="00CD5609">
                    <w:rPr>
                      <w:rFonts w:ascii="News Gothic GDB" w:hAnsi="News Gothic GDB"/>
                    </w:rPr>
                    <w:t>N/A</w:t>
                  </w:r>
                </w:p>
              </w:tc>
            </w:tr>
            <w:tr w:rsidR="3F3B7646" w:rsidRPr="00CD5609" w14:paraId="318B5E67" w14:textId="77777777" w:rsidTr="3F3B7646">
              <w:trPr>
                <w:trHeight w:val="300"/>
              </w:trPr>
              <w:tc>
                <w:tcPr>
                  <w:tcW w:w="4388" w:type="dxa"/>
                </w:tcPr>
                <w:p w14:paraId="379EAAA1" w14:textId="2B3EA5AF"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Interpol/Europol</w:t>
                  </w:r>
                </w:p>
              </w:tc>
              <w:tc>
                <w:tcPr>
                  <w:tcW w:w="4388" w:type="dxa"/>
                </w:tcPr>
                <w:p w14:paraId="665AC718" w14:textId="40985A86" w:rsidR="3F3B7646" w:rsidRPr="00CD5609" w:rsidRDefault="00426CE3" w:rsidP="3F3B7646">
                  <w:pPr>
                    <w:rPr>
                      <w:rFonts w:ascii="News Gothic GDB" w:hAnsi="News Gothic GDB"/>
                    </w:rPr>
                  </w:pPr>
                  <w:r w:rsidRPr="00CD5609">
                    <w:rPr>
                      <w:rFonts w:ascii="News Gothic GDB" w:hAnsi="News Gothic GDB"/>
                    </w:rPr>
                    <w:t>N/A</w:t>
                  </w:r>
                </w:p>
              </w:tc>
            </w:tr>
            <w:tr w:rsidR="3F3B7646" w:rsidRPr="00CD5609" w14:paraId="27A34819" w14:textId="77777777" w:rsidTr="3F3B7646">
              <w:trPr>
                <w:trHeight w:val="300"/>
              </w:trPr>
              <w:tc>
                <w:tcPr>
                  <w:tcW w:w="4388" w:type="dxa"/>
                </w:tcPr>
                <w:p w14:paraId="1D03359A" w14:textId="075CDF4E"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OSAC</w:t>
                  </w:r>
                </w:p>
              </w:tc>
              <w:tc>
                <w:tcPr>
                  <w:tcW w:w="4388" w:type="dxa"/>
                </w:tcPr>
                <w:p w14:paraId="2BA6D9A2" w14:textId="184F81B7" w:rsidR="3F3B7646" w:rsidRPr="00CD5609" w:rsidRDefault="00426CE3" w:rsidP="3F3B7646">
                  <w:pPr>
                    <w:rPr>
                      <w:rFonts w:ascii="News Gothic GDB" w:hAnsi="News Gothic GDB"/>
                    </w:rPr>
                  </w:pPr>
                  <w:r w:rsidRPr="00CD5609">
                    <w:rPr>
                      <w:rFonts w:ascii="News Gothic GDB" w:hAnsi="News Gothic GDB"/>
                    </w:rPr>
                    <w:t>N/A</w:t>
                  </w:r>
                </w:p>
              </w:tc>
            </w:tr>
            <w:tr w:rsidR="3F3B7646" w:rsidRPr="00CD5609" w14:paraId="7171ABCE" w14:textId="77777777" w:rsidTr="3F3B7646">
              <w:trPr>
                <w:trHeight w:val="300"/>
              </w:trPr>
              <w:tc>
                <w:tcPr>
                  <w:tcW w:w="4388" w:type="dxa"/>
                </w:tcPr>
                <w:p w14:paraId="384C321E" w14:textId="0EE81CA4"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CISA, BSI</w:t>
                  </w:r>
                </w:p>
              </w:tc>
              <w:tc>
                <w:tcPr>
                  <w:tcW w:w="4388" w:type="dxa"/>
                </w:tcPr>
                <w:p w14:paraId="035A8622" w14:textId="53F4EE4D" w:rsidR="3F3B7646" w:rsidRPr="00CD5609" w:rsidRDefault="00426CE3" w:rsidP="3F3B7646">
                  <w:pPr>
                    <w:rPr>
                      <w:rFonts w:ascii="News Gothic GDB" w:hAnsi="News Gothic GDB"/>
                    </w:rPr>
                  </w:pPr>
                  <w:r w:rsidRPr="00CD5609">
                    <w:rPr>
                      <w:rFonts w:ascii="News Gothic GDB" w:hAnsi="News Gothic GDB"/>
                    </w:rPr>
                    <w:t>N/A</w:t>
                  </w:r>
                </w:p>
              </w:tc>
            </w:tr>
            <w:tr w:rsidR="3F3B7646" w:rsidRPr="00CD5609" w14:paraId="20F483ED" w14:textId="77777777" w:rsidTr="3F3B7646">
              <w:trPr>
                <w:trHeight w:val="300"/>
              </w:trPr>
              <w:tc>
                <w:tcPr>
                  <w:tcW w:w="4388" w:type="dxa"/>
                </w:tcPr>
                <w:p w14:paraId="697035A4" w14:textId="23B772E7" w:rsidR="5B24B5B9" w:rsidRPr="00E1492F" w:rsidRDefault="5B24B5B9" w:rsidP="3F3B7646">
                  <w:pPr>
                    <w:pStyle w:val="ListParagraph"/>
                    <w:numPr>
                      <w:ilvl w:val="0"/>
                      <w:numId w:val="3"/>
                    </w:numPr>
                    <w:spacing w:before="0" w:after="0"/>
                    <w:rPr>
                      <w:rFonts w:ascii="News Gothic GDB" w:eastAsia="News Gothic GDB" w:hAnsi="News Gothic GDB" w:cs="News Gothic GDB"/>
                      <w:lang w:val="fr-FR"/>
                    </w:rPr>
                  </w:pPr>
                  <w:r w:rsidRPr="00E1492F">
                    <w:rPr>
                      <w:rFonts w:ascii="News Gothic GDB" w:eastAsia="News Gothic GDB" w:hAnsi="News Gothic GDB" w:cs="News Gothic GDB"/>
                      <w:lang w:val="fr-FR"/>
                    </w:rPr>
                    <w:t xml:space="preserve">Intelligence Services (BfV/LfV, BND) </w:t>
                  </w:r>
                </w:p>
              </w:tc>
              <w:tc>
                <w:tcPr>
                  <w:tcW w:w="4388" w:type="dxa"/>
                </w:tcPr>
                <w:p w14:paraId="1981BAE8" w14:textId="00BAE259" w:rsidR="3F3B7646" w:rsidRPr="00CD5609" w:rsidRDefault="00426CE3" w:rsidP="3F3B7646">
                  <w:pPr>
                    <w:rPr>
                      <w:rFonts w:ascii="News Gothic GDB" w:hAnsi="News Gothic GDB"/>
                    </w:rPr>
                  </w:pPr>
                  <w:r w:rsidRPr="00CD5609">
                    <w:rPr>
                      <w:rFonts w:ascii="News Gothic GDB" w:hAnsi="News Gothic GDB"/>
                    </w:rPr>
                    <w:t>N/A</w:t>
                  </w:r>
                </w:p>
              </w:tc>
            </w:tr>
            <w:tr w:rsidR="3F3B7646" w:rsidRPr="00CD5609" w14:paraId="62F1D767" w14:textId="77777777" w:rsidTr="3F3B7646">
              <w:trPr>
                <w:trHeight w:val="300"/>
              </w:trPr>
              <w:tc>
                <w:tcPr>
                  <w:tcW w:w="4388" w:type="dxa"/>
                </w:tcPr>
                <w:p w14:paraId="5B0EEF58" w14:textId="7916F627"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 xml:space="preserve">S-RM </w:t>
                  </w:r>
                </w:p>
              </w:tc>
              <w:tc>
                <w:tcPr>
                  <w:tcW w:w="4388" w:type="dxa"/>
                </w:tcPr>
                <w:p w14:paraId="7EA51578" w14:textId="384B31A3" w:rsidR="3F3B7646" w:rsidRPr="00CD5609" w:rsidRDefault="00426CE3" w:rsidP="3F3B7646">
                  <w:pPr>
                    <w:rPr>
                      <w:rFonts w:ascii="News Gothic GDB" w:hAnsi="News Gothic GDB"/>
                    </w:rPr>
                  </w:pPr>
                  <w:r w:rsidRPr="00CD5609">
                    <w:rPr>
                      <w:rFonts w:ascii="News Gothic GDB" w:hAnsi="News Gothic GDB"/>
                    </w:rPr>
                    <w:t>N/A</w:t>
                  </w:r>
                </w:p>
              </w:tc>
            </w:tr>
            <w:tr w:rsidR="3F3B7646" w:rsidRPr="00CD5609" w14:paraId="08B49796" w14:textId="77777777" w:rsidTr="3F3B7646">
              <w:trPr>
                <w:trHeight w:val="300"/>
              </w:trPr>
              <w:tc>
                <w:tcPr>
                  <w:tcW w:w="4388" w:type="dxa"/>
                </w:tcPr>
                <w:p w14:paraId="47906AC4" w14:textId="4FD17185" w:rsidR="5B24B5B9" w:rsidRPr="00CD5609" w:rsidRDefault="5B24B5B9" w:rsidP="3F3B7646">
                  <w:pPr>
                    <w:pStyle w:val="ListParagraph"/>
                    <w:numPr>
                      <w:ilvl w:val="0"/>
                      <w:numId w:val="3"/>
                    </w:numPr>
                    <w:spacing w:before="0" w:after="0"/>
                    <w:rPr>
                      <w:rFonts w:ascii="News Gothic GDB" w:eastAsia="News Gothic GDB" w:hAnsi="News Gothic GDB" w:cs="News Gothic GDB"/>
                    </w:rPr>
                  </w:pPr>
                  <w:r w:rsidRPr="00CD5609">
                    <w:rPr>
                      <w:rFonts w:ascii="News Gothic GDB" w:eastAsia="News Gothic GDB" w:hAnsi="News Gothic GDB" w:cs="News Gothic GDB"/>
                    </w:rPr>
                    <w:t>OSINT</w:t>
                  </w:r>
                </w:p>
              </w:tc>
              <w:tc>
                <w:tcPr>
                  <w:tcW w:w="4388" w:type="dxa"/>
                </w:tcPr>
                <w:p w14:paraId="3C03200A" w14:textId="00A5E30E" w:rsidR="3F3B7646" w:rsidRPr="00CD5609" w:rsidRDefault="00426CE3" w:rsidP="3F3B7646">
                  <w:pPr>
                    <w:rPr>
                      <w:rFonts w:ascii="News Gothic GDB" w:hAnsi="News Gothic GDB"/>
                    </w:rPr>
                  </w:pPr>
                  <w:r w:rsidRPr="00CD5609">
                    <w:rPr>
                      <w:rFonts w:ascii="News Gothic GDB" w:hAnsi="News Gothic GDB"/>
                    </w:rPr>
                    <w:t>N/A</w:t>
                  </w:r>
                </w:p>
              </w:tc>
            </w:tr>
          </w:tbl>
          <w:p w14:paraId="22634CA8" w14:textId="524E9693" w:rsidR="00D7033F" w:rsidRPr="00CD5609" w:rsidRDefault="55CF0519" w:rsidP="1CFD4083">
            <w:pPr>
              <w:spacing w:before="240" w:after="240"/>
              <w:ind w:left="0"/>
              <w:rPr>
                <w:rFonts w:ascii="News Gothic GDB" w:eastAsia="News Gothic GDB" w:hAnsi="News Gothic GDB" w:cs="News Gothic GDB"/>
              </w:rPr>
            </w:pPr>
            <w:r w:rsidRPr="00CD5609">
              <w:rPr>
                <w:rFonts w:ascii="News Gothic GDB" w:eastAsia="News Gothic GDB" w:hAnsi="News Gothic GDB" w:cs="News Gothic GDB"/>
              </w:rPr>
              <w:t>We corroborated this information via inquiry with Olga Wenge, Jonas Luedke and noted that these sources are monitored</w:t>
            </w:r>
            <w:r w:rsidR="499DF7D1" w:rsidRPr="00CD5609">
              <w:rPr>
                <w:rFonts w:ascii="News Gothic GDB" w:eastAsia="News Gothic GDB" w:hAnsi="News Gothic GDB" w:cs="News Gothic GDB"/>
              </w:rPr>
              <w:t xml:space="preserve"> by the Threat Intelligence team.</w:t>
            </w:r>
          </w:p>
          <w:p w14:paraId="098A1697" w14:textId="5119C7B3" w:rsidR="00D7033F" w:rsidRPr="00CD5609" w:rsidRDefault="13ADFE11" w:rsidP="150B929A">
            <w:pPr>
              <w:spacing w:before="240" w:after="240"/>
              <w:ind w:left="0"/>
              <w:rPr>
                <w:rFonts w:ascii="News Gothic GDB" w:eastAsia="News Gothic GDB" w:hAnsi="News Gothic GDB" w:cs="News Gothic GDB"/>
                <w:szCs w:val="22"/>
              </w:rPr>
            </w:pPr>
            <w:r w:rsidRPr="00CD5609">
              <w:rPr>
                <w:rFonts w:ascii="News Gothic GDB" w:eastAsia="News Gothic GDB" w:hAnsi="News Gothic GDB" w:cs="News Gothic GDB"/>
                <w:szCs w:val="22"/>
              </w:rPr>
              <w:t xml:space="preserve">We noted that the following persons should receive Threat Intelligence alerts as part of the </w:t>
            </w:r>
            <w:r w:rsidR="2B6CE6C7" w:rsidRPr="00CD5609">
              <w:rPr>
                <w:rFonts w:ascii="News Gothic GDB" w:eastAsia="News Gothic GDB" w:hAnsi="News Gothic GDB" w:cs="News Gothic GDB"/>
                <w:szCs w:val="22"/>
              </w:rPr>
              <w:t>‘</w:t>
            </w:r>
            <w:hyperlink r:id="rId11">
              <w:r w:rsidR="2B6CE6C7" w:rsidRPr="00CD5609">
                <w:rPr>
                  <w:rStyle w:val="Hyperlink"/>
                  <w:rFonts w:ascii="News Gothic GDB" w:eastAsia="News Gothic GDB" w:hAnsi="News Gothic GDB" w:cs="News Gothic GDB"/>
                  <w:szCs w:val="22"/>
                </w:rPr>
                <w:t>Threat Intelligence Service Description_v1</w:t>
              </w:r>
            </w:hyperlink>
            <w:r w:rsidR="0E9F0CE5" w:rsidRPr="00CD5609">
              <w:rPr>
                <w:rFonts w:ascii="News Gothic GDB" w:eastAsia="News Gothic GDB" w:hAnsi="News Gothic GDB" w:cs="News Gothic GDB"/>
                <w:szCs w:val="22"/>
              </w:rPr>
              <w:t>’</w:t>
            </w:r>
            <w:r w:rsidR="2B6CE6C7" w:rsidRPr="00CD5609">
              <w:rPr>
                <w:rFonts w:ascii="News Gothic GDB" w:eastAsia="News Gothic GDB" w:hAnsi="News Gothic GDB" w:cs="News Gothic GDB"/>
                <w:szCs w:val="22"/>
              </w:rPr>
              <w:t>.</w:t>
            </w:r>
          </w:p>
          <w:p w14:paraId="1859BEB2" w14:textId="7AFC3868" w:rsidR="00D7033F" w:rsidRPr="00CD5609" w:rsidRDefault="74F57BAA" w:rsidP="150B929A">
            <w:pPr>
              <w:pStyle w:val="ListParagraph"/>
              <w:numPr>
                <w:ilvl w:val="0"/>
                <w:numId w:val="2"/>
              </w:numPr>
              <w:spacing w:before="0" w:after="0"/>
              <w:rPr>
                <w:rFonts w:ascii="News Gothic GDB" w:hAnsi="News Gothic GDB"/>
                <w:szCs w:val="22"/>
              </w:rPr>
            </w:pPr>
            <w:r w:rsidRPr="00CD5609">
              <w:rPr>
                <w:rFonts w:ascii="News Gothic GDB" w:hAnsi="News Gothic GDB"/>
              </w:rPr>
              <w:lastRenderedPageBreak/>
              <w:t>GS_Leadership + GS CD, CP, RM</w:t>
            </w:r>
          </w:p>
          <w:p w14:paraId="158D02AC" w14:textId="1AA3EC49" w:rsidR="00D7033F" w:rsidRPr="00CD5609" w:rsidRDefault="74F57BAA" w:rsidP="150B929A">
            <w:pPr>
              <w:pStyle w:val="ListParagraph"/>
              <w:numPr>
                <w:ilvl w:val="0"/>
                <w:numId w:val="2"/>
              </w:numPr>
              <w:spacing w:before="0" w:after="0"/>
              <w:rPr>
                <w:rFonts w:ascii="News Gothic GDB" w:hAnsi="News Gothic GDB"/>
                <w:szCs w:val="22"/>
              </w:rPr>
            </w:pPr>
            <w:r w:rsidRPr="00CD5609">
              <w:rPr>
                <w:rFonts w:ascii="News Gothic GDB" w:hAnsi="News Gothic GDB"/>
              </w:rPr>
              <w:t>IT Direct Reports Christoph Boehm: &amp;IT_DirectReportsCB@deutsche-boerse.com</w:t>
            </w:r>
          </w:p>
          <w:p w14:paraId="02E4ABF8" w14:textId="36F12A4E" w:rsidR="00D7033F" w:rsidRPr="00CD5609" w:rsidRDefault="74F57BAA" w:rsidP="150B929A">
            <w:pPr>
              <w:pStyle w:val="ListParagraph"/>
              <w:numPr>
                <w:ilvl w:val="0"/>
                <w:numId w:val="2"/>
              </w:numPr>
              <w:spacing w:before="0" w:after="0"/>
              <w:rPr>
                <w:rFonts w:ascii="News Gothic GDB" w:hAnsi="News Gothic GDB"/>
                <w:szCs w:val="22"/>
              </w:rPr>
            </w:pPr>
            <w:r w:rsidRPr="00CD5609">
              <w:rPr>
                <w:rFonts w:ascii="News Gothic GDB" w:hAnsi="News Gothic GDB"/>
              </w:rPr>
              <w:t>IT Extended Ldrship Team: &amp;IT_extendedLeadershipTeam@deutsche-boerse.com</w:t>
            </w:r>
          </w:p>
          <w:p w14:paraId="096B6018" w14:textId="20AA1FA3" w:rsidR="00D7033F" w:rsidRPr="00CD5609" w:rsidRDefault="74F57BAA" w:rsidP="150B929A">
            <w:pPr>
              <w:pStyle w:val="ListParagraph"/>
              <w:numPr>
                <w:ilvl w:val="0"/>
                <w:numId w:val="2"/>
              </w:numPr>
              <w:spacing w:before="0" w:after="0"/>
              <w:rPr>
                <w:rFonts w:ascii="News Gothic GDB" w:hAnsi="News Gothic GDB"/>
                <w:szCs w:val="22"/>
              </w:rPr>
            </w:pPr>
            <w:r w:rsidRPr="00CD5609">
              <w:rPr>
                <w:rFonts w:ascii="News Gothic GDB" w:hAnsi="News Gothic GDB"/>
              </w:rPr>
              <w:t>CISOs: CISO and CICTRO List - ICT Risk / CISO - Knowledge</w:t>
            </w:r>
          </w:p>
          <w:p w14:paraId="1704C01A" w14:textId="719AEE17" w:rsidR="00D7033F" w:rsidRPr="00CD5609" w:rsidRDefault="74F57BAA" w:rsidP="150B929A">
            <w:pPr>
              <w:pStyle w:val="ListParagraph"/>
              <w:numPr>
                <w:ilvl w:val="0"/>
                <w:numId w:val="2"/>
              </w:numPr>
              <w:spacing w:before="0" w:after="0"/>
              <w:rPr>
                <w:rFonts w:ascii="News Gothic GDB" w:hAnsi="News Gothic GDB"/>
                <w:szCs w:val="22"/>
              </w:rPr>
            </w:pPr>
            <w:r w:rsidRPr="00CD5609">
              <w:rPr>
                <w:rFonts w:ascii="News Gothic GDB" w:hAnsi="News Gothic GDB"/>
              </w:rPr>
              <w:t>TISOs: Technical Information Security Officers</w:t>
            </w:r>
          </w:p>
          <w:p w14:paraId="63F5465C" w14:textId="57470812" w:rsidR="00D7033F" w:rsidRPr="00CD5609" w:rsidRDefault="74F57BAA" w:rsidP="150B929A">
            <w:pPr>
              <w:pStyle w:val="ListParagraph"/>
              <w:numPr>
                <w:ilvl w:val="0"/>
                <w:numId w:val="2"/>
              </w:numPr>
              <w:spacing w:before="0" w:after="0"/>
              <w:rPr>
                <w:rFonts w:ascii="News Gothic GDB" w:hAnsi="News Gothic GDB"/>
                <w:szCs w:val="22"/>
              </w:rPr>
            </w:pPr>
            <w:r w:rsidRPr="00CD5609">
              <w:rPr>
                <w:rFonts w:ascii="News Gothic GDB" w:hAnsi="News Gothic GDB"/>
              </w:rPr>
              <w:t>Business Leads (Board Members from LE)</w:t>
            </w:r>
          </w:p>
          <w:p w14:paraId="747D5002" w14:textId="1E4EAED3" w:rsidR="00D7033F" w:rsidRPr="00CD5609" w:rsidRDefault="2B6CE6C7" w:rsidP="150B929A">
            <w:pPr>
              <w:pStyle w:val="ListParagraph"/>
              <w:numPr>
                <w:ilvl w:val="0"/>
                <w:numId w:val="2"/>
              </w:numPr>
              <w:spacing w:before="0" w:after="0"/>
              <w:rPr>
                <w:rFonts w:ascii="News Gothic GDB" w:hAnsi="News Gothic GDB"/>
                <w:szCs w:val="22"/>
              </w:rPr>
            </w:pPr>
            <w:r w:rsidRPr="00CD5609">
              <w:rPr>
                <w:rFonts w:ascii="News Gothic GDB" w:hAnsi="News Gothic GDB"/>
              </w:rPr>
              <w:t>Central Functions (Compliance, GDP, Risk, Legal, Coms, Audit, Finance, Purchasing, Facility): Department and Section Lead</w:t>
            </w:r>
          </w:p>
          <w:p w14:paraId="268A2EA7" w14:textId="7277FF99" w:rsidR="5D8BDE48" w:rsidRPr="00CD5609" w:rsidRDefault="5D8BDE48" w:rsidP="5D8BDE48">
            <w:pPr>
              <w:spacing w:before="0" w:after="0"/>
              <w:rPr>
                <w:rFonts w:ascii="News Gothic GDB" w:hAnsi="News Gothic GDB"/>
                <w:szCs w:val="22"/>
              </w:rPr>
            </w:pPr>
          </w:p>
          <w:p w14:paraId="5EFD6E9F" w14:textId="4AB5D59C" w:rsidR="2B6BC065" w:rsidRPr="00CD5609" w:rsidRDefault="2B6BC065" w:rsidP="1CFD4083">
            <w:pPr>
              <w:spacing w:before="0" w:after="0"/>
              <w:ind w:left="0"/>
              <w:rPr>
                <w:rFonts w:ascii="News Gothic GDB" w:eastAsia="News Gothic GDB" w:hAnsi="News Gothic GDB" w:cs="News Gothic GDB"/>
              </w:rPr>
            </w:pPr>
            <w:r w:rsidRPr="00CD5609">
              <w:rPr>
                <w:rFonts w:ascii="News Gothic GDB" w:hAnsi="News Gothic GDB"/>
              </w:rPr>
              <w:t xml:space="preserve">We sampled 3 reporting emails from </w:t>
            </w:r>
            <w:r w:rsidR="3F06CA34" w:rsidRPr="00CD5609">
              <w:rPr>
                <w:rFonts w:ascii="News Gothic GDB" w:hAnsi="News Gothic GDB"/>
              </w:rPr>
              <w:t>a population of 12 reports for the period April 2024 – March 2025 to compare the distribution list in the email</w:t>
            </w:r>
            <w:r w:rsidR="4EA02CA0" w:rsidRPr="00CD5609">
              <w:rPr>
                <w:rFonts w:ascii="News Gothic GDB" w:hAnsi="News Gothic GDB"/>
              </w:rPr>
              <w:t>s for the sampled months</w:t>
            </w:r>
            <w:r w:rsidR="3F06CA34" w:rsidRPr="00CD5609">
              <w:rPr>
                <w:rFonts w:ascii="News Gothic GDB" w:hAnsi="News Gothic GDB"/>
              </w:rPr>
              <w:t xml:space="preserve"> against the distribution</w:t>
            </w:r>
            <w:r w:rsidR="085828C0" w:rsidRPr="00CD5609">
              <w:rPr>
                <w:rFonts w:ascii="News Gothic GDB" w:hAnsi="News Gothic GDB"/>
              </w:rPr>
              <w:t xml:space="preserve"> list mentioned in the </w:t>
            </w:r>
            <w:r w:rsidR="492CEB76" w:rsidRPr="00CD5609">
              <w:rPr>
                <w:rFonts w:ascii="News Gothic GDB" w:eastAsia="News Gothic GDB" w:hAnsi="News Gothic GDB" w:cs="News Gothic GDB"/>
              </w:rPr>
              <w:t>‘</w:t>
            </w:r>
            <w:hyperlink r:id="rId12">
              <w:r w:rsidR="492CEB76" w:rsidRPr="00CD5609">
                <w:rPr>
                  <w:rStyle w:val="Hyperlink"/>
                  <w:rFonts w:ascii="News Gothic GDB" w:eastAsia="News Gothic GDB" w:hAnsi="News Gothic GDB" w:cs="News Gothic GDB"/>
                </w:rPr>
                <w:t>Threat Intelligence Service Description_v1</w:t>
              </w:r>
            </w:hyperlink>
            <w:r w:rsidR="492CEB76" w:rsidRPr="00CD5609">
              <w:rPr>
                <w:rFonts w:ascii="News Gothic GDB" w:eastAsia="News Gothic GDB" w:hAnsi="News Gothic GDB" w:cs="News Gothic GDB"/>
              </w:rPr>
              <w:t>’.</w:t>
            </w:r>
            <w:r w:rsidR="2AF81050" w:rsidRPr="00CD5609">
              <w:rPr>
                <w:rFonts w:ascii="News Gothic GDB" w:eastAsia="News Gothic GDB" w:hAnsi="News Gothic GDB" w:cs="News Gothic GDB"/>
              </w:rPr>
              <w:t xml:space="preserve"> We noted no deviation in the distribution list</w:t>
            </w:r>
          </w:p>
          <w:p w14:paraId="6997A2DA" w14:textId="77777777" w:rsidR="00D7033F" w:rsidRDefault="2AF81050" w:rsidP="3F3B7646">
            <w:pPr>
              <w:spacing w:before="0" w:after="0"/>
              <w:ind w:left="0"/>
              <w:rPr>
                <w:rStyle w:val="Hyperlink"/>
                <w:rFonts w:ascii="News Gothic GDB" w:eastAsia="News Gothic GDB" w:hAnsi="News Gothic GDB" w:cs="News Gothic GDB"/>
              </w:rPr>
            </w:pPr>
            <w:r w:rsidRPr="00CD5609">
              <w:rPr>
                <w:rStyle w:val="Hyperlink"/>
                <w:rFonts w:ascii="News Gothic GDB" w:eastAsia="News Gothic GDB" w:hAnsi="News Gothic GDB" w:cs="News Gothic GDB"/>
              </w:rPr>
              <w:t>TP 1</w:t>
            </w:r>
          </w:p>
          <w:p w14:paraId="5F73223B" w14:textId="77777777" w:rsidR="00987755" w:rsidRDefault="00987755" w:rsidP="3F3B7646">
            <w:pPr>
              <w:spacing w:before="0" w:after="0"/>
              <w:ind w:left="0"/>
              <w:rPr>
                <w:ins w:id="4" w:author="Yezad Wadia" w:date="2025-08-22T15:20:00Z" w16du:dateUtc="2025-08-22T13:20:00Z"/>
                <w:rFonts w:ascii="News Gothic GDB" w:eastAsia="News Gothic GDB" w:hAnsi="News Gothic GDB" w:cs="News Gothic GDB"/>
              </w:rPr>
            </w:pPr>
          </w:p>
          <w:p w14:paraId="7A1057C0" w14:textId="7A02011C" w:rsidR="00987755" w:rsidRDefault="00987755" w:rsidP="00987755">
            <w:pPr>
              <w:autoSpaceDE w:val="0"/>
              <w:autoSpaceDN w:val="0"/>
              <w:adjustRightInd w:val="0"/>
              <w:spacing w:before="0" w:after="0"/>
              <w:ind w:left="0"/>
              <w:jc w:val="both"/>
              <w:rPr>
                <w:ins w:id="5" w:author="Yezad Wadia" w:date="2025-08-22T15:20:00Z" w16du:dateUtc="2025-08-22T13:20:00Z"/>
                <w:rFonts w:ascii="News Gothic GDB" w:hAnsi="News Gothic GDB"/>
                <w:bCs/>
                <w:szCs w:val="22"/>
              </w:rPr>
            </w:pPr>
            <w:ins w:id="6" w:author="Yezad Wadia" w:date="2025-08-22T15:20:00Z" w16du:dateUtc="2025-08-22T13:20:00Z">
              <w:r>
                <w:rPr>
                  <w:rFonts w:ascii="News Gothic GDB" w:hAnsi="News Gothic GDB"/>
                  <w:bCs/>
                  <w:szCs w:val="22"/>
                </w:rPr>
                <w:t xml:space="preserve">Yezad – </w:t>
              </w:r>
            </w:ins>
          </w:p>
          <w:p w14:paraId="59A7183C" w14:textId="65BC0B74" w:rsidR="00987755" w:rsidRDefault="00987755" w:rsidP="00987755">
            <w:pPr>
              <w:autoSpaceDE w:val="0"/>
              <w:autoSpaceDN w:val="0"/>
              <w:adjustRightInd w:val="0"/>
              <w:spacing w:before="0" w:after="0"/>
              <w:ind w:left="0"/>
              <w:jc w:val="both"/>
              <w:rPr>
                <w:ins w:id="7" w:author="Yezad Wadia" w:date="2025-08-22T15:20:00Z" w16du:dateUtc="2025-08-22T13:20:00Z"/>
                <w:rFonts w:ascii="News Gothic GDB" w:hAnsi="News Gothic GDB"/>
                <w:bCs/>
                <w:szCs w:val="22"/>
              </w:rPr>
            </w:pPr>
            <w:ins w:id="8" w:author="Yezad Wadia" w:date="2025-08-22T15:20:00Z" w16du:dateUtc="2025-08-22T13:20:00Z">
              <w:r>
                <w:rPr>
                  <w:rFonts w:ascii="News Gothic GDB" w:hAnsi="News Gothic GDB"/>
                  <w:bCs/>
                  <w:szCs w:val="22"/>
                </w:rPr>
                <w:t>Conclusion: Dataminr missing from DBG’s application inventory (APMS)</w:t>
              </w:r>
            </w:ins>
          </w:p>
          <w:p w14:paraId="7A5994F4" w14:textId="3F98AC78" w:rsidR="00987755" w:rsidRPr="008041E4" w:rsidRDefault="00987755" w:rsidP="00987755">
            <w:pPr>
              <w:autoSpaceDE w:val="0"/>
              <w:autoSpaceDN w:val="0"/>
              <w:adjustRightInd w:val="0"/>
              <w:spacing w:before="0" w:after="0"/>
              <w:ind w:left="0"/>
              <w:jc w:val="both"/>
              <w:rPr>
                <w:ins w:id="9" w:author="Yezad Wadia" w:date="2025-08-22T15:20:00Z" w16du:dateUtc="2025-08-22T13:20:00Z"/>
                <w:rFonts w:ascii="News Gothic GDB" w:hAnsi="News Gothic GDB"/>
                <w:bCs/>
                <w:szCs w:val="22"/>
              </w:rPr>
            </w:pPr>
            <w:ins w:id="10" w:author="Yezad Wadia" w:date="2025-08-22T15:20:00Z" w16du:dateUtc="2025-08-22T13:20:00Z">
              <w:r w:rsidRPr="008041E4">
                <w:rPr>
                  <w:rFonts w:ascii="News Gothic GDB" w:hAnsi="News Gothic GDB"/>
                  <w:bCs/>
                  <w:szCs w:val="22"/>
                </w:rPr>
                <w:t>Threat Intelligence information sources, collection, processing, and</w:t>
              </w:r>
              <w:r>
                <w:rPr>
                  <w:rFonts w:ascii="News Gothic GDB" w:hAnsi="News Gothic GDB"/>
                  <w:bCs/>
                  <w:szCs w:val="22"/>
                </w:rPr>
                <w:t xml:space="preserve"> distribution (including the audience list) w</w:t>
              </w:r>
              <w:r w:rsidR="0096725B">
                <w:rPr>
                  <w:rFonts w:ascii="News Gothic GDB" w:hAnsi="News Gothic GDB"/>
                  <w:bCs/>
                  <w:szCs w:val="22"/>
                </w:rPr>
                <w:t>ere</w:t>
              </w:r>
              <w:r>
                <w:rPr>
                  <w:rFonts w:ascii="News Gothic GDB" w:hAnsi="News Gothic GDB"/>
                  <w:bCs/>
                  <w:szCs w:val="22"/>
                </w:rPr>
                <w:t xml:space="preserve"> verified and no exception noted.</w:t>
              </w:r>
            </w:ins>
          </w:p>
          <w:p w14:paraId="45D2CDCF" w14:textId="4FC5F326" w:rsidR="00987755" w:rsidRPr="00CD5609" w:rsidRDefault="00987755" w:rsidP="3F3B7646">
            <w:pPr>
              <w:spacing w:before="0" w:after="0"/>
              <w:ind w:left="0"/>
              <w:rPr>
                <w:rFonts w:ascii="News Gothic GDB" w:eastAsia="News Gothic GDB" w:hAnsi="News Gothic GDB" w:cs="News Gothic GDB"/>
              </w:rPr>
            </w:pPr>
          </w:p>
        </w:tc>
        <w:tc>
          <w:tcPr>
            <w:tcW w:w="1166" w:type="dxa"/>
          </w:tcPr>
          <w:p w14:paraId="432E4C0D" w14:textId="16C71B13" w:rsidR="0031401F" w:rsidRPr="00CD5609" w:rsidRDefault="00426CE3" w:rsidP="1CFD4083">
            <w:pPr>
              <w:spacing w:before="0" w:after="0"/>
              <w:ind w:left="0"/>
              <w:jc w:val="both"/>
              <w:rPr>
                <w:rFonts w:ascii="News Gothic GDB" w:hAnsi="News Gothic GDB"/>
                <w:b/>
                <w:bCs/>
                <w:color w:val="00B050"/>
              </w:rPr>
            </w:pPr>
            <w:r w:rsidRPr="00CD5609">
              <w:rPr>
                <w:rFonts w:ascii="News Gothic GDB" w:hAnsi="News Gothic GDB"/>
                <w:b/>
                <w:bCs/>
                <w:color w:val="FF0000"/>
              </w:rPr>
              <w:lastRenderedPageBreak/>
              <w:t>N.</w:t>
            </w:r>
            <w:r w:rsidR="1C350191" w:rsidRPr="00CD5609">
              <w:rPr>
                <w:rFonts w:ascii="News Gothic GDB" w:hAnsi="News Gothic GDB"/>
                <w:b/>
                <w:bCs/>
                <w:color w:val="FF0000"/>
              </w:rPr>
              <w:t>OK</w:t>
            </w:r>
          </w:p>
        </w:tc>
      </w:tr>
      <w:tr w:rsidR="0031401F" w:rsidRPr="00CD5609" w14:paraId="38CCFD3C" w14:textId="77777777" w:rsidTr="7C5F1988">
        <w:trPr>
          <w:trHeight w:val="539"/>
        </w:trPr>
        <w:tc>
          <w:tcPr>
            <w:tcW w:w="715" w:type="dxa"/>
          </w:tcPr>
          <w:p w14:paraId="41AAE038" w14:textId="77777777" w:rsidR="0031401F" w:rsidRPr="00CD5609" w:rsidRDefault="0031401F" w:rsidP="00B142CB">
            <w:pPr>
              <w:spacing w:before="0" w:after="0"/>
              <w:ind w:left="0"/>
              <w:jc w:val="both"/>
              <w:rPr>
                <w:rFonts w:ascii="News Gothic GDB" w:hAnsi="News Gothic GDB"/>
                <w:b/>
                <w:szCs w:val="22"/>
              </w:rPr>
            </w:pPr>
            <w:r w:rsidRPr="00CD5609">
              <w:rPr>
                <w:rFonts w:ascii="News Gothic GDB" w:hAnsi="News Gothic GDB"/>
                <w:b/>
                <w:szCs w:val="22"/>
              </w:rPr>
              <w:t>TP2</w:t>
            </w:r>
          </w:p>
        </w:tc>
        <w:tc>
          <w:tcPr>
            <w:tcW w:w="8999" w:type="dxa"/>
          </w:tcPr>
          <w:p w14:paraId="5A1AEB7E" w14:textId="16679E6B" w:rsidR="0031401F" w:rsidRPr="00CD5609" w:rsidRDefault="2A368100" w:rsidP="150B929A">
            <w:pPr>
              <w:spacing w:before="0" w:after="0"/>
              <w:ind w:left="0"/>
              <w:jc w:val="both"/>
              <w:rPr>
                <w:rFonts w:ascii="News Gothic GDB" w:hAnsi="News Gothic GDB"/>
              </w:rPr>
            </w:pPr>
            <w:r w:rsidRPr="00CD5609">
              <w:rPr>
                <w:rFonts w:ascii="News Gothic GDB" w:hAnsi="News Gothic GDB"/>
              </w:rPr>
              <w:t>IA performed an inquiry with Olga Wenge (Head of Cyber Defense), and Jonas Luedke (Physical Security Specialist for Threat Intelligence) for the Topic of Physical Security Threat Intelligence. As part of the discussion, we understood that all written rule documents were updated to reflect the current organizational setup.</w:t>
            </w:r>
          </w:p>
          <w:p w14:paraId="755CAA9F" w14:textId="38D38B7E" w:rsidR="0031401F" w:rsidRPr="00CD5609" w:rsidRDefault="0031401F" w:rsidP="150B929A">
            <w:pPr>
              <w:spacing w:before="0" w:after="0"/>
              <w:ind w:left="0"/>
              <w:jc w:val="both"/>
              <w:rPr>
                <w:rFonts w:ascii="News Gothic GDB" w:hAnsi="News Gothic GDB"/>
              </w:rPr>
            </w:pPr>
          </w:p>
          <w:p w14:paraId="3D3E53F3" w14:textId="08347F28" w:rsidR="0031401F" w:rsidRPr="00CD5609" w:rsidRDefault="2A368100" w:rsidP="3F3B7646">
            <w:pPr>
              <w:spacing w:before="240" w:after="240"/>
              <w:ind w:left="0"/>
              <w:jc w:val="both"/>
              <w:rPr>
                <w:rFonts w:ascii="News Gothic GDB" w:eastAsia="News Gothic GDB" w:hAnsi="News Gothic GDB" w:cs="News Gothic GDB"/>
              </w:rPr>
            </w:pPr>
            <w:r w:rsidRPr="00CD5609">
              <w:rPr>
                <w:rFonts w:ascii="News Gothic GDB" w:hAnsi="News Gothic GDB"/>
              </w:rPr>
              <w:t>IA inspected ‘</w:t>
            </w:r>
            <w:hyperlink r:id="rId13">
              <w:r w:rsidRPr="00CD5609">
                <w:rPr>
                  <w:rStyle w:val="Hyperlink"/>
                  <w:rFonts w:ascii="News Gothic GDB" w:eastAsia="News Gothic GDB" w:hAnsi="News Gothic GDB" w:cs="News Gothic GDB"/>
                </w:rPr>
                <w:t>Threat Intelligence Process Handbook_Chapter 12_Travel Risk Management_v1.4</w:t>
              </w:r>
            </w:hyperlink>
            <w:r w:rsidRPr="00CD5609">
              <w:rPr>
                <w:rFonts w:ascii="News Gothic GDB" w:eastAsia="News Gothic GDB" w:hAnsi="News Gothic GDB" w:cs="News Gothic GDB"/>
              </w:rPr>
              <w:t>’ and noted that document owner was changed from David Kruger, Head of Physical Security to Olga Wenge, Head of Cyber Defense.</w:t>
            </w:r>
            <w:r w:rsidR="78BCCD9B" w:rsidRPr="00CD5609">
              <w:rPr>
                <w:rFonts w:ascii="News Gothic GDB" w:eastAsia="News Gothic GDB" w:hAnsi="News Gothic GDB" w:cs="News Gothic GDB"/>
              </w:rPr>
              <w:t xml:space="preserve"> We further examined the document and observed that clear demarcation was listed between the actions to be performed by </w:t>
            </w:r>
            <w:r w:rsidR="1C39B96B" w:rsidRPr="00CD5609">
              <w:rPr>
                <w:rFonts w:ascii="News Gothic GDB" w:eastAsia="News Gothic GDB" w:hAnsi="News Gothic GDB" w:cs="News Gothic GDB"/>
              </w:rPr>
              <w:t>the Cyber Defense Team and the Physical Security Team.</w:t>
            </w:r>
            <w:r w:rsidR="520E4258" w:rsidRPr="00CD5609">
              <w:rPr>
                <w:rFonts w:ascii="News Gothic GDB" w:eastAsia="News Gothic GDB" w:hAnsi="News Gothic GDB" w:cs="News Gothic GDB"/>
              </w:rPr>
              <w:t xml:space="preserve"> (See Page 3, Section 12: Travel Risk Management</w:t>
            </w:r>
            <w:r w:rsidR="4760F0FC" w:rsidRPr="00CD5609">
              <w:rPr>
                <w:rFonts w:ascii="News Gothic GDB" w:eastAsia="News Gothic GDB" w:hAnsi="News Gothic GDB" w:cs="News Gothic GDB"/>
              </w:rPr>
              <w:t xml:space="preserve"> of the ‘</w:t>
            </w:r>
            <w:hyperlink r:id="rId14">
              <w:r w:rsidR="4760F0FC" w:rsidRPr="00CD5609">
                <w:rPr>
                  <w:rStyle w:val="Hyperlink"/>
                  <w:rFonts w:ascii="News Gothic GDB" w:eastAsia="News Gothic GDB" w:hAnsi="News Gothic GDB" w:cs="News Gothic GDB"/>
                </w:rPr>
                <w:t>Threat Intelligence Process Handbook_Chapter 12_Travel Risk Management_v1.4’</w:t>
              </w:r>
            </w:hyperlink>
            <w:r w:rsidR="520E4258" w:rsidRPr="00CD5609">
              <w:rPr>
                <w:rFonts w:ascii="News Gothic GDB" w:eastAsia="News Gothic GDB" w:hAnsi="News Gothic GDB" w:cs="News Gothic GDB"/>
              </w:rPr>
              <w:t>)</w:t>
            </w:r>
            <w:r w:rsidR="694D4C81" w:rsidRPr="00CD5609">
              <w:rPr>
                <w:rFonts w:ascii="News Gothic GDB" w:eastAsia="News Gothic GDB" w:hAnsi="News Gothic GDB" w:cs="News Gothic GDB"/>
              </w:rPr>
              <w:t>.</w:t>
            </w:r>
          </w:p>
          <w:p w14:paraId="5368A35A" w14:textId="2C191D04" w:rsidR="0031401F" w:rsidRPr="00CD5609" w:rsidRDefault="0031401F" w:rsidP="00B142CB">
            <w:pPr>
              <w:spacing w:before="0" w:after="0"/>
              <w:ind w:left="0"/>
              <w:jc w:val="both"/>
              <w:rPr>
                <w:rFonts w:ascii="News Gothic GDB" w:hAnsi="News Gothic GDB"/>
                <w:b/>
                <w:bCs/>
              </w:rPr>
            </w:pPr>
          </w:p>
        </w:tc>
        <w:tc>
          <w:tcPr>
            <w:tcW w:w="1166" w:type="dxa"/>
          </w:tcPr>
          <w:p w14:paraId="704F99D2" w14:textId="3C030257" w:rsidR="0031401F" w:rsidRPr="00CD5609" w:rsidRDefault="1C39B96B" w:rsidP="150B929A">
            <w:pPr>
              <w:spacing w:before="0" w:after="0"/>
              <w:ind w:left="0"/>
              <w:jc w:val="both"/>
              <w:rPr>
                <w:rFonts w:ascii="News Gothic GDB" w:hAnsi="News Gothic GDB"/>
                <w:b/>
                <w:bCs/>
                <w:color w:val="00B050"/>
              </w:rPr>
            </w:pPr>
            <w:r w:rsidRPr="00CD5609">
              <w:rPr>
                <w:rFonts w:ascii="News Gothic GDB" w:hAnsi="News Gothic GDB"/>
                <w:b/>
                <w:bCs/>
                <w:color w:val="00B050"/>
              </w:rPr>
              <w:t>OK</w:t>
            </w:r>
          </w:p>
        </w:tc>
      </w:tr>
      <w:tr w:rsidR="0031401F" w:rsidRPr="00CD5609" w14:paraId="272C15E6" w14:textId="77777777" w:rsidTr="7C5F1988">
        <w:trPr>
          <w:trHeight w:val="539"/>
        </w:trPr>
        <w:tc>
          <w:tcPr>
            <w:tcW w:w="715" w:type="dxa"/>
          </w:tcPr>
          <w:p w14:paraId="2B1BA8A9" w14:textId="77777777" w:rsidR="0031401F" w:rsidRPr="00CD5609" w:rsidRDefault="0031401F" w:rsidP="00B142CB">
            <w:pPr>
              <w:spacing w:before="0" w:after="0"/>
              <w:ind w:left="0"/>
              <w:jc w:val="both"/>
              <w:rPr>
                <w:rFonts w:ascii="News Gothic GDB" w:hAnsi="News Gothic GDB"/>
                <w:b/>
                <w:szCs w:val="22"/>
              </w:rPr>
            </w:pPr>
            <w:r w:rsidRPr="00CD5609">
              <w:rPr>
                <w:rFonts w:ascii="News Gothic GDB" w:hAnsi="News Gothic GDB"/>
                <w:b/>
                <w:szCs w:val="22"/>
              </w:rPr>
              <w:t>TP3</w:t>
            </w:r>
          </w:p>
        </w:tc>
        <w:tc>
          <w:tcPr>
            <w:tcW w:w="8999" w:type="dxa"/>
          </w:tcPr>
          <w:p w14:paraId="785F7210" w14:textId="6552FADE" w:rsidR="150B929A" w:rsidRPr="00CD5609" w:rsidRDefault="4B204E7C" w:rsidP="1CFD4083">
            <w:pPr>
              <w:spacing w:before="0" w:after="0"/>
              <w:ind w:left="0"/>
              <w:rPr>
                <w:rFonts w:ascii="News Gothic GDB" w:hAnsi="News Gothic GDB"/>
              </w:rPr>
            </w:pPr>
            <w:r w:rsidRPr="00CD5609">
              <w:rPr>
                <w:rFonts w:ascii="News Gothic GDB" w:hAnsi="News Gothic GDB"/>
              </w:rPr>
              <w:t>IA sampled a few Threat Intelligence sources to check how data is collected and disseminated in actionable items to the concerned stakeholders.</w:t>
            </w:r>
          </w:p>
          <w:p w14:paraId="664162CB" w14:textId="2F7A09D9" w:rsidR="1CFD4083" w:rsidRPr="00CD5609" w:rsidRDefault="1CFD4083" w:rsidP="1CFD4083">
            <w:pPr>
              <w:spacing w:before="0" w:after="0"/>
              <w:ind w:left="0"/>
              <w:rPr>
                <w:rFonts w:ascii="News Gothic GDB" w:hAnsi="News Gothic GDB"/>
              </w:rPr>
            </w:pPr>
          </w:p>
          <w:p w14:paraId="4F4051B7" w14:textId="3D1DAB82" w:rsidR="1457B491" w:rsidRPr="00CD5609" w:rsidRDefault="1457B491" w:rsidP="1CFD4083">
            <w:pPr>
              <w:pStyle w:val="ListParagraph"/>
              <w:numPr>
                <w:ilvl w:val="0"/>
                <w:numId w:val="1"/>
              </w:numPr>
              <w:spacing w:before="0" w:after="0"/>
              <w:rPr>
                <w:rFonts w:ascii="News Gothic GDB" w:hAnsi="News Gothic GDB"/>
              </w:rPr>
            </w:pPr>
            <w:r w:rsidRPr="00CD5609">
              <w:rPr>
                <w:rFonts w:ascii="News Gothic GDB" w:hAnsi="News Gothic GDB"/>
              </w:rPr>
              <w:t>CrowdStrike</w:t>
            </w:r>
          </w:p>
          <w:p w14:paraId="774C65C4" w14:textId="730D224A" w:rsidR="35CA4BDC" w:rsidRPr="00CD5609" w:rsidRDefault="35CA4BDC" w:rsidP="1CFD4083">
            <w:pPr>
              <w:spacing w:before="0" w:after="0"/>
              <w:ind w:left="0"/>
              <w:rPr>
                <w:rFonts w:ascii="News Gothic GDB" w:hAnsi="News Gothic GDB"/>
              </w:rPr>
            </w:pPr>
            <w:r w:rsidRPr="00CD5609">
              <w:rPr>
                <w:rFonts w:ascii="News Gothic GDB" w:hAnsi="News Gothic GDB"/>
              </w:rPr>
              <w:t xml:space="preserve">DBG has its own </w:t>
            </w:r>
            <w:r w:rsidR="118B81E3" w:rsidRPr="00CD5609">
              <w:rPr>
                <w:rFonts w:ascii="News Gothic GDB" w:hAnsi="News Gothic GDB"/>
              </w:rPr>
              <w:t>platform</w:t>
            </w:r>
            <w:r w:rsidRPr="00CD5609">
              <w:rPr>
                <w:rFonts w:ascii="News Gothic GDB" w:hAnsi="News Gothic GDB"/>
              </w:rPr>
              <w:t xml:space="preserve"> on the </w:t>
            </w:r>
            <w:r w:rsidR="4E522D94" w:rsidRPr="00CD5609">
              <w:rPr>
                <w:rFonts w:ascii="News Gothic GDB" w:hAnsi="News Gothic GDB"/>
              </w:rPr>
              <w:t>CrowdStrike</w:t>
            </w:r>
            <w:r w:rsidRPr="00CD5609">
              <w:rPr>
                <w:rFonts w:ascii="News Gothic GDB" w:hAnsi="News Gothic GDB"/>
              </w:rPr>
              <w:t xml:space="preserve"> to gather Cyber related threat intelligence indicators. These </w:t>
            </w:r>
            <w:r w:rsidR="3D1B862E" w:rsidRPr="00CD5609">
              <w:rPr>
                <w:rFonts w:ascii="News Gothic GDB" w:hAnsi="News Gothic GDB"/>
              </w:rPr>
              <w:t xml:space="preserve">‘indicators of compromise’ or IoC are gathered by setting up rules against known threat scenarios. Once an alert gets generated for any of these rules, a </w:t>
            </w:r>
            <w:r w:rsidR="4F03843E" w:rsidRPr="00CD5609">
              <w:rPr>
                <w:rFonts w:ascii="News Gothic GDB" w:hAnsi="News Gothic GDB"/>
              </w:rPr>
              <w:t>CrowdStrike</w:t>
            </w:r>
            <w:r w:rsidR="3D1B862E" w:rsidRPr="00CD5609">
              <w:rPr>
                <w:rFonts w:ascii="News Gothic GDB" w:hAnsi="News Gothic GDB"/>
              </w:rPr>
              <w:t xml:space="preserve"> Analyst</w:t>
            </w:r>
            <w:r w:rsidR="68A438BB" w:rsidRPr="00CD5609">
              <w:rPr>
                <w:rFonts w:ascii="News Gothic GDB" w:hAnsi="News Gothic GDB"/>
              </w:rPr>
              <w:t xml:space="preserve"> identifies False Positives and forwards actionable IoCs to the DBG TI team.</w:t>
            </w:r>
          </w:p>
          <w:p w14:paraId="5A1D59AB" w14:textId="349CFA87" w:rsidR="1CFD4083" w:rsidRPr="00CD5609" w:rsidRDefault="1CFD4083" w:rsidP="1CFD4083">
            <w:pPr>
              <w:spacing w:before="0" w:after="0"/>
              <w:ind w:left="0"/>
              <w:rPr>
                <w:rFonts w:ascii="News Gothic GDB" w:hAnsi="News Gothic GDB"/>
              </w:rPr>
            </w:pPr>
          </w:p>
          <w:p w14:paraId="02984151" w14:textId="2F367775" w:rsidR="1814857B" w:rsidRPr="00CD5609" w:rsidRDefault="1814857B" w:rsidP="1CFD4083">
            <w:pPr>
              <w:spacing w:before="0" w:after="0"/>
              <w:ind w:left="0"/>
              <w:rPr>
                <w:rFonts w:ascii="News Gothic GDB" w:hAnsi="News Gothic GDB"/>
              </w:rPr>
            </w:pPr>
            <w:r w:rsidRPr="00CD5609">
              <w:rPr>
                <w:rFonts w:ascii="News Gothic GDB" w:hAnsi="News Gothic GDB"/>
                <w:noProof/>
              </w:rPr>
              <w:lastRenderedPageBreak/>
              <w:drawing>
                <wp:inline distT="0" distB="0" distL="0" distR="0" wp14:anchorId="1242F242" wp14:editId="78EBA521">
                  <wp:extent cx="5562602" cy="3124200"/>
                  <wp:effectExtent l="0" t="0" r="0" b="0"/>
                  <wp:docPr id="1225392394" name="Picture 122539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62602" cy="3124200"/>
                          </a:xfrm>
                          <a:prstGeom prst="rect">
                            <a:avLst/>
                          </a:prstGeom>
                        </pic:spPr>
                      </pic:pic>
                    </a:graphicData>
                  </a:graphic>
                </wp:inline>
              </w:drawing>
            </w:r>
          </w:p>
          <w:p w14:paraId="10415E80" w14:textId="7B1A8064" w:rsidR="1CFD4083" w:rsidRPr="00CD5609" w:rsidRDefault="1CFD4083" w:rsidP="1CFD4083">
            <w:pPr>
              <w:spacing w:before="0" w:after="0"/>
              <w:ind w:left="0"/>
              <w:rPr>
                <w:rFonts w:ascii="News Gothic GDB" w:hAnsi="News Gothic GDB"/>
              </w:rPr>
            </w:pPr>
          </w:p>
          <w:p w14:paraId="103AE9DE" w14:textId="32801157" w:rsidR="131D00FB" w:rsidRPr="00CD5609" w:rsidRDefault="131D00FB" w:rsidP="1CFD4083">
            <w:pPr>
              <w:pStyle w:val="ListParagraph"/>
              <w:numPr>
                <w:ilvl w:val="0"/>
                <w:numId w:val="1"/>
              </w:numPr>
              <w:spacing w:before="0" w:after="0"/>
              <w:rPr>
                <w:rFonts w:ascii="News Gothic GDB" w:hAnsi="News Gothic GDB"/>
              </w:rPr>
            </w:pPr>
            <w:r w:rsidRPr="00CD5609">
              <w:rPr>
                <w:rFonts w:ascii="News Gothic GDB" w:hAnsi="News Gothic GDB"/>
              </w:rPr>
              <w:t>Dataminr - Dataminr is an Artificial Intelligence and social media surveillance platform used by Cyber Defense to monitor real-time events, and to aid with crisis response by providing playbooks, messaging tools and post-event documentation.</w:t>
            </w:r>
            <w:r w:rsidR="23C5E179" w:rsidRPr="00CD5609">
              <w:rPr>
                <w:rFonts w:ascii="News Gothic GDB" w:hAnsi="News Gothic GDB"/>
              </w:rPr>
              <w:t xml:space="preserve"> Jonas Luedke leads the data gathering process for Physical and Travel Security related threats. The team gets alerted via the pla</w:t>
            </w:r>
            <w:r w:rsidR="4255A6CF" w:rsidRPr="00CD5609">
              <w:rPr>
                <w:rFonts w:ascii="News Gothic GDB" w:hAnsi="News Gothic GDB"/>
              </w:rPr>
              <w:t xml:space="preserve">tform for any perceived threat by the system. The team manually monitors these alerts and collects this information to be </w:t>
            </w:r>
            <w:r w:rsidR="553D32E4" w:rsidRPr="00CD5609">
              <w:rPr>
                <w:rFonts w:ascii="News Gothic GDB" w:hAnsi="News Gothic GDB"/>
              </w:rPr>
              <w:t>circulated</w:t>
            </w:r>
            <w:r w:rsidR="4255A6CF" w:rsidRPr="00CD5609">
              <w:rPr>
                <w:rFonts w:ascii="News Gothic GDB" w:hAnsi="News Gothic GDB"/>
              </w:rPr>
              <w:t xml:space="preserve"> to DBG employees</w:t>
            </w:r>
            <w:r w:rsidR="60C6C565" w:rsidRPr="00CD5609">
              <w:rPr>
                <w:rFonts w:ascii="News Gothic GDB" w:hAnsi="News Gothic GDB"/>
              </w:rPr>
              <w:t>.</w:t>
            </w:r>
          </w:p>
          <w:p w14:paraId="66DAF8A1" w14:textId="346536EC" w:rsidR="1CFD4083" w:rsidRPr="00CD5609" w:rsidRDefault="1CFD4083" w:rsidP="1CFD4083">
            <w:pPr>
              <w:spacing w:before="0" w:after="0"/>
              <w:rPr>
                <w:rFonts w:ascii="News Gothic GDB" w:hAnsi="News Gothic GDB"/>
                <w:szCs w:val="22"/>
              </w:rPr>
            </w:pPr>
          </w:p>
          <w:p w14:paraId="21718646" w14:textId="0B3F906D" w:rsidR="60C6C565" w:rsidRPr="00CD5609" w:rsidRDefault="60C6C565" w:rsidP="1CFD4083">
            <w:pPr>
              <w:spacing w:before="0" w:after="0"/>
              <w:ind w:left="0"/>
              <w:rPr>
                <w:rFonts w:ascii="News Gothic GDB" w:hAnsi="News Gothic GDB"/>
              </w:rPr>
            </w:pPr>
            <w:r w:rsidRPr="00CD5609">
              <w:rPr>
                <w:rFonts w:ascii="News Gothic GDB" w:hAnsi="News Gothic GDB"/>
                <w:noProof/>
              </w:rPr>
              <w:drawing>
                <wp:inline distT="0" distB="0" distL="0" distR="0" wp14:anchorId="24B4516A" wp14:editId="77043ED7">
                  <wp:extent cx="5562602" cy="3457575"/>
                  <wp:effectExtent l="0" t="0" r="0" b="0"/>
                  <wp:docPr id="1755836959" name="Picture 175583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62602" cy="3457575"/>
                          </a:xfrm>
                          <a:prstGeom prst="rect">
                            <a:avLst/>
                          </a:prstGeom>
                        </pic:spPr>
                      </pic:pic>
                    </a:graphicData>
                  </a:graphic>
                </wp:inline>
              </w:drawing>
            </w:r>
          </w:p>
          <w:p w14:paraId="2EA314F7" w14:textId="77777777" w:rsidR="00D7033F" w:rsidRDefault="00D7033F" w:rsidP="007C4F51">
            <w:pPr>
              <w:autoSpaceDE w:val="0"/>
              <w:autoSpaceDN w:val="0"/>
              <w:adjustRightInd w:val="0"/>
              <w:spacing w:before="0" w:after="0"/>
              <w:ind w:left="0"/>
              <w:rPr>
                <w:rFonts w:ascii="News Gothic GDB" w:hAnsi="News Gothic GDB"/>
                <w:bCs/>
                <w:szCs w:val="22"/>
              </w:rPr>
            </w:pPr>
          </w:p>
          <w:p w14:paraId="02783795" w14:textId="77777777" w:rsidR="00D32958" w:rsidRDefault="00D32958" w:rsidP="007C4F51">
            <w:pPr>
              <w:autoSpaceDE w:val="0"/>
              <w:autoSpaceDN w:val="0"/>
              <w:adjustRightInd w:val="0"/>
              <w:spacing w:before="0" w:after="0"/>
              <w:ind w:left="0"/>
              <w:rPr>
                <w:rFonts w:ascii="News Gothic GDB" w:hAnsi="News Gothic GDB"/>
                <w:bCs/>
                <w:szCs w:val="22"/>
              </w:rPr>
            </w:pPr>
          </w:p>
          <w:p w14:paraId="323B695F" w14:textId="77777777" w:rsidR="00D32958" w:rsidRDefault="00D32958" w:rsidP="007C4F51">
            <w:pPr>
              <w:autoSpaceDE w:val="0"/>
              <w:autoSpaceDN w:val="0"/>
              <w:adjustRightInd w:val="0"/>
              <w:spacing w:before="0" w:after="0"/>
              <w:ind w:left="0"/>
              <w:rPr>
                <w:rFonts w:ascii="News Gothic GDB" w:hAnsi="News Gothic GDB"/>
                <w:bCs/>
                <w:szCs w:val="22"/>
              </w:rPr>
            </w:pPr>
          </w:p>
          <w:p w14:paraId="1ACD7AFC" w14:textId="77777777" w:rsidR="00D32958" w:rsidRDefault="00D32958" w:rsidP="007C4F51">
            <w:pPr>
              <w:autoSpaceDE w:val="0"/>
              <w:autoSpaceDN w:val="0"/>
              <w:adjustRightInd w:val="0"/>
              <w:spacing w:before="0" w:after="0"/>
              <w:ind w:left="0"/>
              <w:rPr>
                <w:rFonts w:ascii="News Gothic GDB" w:hAnsi="News Gothic GDB"/>
                <w:bCs/>
                <w:szCs w:val="22"/>
              </w:rPr>
            </w:pPr>
          </w:p>
          <w:p w14:paraId="41D4F5ED" w14:textId="77777777" w:rsidR="00D32958" w:rsidRDefault="00D32958" w:rsidP="007C4F51">
            <w:pPr>
              <w:autoSpaceDE w:val="0"/>
              <w:autoSpaceDN w:val="0"/>
              <w:adjustRightInd w:val="0"/>
              <w:spacing w:before="0" w:after="0"/>
              <w:ind w:left="0"/>
              <w:rPr>
                <w:rFonts w:ascii="News Gothic GDB" w:hAnsi="News Gothic GDB"/>
                <w:bCs/>
                <w:szCs w:val="22"/>
              </w:rPr>
            </w:pPr>
          </w:p>
          <w:p w14:paraId="5BA925C0" w14:textId="77777777" w:rsidR="00D32958" w:rsidRDefault="00D32958" w:rsidP="007C4F51">
            <w:pPr>
              <w:autoSpaceDE w:val="0"/>
              <w:autoSpaceDN w:val="0"/>
              <w:adjustRightInd w:val="0"/>
              <w:spacing w:before="0" w:after="0"/>
              <w:ind w:left="0"/>
              <w:rPr>
                <w:rFonts w:ascii="News Gothic GDB" w:hAnsi="News Gothic GDB"/>
                <w:bCs/>
                <w:szCs w:val="22"/>
              </w:rPr>
            </w:pPr>
          </w:p>
          <w:p w14:paraId="19FE2267" w14:textId="77777777" w:rsidR="00D32958" w:rsidRDefault="00D32958" w:rsidP="007C4F51">
            <w:pPr>
              <w:autoSpaceDE w:val="0"/>
              <w:autoSpaceDN w:val="0"/>
              <w:adjustRightInd w:val="0"/>
              <w:spacing w:before="0" w:after="0"/>
              <w:ind w:left="0"/>
              <w:rPr>
                <w:rFonts w:ascii="News Gothic GDB" w:hAnsi="News Gothic GDB"/>
                <w:bCs/>
                <w:szCs w:val="22"/>
              </w:rPr>
            </w:pPr>
          </w:p>
          <w:p w14:paraId="0666EDC2" w14:textId="77777777" w:rsidR="00D32958" w:rsidRPr="00CD5609" w:rsidRDefault="00D32958" w:rsidP="007C4F51">
            <w:pPr>
              <w:autoSpaceDE w:val="0"/>
              <w:autoSpaceDN w:val="0"/>
              <w:adjustRightInd w:val="0"/>
              <w:spacing w:before="0" w:after="0"/>
              <w:ind w:left="0"/>
              <w:rPr>
                <w:rFonts w:ascii="News Gothic GDB" w:hAnsi="News Gothic GDB"/>
                <w:bCs/>
                <w:szCs w:val="22"/>
              </w:rPr>
            </w:pPr>
          </w:p>
          <w:p w14:paraId="53719F01" w14:textId="58FF1347" w:rsidR="00D75331" w:rsidRDefault="00CD5609" w:rsidP="00CD5609">
            <w:pPr>
              <w:pStyle w:val="ListParagraph"/>
              <w:numPr>
                <w:ilvl w:val="0"/>
                <w:numId w:val="1"/>
              </w:numPr>
              <w:autoSpaceDE w:val="0"/>
              <w:autoSpaceDN w:val="0"/>
              <w:adjustRightInd w:val="0"/>
              <w:spacing w:before="0" w:after="0"/>
              <w:rPr>
                <w:rFonts w:ascii="News Gothic GDB" w:hAnsi="News Gothic GDB"/>
                <w:bCs/>
                <w:szCs w:val="22"/>
              </w:rPr>
            </w:pPr>
            <w:r w:rsidRPr="00CD5609">
              <w:rPr>
                <w:rFonts w:ascii="News Gothic GDB" w:hAnsi="News Gothic GDB"/>
                <w:bCs/>
                <w:szCs w:val="22"/>
              </w:rPr>
              <w:t>MISP</w:t>
            </w:r>
            <w:r w:rsidR="00407B05">
              <w:rPr>
                <w:rFonts w:ascii="News Gothic GDB" w:hAnsi="News Gothic GDB"/>
                <w:bCs/>
                <w:szCs w:val="22"/>
              </w:rPr>
              <w:t xml:space="preserve"> – MISP is an </w:t>
            </w:r>
            <w:r w:rsidR="00D32958">
              <w:rPr>
                <w:rFonts w:ascii="News Gothic GDB" w:hAnsi="News Gothic GDB"/>
                <w:bCs/>
                <w:szCs w:val="22"/>
              </w:rPr>
              <w:t>open-source</w:t>
            </w:r>
            <w:r w:rsidR="00407B05">
              <w:rPr>
                <w:rFonts w:ascii="News Gothic GDB" w:hAnsi="News Gothic GDB"/>
                <w:bCs/>
                <w:szCs w:val="22"/>
              </w:rPr>
              <w:t xml:space="preserve"> threat intelligence platform </w:t>
            </w:r>
            <w:del w:id="11" w:author="Predrag Adamovic" w:date="2025-08-22T15:09:00Z" w16du:dateUtc="2025-08-22T13:09:00Z">
              <w:r w:rsidR="00470E10" w:rsidDel="00342BB3">
                <w:rPr>
                  <w:rFonts w:ascii="News Gothic GDB" w:hAnsi="News Gothic GDB"/>
                  <w:bCs/>
                  <w:szCs w:val="22"/>
                </w:rPr>
                <w:delText xml:space="preserve">to </w:delText>
              </w:r>
            </w:del>
            <w:ins w:id="12" w:author="Predrag Adamovic" w:date="2025-08-22T15:09:00Z" w16du:dateUtc="2025-08-22T13:09:00Z">
              <w:r w:rsidR="00342BB3">
                <w:rPr>
                  <w:rFonts w:ascii="News Gothic GDB" w:hAnsi="News Gothic GDB"/>
                  <w:bCs/>
                  <w:szCs w:val="22"/>
                </w:rPr>
                <w:t xml:space="preserve">for </w:t>
              </w:r>
            </w:ins>
            <w:r w:rsidR="00470E10">
              <w:rPr>
                <w:rFonts w:ascii="News Gothic GDB" w:hAnsi="News Gothic GDB"/>
                <w:bCs/>
                <w:szCs w:val="22"/>
              </w:rPr>
              <w:t xml:space="preserve">automated Cyber Threat Intelligence gathering </w:t>
            </w:r>
            <w:del w:id="13" w:author="Predrag Adamovic" w:date="2025-08-22T15:09:00Z" w16du:dateUtc="2025-08-22T13:09:00Z">
              <w:r w:rsidR="00470E10" w:rsidDel="00265BB0">
                <w:rPr>
                  <w:rFonts w:ascii="News Gothic GDB" w:hAnsi="News Gothic GDB"/>
                  <w:bCs/>
                  <w:szCs w:val="22"/>
                </w:rPr>
                <w:delText xml:space="preserve">to </w:delText>
              </w:r>
            </w:del>
            <w:ins w:id="14" w:author="Predrag Adamovic" w:date="2025-08-22T15:09:00Z" w16du:dateUtc="2025-08-22T13:09:00Z">
              <w:r w:rsidR="00265BB0">
                <w:rPr>
                  <w:rFonts w:ascii="News Gothic GDB" w:hAnsi="News Gothic GDB"/>
                  <w:bCs/>
                  <w:szCs w:val="22"/>
                </w:rPr>
                <w:t xml:space="preserve">of </w:t>
              </w:r>
            </w:ins>
            <w:r w:rsidR="00470E10">
              <w:rPr>
                <w:rFonts w:ascii="News Gothic GDB" w:hAnsi="News Gothic GDB"/>
                <w:bCs/>
                <w:szCs w:val="22"/>
              </w:rPr>
              <w:t>actionable items.</w:t>
            </w:r>
            <w:r w:rsidR="00E86895">
              <w:rPr>
                <w:rFonts w:ascii="News Gothic GDB" w:hAnsi="News Gothic GDB"/>
                <w:bCs/>
                <w:szCs w:val="22"/>
              </w:rPr>
              <w:t xml:space="preserve"> MISP platform is </w:t>
            </w:r>
            <w:r w:rsidR="002E0F3D">
              <w:rPr>
                <w:rFonts w:ascii="News Gothic GDB" w:hAnsi="News Gothic GDB"/>
                <w:bCs/>
                <w:szCs w:val="22"/>
              </w:rPr>
              <w:t>connected with SPLUNK tool via API</w:t>
            </w:r>
            <w:r w:rsidR="00081067">
              <w:rPr>
                <w:rFonts w:ascii="News Gothic GDB" w:hAnsi="News Gothic GDB"/>
                <w:bCs/>
                <w:szCs w:val="22"/>
              </w:rPr>
              <w:t xml:space="preserve">. SPLUNK gathers Indicators of Compromise (IoC) </w:t>
            </w:r>
            <w:r w:rsidR="00F83C41">
              <w:rPr>
                <w:rFonts w:ascii="News Gothic GDB" w:hAnsi="News Gothic GDB"/>
                <w:bCs/>
                <w:szCs w:val="22"/>
              </w:rPr>
              <w:t xml:space="preserve">to detect and respond to security incidents. </w:t>
            </w:r>
          </w:p>
          <w:p w14:paraId="7B2F257B" w14:textId="6714F33C" w:rsidR="00D32958" w:rsidRPr="00D32958" w:rsidRDefault="7177F227" w:rsidP="00D32958">
            <w:pPr>
              <w:autoSpaceDE w:val="0"/>
              <w:autoSpaceDN w:val="0"/>
              <w:adjustRightInd w:val="0"/>
              <w:spacing w:before="0" w:after="0"/>
              <w:rPr>
                <w:rFonts w:ascii="News Gothic GDB" w:hAnsi="News Gothic GDB"/>
                <w:bCs/>
                <w:szCs w:val="22"/>
              </w:rPr>
            </w:pPr>
            <w:r>
              <w:rPr>
                <w:noProof/>
              </w:rPr>
              <w:drawing>
                <wp:inline distT="0" distB="0" distL="0" distR="0" wp14:anchorId="29C425FB" wp14:editId="32C65128">
                  <wp:extent cx="5257216" cy="2944352"/>
                  <wp:effectExtent l="0" t="0" r="4445" b="635"/>
                  <wp:docPr id="8385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7216" cy="2944352"/>
                          </a:xfrm>
                          <a:prstGeom prst="rect">
                            <a:avLst/>
                          </a:prstGeom>
                        </pic:spPr>
                      </pic:pic>
                    </a:graphicData>
                  </a:graphic>
                </wp:inline>
              </w:drawing>
            </w:r>
          </w:p>
          <w:p w14:paraId="1050A7DE" w14:textId="77777777" w:rsidR="00CD5609" w:rsidRPr="00CD5609" w:rsidRDefault="00CD5609" w:rsidP="00CD5609">
            <w:pPr>
              <w:autoSpaceDE w:val="0"/>
              <w:autoSpaceDN w:val="0"/>
              <w:adjustRightInd w:val="0"/>
              <w:spacing w:before="0" w:after="0"/>
              <w:rPr>
                <w:rFonts w:ascii="News Gothic GDB" w:hAnsi="News Gothic GDB"/>
                <w:bCs/>
                <w:szCs w:val="22"/>
              </w:rPr>
            </w:pPr>
          </w:p>
          <w:p w14:paraId="45B382B0" w14:textId="77777777" w:rsidR="00CD5609" w:rsidRPr="00CD5609" w:rsidRDefault="00CD5609" w:rsidP="00CD5609">
            <w:pPr>
              <w:autoSpaceDE w:val="0"/>
              <w:autoSpaceDN w:val="0"/>
              <w:adjustRightInd w:val="0"/>
              <w:spacing w:before="0" w:after="0"/>
              <w:ind w:left="0"/>
              <w:rPr>
                <w:rFonts w:ascii="News Gothic GDB" w:hAnsi="News Gothic GDB"/>
                <w:bCs/>
                <w:szCs w:val="22"/>
              </w:rPr>
            </w:pPr>
          </w:p>
          <w:p w14:paraId="6ED6987A" w14:textId="77777777" w:rsidR="00CD5609" w:rsidRPr="00CD5609" w:rsidRDefault="00CD5609" w:rsidP="00CD5609">
            <w:pPr>
              <w:rPr>
                <w:rFonts w:ascii="News Gothic GDB" w:hAnsi="News Gothic GDB"/>
              </w:rPr>
            </w:pPr>
            <w:r w:rsidRPr="00CD5609">
              <w:rPr>
                <w:rFonts w:ascii="News Gothic GDB" w:hAnsi="News Gothic GDB"/>
              </w:rPr>
              <w:t>Alert triggered in SIEM:</w:t>
            </w:r>
          </w:p>
          <w:p w14:paraId="39A4628D" w14:textId="77777777" w:rsidR="00CD5609" w:rsidRPr="00CD5609" w:rsidRDefault="45C78463" w:rsidP="00CD5609">
            <w:pPr>
              <w:rPr>
                <w:rFonts w:ascii="News Gothic GDB" w:hAnsi="News Gothic GDB"/>
              </w:rPr>
            </w:pPr>
            <w:r>
              <w:rPr>
                <w:noProof/>
              </w:rPr>
              <w:drawing>
                <wp:inline distT="0" distB="0" distL="0" distR="0" wp14:anchorId="2D8003B4" wp14:editId="7969CDBD">
                  <wp:extent cx="5200650" cy="691975"/>
                  <wp:effectExtent l="0" t="0" r="0" b="1905"/>
                  <wp:docPr id="545890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00650" cy="691975"/>
                          </a:xfrm>
                          <a:prstGeom prst="rect">
                            <a:avLst/>
                          </a:prstGeom>
                        </pic:spPr>
                      </pic:pic>
                    </a:graphicData>
                  </a:graphic>
                </wp:inline>
              </w:drawing>
            </w:r>
          </w:p>
          <w:p w14:paraId="72659A27" w14:textId="77777777" w:rsidR="00CD5609" w:rsidRPr="00CD5609" w:rsidRDefault="00CD5609" w:rsidP="00CD5609">
            <w:pPr>
              <w:rPr>
                <w:rFonts w:ascii="News Gothic GDB" w:hAnsi="News Gothic GDB"/>
              </w:rPr>
            </w:pPr>
            <w:r w:rsidRPr="00CD5609">
              <w:rPr>
                <w:rFonts w:ascii="News Gothic GDB" w:hAnsi="News Gothic GDB"/>
              </w:rPr>
              <w:t>Source Threat Intel feed from MISP:</w:t>
            </w:r>
          </w:p>
          <w:p w14:paraId="3ED7CFB1" w14:textId="77777777" w:rsidR="00CD5609" w:rsidRPr="00CD5609" w:rsidRDefault="45C78463" w:rsidP="00CD5609">
            <w:pPr>
              <w:rPr>
                <w:rFonts w:ascii="News Gothic GDB" w:hAnsi="News Gothic GDB"/>
              </w:rPr>
            </w:pPr>
            <w:r>
              <w:rPr>
                <w:noProof/>
              </w:rPr>
              <w:drawing>
                <wp:inline distT="0" distB="0" distL="0" distR="0" wp14:anchorId="57A7987D" wp14:editId="12B289FD">
                  <wp:extent cx="4952415" cy="2743088"/>
                  <wp:effectExtent l="0" t="0" r="0" b="0"/>
                  <wp:docPr id="1006945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52415" cy="2743088"/>
                          </a:xfrm>
                          <a:prstGeom prst="rect">
                            <a:avLst/>
                          </a:prstGeom>
                        </pic:spPr>
                      </pic:pic>
                    </a:graphicData>
                  </a:graphic>
                </wp:inline>
              </w:drawing>
            </w:r>
          </w:p>
          <w:p w14:paraId="78478726" w14:textId="77777777" w:rsidR="00CD5609" w:rsidRPr="00CD5609" w:rsidRDefault="00CD5609" w:rsidP="00CD5609">
            <w:pPr>
              <w:rPr>
                <w:rFonts w:ascii="News Gothic GDB" w:hAnsi="News Gothic GDB"/>
              </w:rPr>
            </w:pPr>
          </w:p>
          <w:p w14:paraId="6B18B271" w14:textId="77777777" w:rsidR="00CD5609" w:rsidRPr="00CD5609" w:rsidRDefault="00CD5609" w:rsidP="00CD5609">
            <w:pPr>
              <w:rPr>
                <w:rFonts w:ascii="News Gothic GDB" w:hAnsi="News Gothic GDB"/>
              </w:rPr>
            </w:pPr>
            <w:r w:rsidRPr="00CD5609">
              <w:rPr>
                <w:rFonts w:ascii="News Gothic GDB" w:hAnsi="News Gothic GDB"/>
              </w:rPr>
              <w:t>[CUTT-118530] Splunk Alert: Threat - UC2.124_Bad Reputation Domain or URL</w:t>
            </w:r>
          </w:p>
          <w:p w14:paraId="2D8279C9" w14:textId="77777777" w:rsidR="00CD5609" w:rsidRPr="00CD5609" w:rsidRDefault="00CD5609" w:rsidP="00CD5609">
            <w:pPr>
              <w:rPr>
                <w:rFonts w:ascii="News Gothic GDB" w:hAnsi="News Gothic GDB"/>
              </w:rPr>
            </w:pPr>
            <w:r w:rsidRPr="00CD5609">
              <w:rPr>
                <w:rFonts w:ascii="News Gothic GDB" w:hAnsi="News Gothic GDB"/>
              </w:rPr>
              <w:t>Visited – Rule</w:t>
            </w:r>
          </w:p>
          <w:p w14:paraId="0186DAAE" w14:textId="77777777" w:rsidR="00CD5609" w:rsidRPr="00CD5609" w:rsidRDefault="00CD5609" w:rsidP="00CD5609">
            <w:pPr>
              <w:rPr>
                <w:rFonts w:ascii="News Gothic GDB" w:hAnsi="News Gothic GDB"/>
              </w:rPr>
            </w:pPr>
            <w:r w:rsidRPr="00CD5609">
              <w:rPr>
                <w:rFonts w:ascii="News Gothic GDB" w:hAnsi="News Gothic GDB"/>
              </w:rPr>
              <w:object w:dxaOrig="1023" w:dyaOrig="661" w14:anchorId="1B1E27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25pt;height:33.4pt" o:ole="">
                  <v:imagedata r:id="rId20" o:title=""/>
                </v:shape>
                <o:OLEObject Type="Embed" ProgID="AcroExch.Document.DC" ShapeID="_x0000_i1025" DrawAspect="Icon" ObjectID="_1817381203" r:id="rId21"/>
              </w:object>
            </w:r>
          </w:p>
          <w:p w14:paraId="0821FE1C" w14:textId="77777777" w:rsidR="00CD5609" w:rsidRPr="00CD5609" w:rsidRDefault="00CD5609" w:rsidP="00CD5609">
            <w:pPr>
              <w:autoSpaceDE w:val="0"/>
              <w:autoSpaceDN w:val="0"/>
              <w:adjustRightInd w:val="0"/>
              <w:spacing w:before="0" w:after="0"/>
              <w:ind w:left="0"/>
              <w:rPr>
                <w:rFonts w:ascii="News Gothic GDB" w:hAnsi="News Gothic GDB"/>
                <w:bCs/>
                <w:szCs w:val="22"/>
              </w:rPr>
            </w:pPr>
          </w:p>
          <w:p w14:paraId="5F222845" w14:textId="003ED0CD" w:rsidR="00D75331" w:rsidRPr="00CD5609" w:rsidRDefault="00D75331" w:rsidP="007C4F51">
            <w:pPr>
              <w:autoSpaceDE w:val="0"/>
              <w:autoSpaceDN w:val="0"/>
              <w:adjustRightInd w:val="0"/>
              <w:spacing w:before="0" w:after="0"/>
              <w:ind w:left="0"/>
              <w:rPr>
                <w:rFonts w:ascii="News Gothic GDB" w:hAnsi="News Gothic GDB"/>
                <w:bCs/>
                <w:szCs w:val="22"/>
              </w:rPr>
            </w:pPr>
          </w:p>
        </w:tc>
        <w:tc>
          <w:tcPr>
            <w:tcW w:w="1166" w:type="dxa"/>
          </w:tcPr>
          <w:p w14:paraId="3C6FC6D8" w14:textId="7795057C" w:rsidR="0031401F" w:rsidRPr="00CD5609" w:rsidRDefault="00960A9B" w:rsidP="00B142CB">
            <w:pPr>
              <w:spacing w:before="0" w:after="0"/>
              <w:ind w:left="0"/>
              <w:jc w:val="both"/>
              <w:rPr>
                <w:rFonts w:ascii="News Gothic GDB" w:hAnsi="News Gothic GDB"/>
                <w:b/>
                <w:bCs/>
              </w:rPr>
            </w:pPr>
            <w:r w:rsidRPr="00CD5609">
              <w:rPr>
                <w:rFonts w:ascii="News Gothic GDB" w:hAnsi="News Gothic GDB"/>
                <w:b/>
                <w:bCs/>
                <w:color w:val="00B050"/>
              </w:rPr>
              <w:lastRenderedPageBreak/>
              <w:t>OK</w:t>
            </w:r>
          </w:p>
        </w:tc>
      </w:tr>
      <w:tr w:rsidR="7C5F1988" w14:paraId="7A6DC7B4" w14:textId="77777777" w:rsidTr="7C5F1988">
        <w:trPr>
          <w:trHeight w:val="300"/>
        </w:trPr>
        <w:tc>
          <w:tcPr>
            <w:tcW w:w="715" w:type="dxa"/>
          </w:tcPr>
          <w:p w14:paraId="42CA9993" w14:textId="77678883" w:rsidR="1E9DCF10" w:rsidRDefault="1E9DCF10" w:rsidP="7C5F1988">
            <w:pPr>
              <w:spacing w:before="0" w:after="0" w:line="259" w:lineRule="auto"/>
              <w:ind w:left="0"/>
              <w:jc w:val="both"/>
              <w:rPr>
                <w:rFonts w:ascii="News Gothic GDB" w:hAnsi="News Gothic GDB"/>
                <w:b/>
                <w:bCs/>
                <w:sz w:val="14"/>
                <w:szCs w:val="14"/>
              </w:rPr>
            </w:pPr>
            <w:r w:rsidRPr="7C5F1988">
              <w:rPr>
                <w:rFonts w:ascii="News Gothic GDB" w:hAnsi="News Gothic GDB"/>
                <w:b/>
                <w:bCs/>
                <w:sz w:val="14"/>
                <w:szCs w:val="14"/>
              </w:rPr>
              <w:lastRenderedPageBreak/>
              <w:t xml:space="preserve">DORA </w:t>
            </w:r>
            <w:r w:rsidR="2C9D99A5" w:rsidRPr="7C5F1988">
              <w:rPr>
                <w:rFonts w:ascii="News Gothic GDB" w:hAnsi="News Gothic GDB"/>
                <w:b/>
                <w:bCs/>
                <w:sz w:val="14"/>
                <w:szCs w:val="14"/>
              </w:rPr>
              <w:t>RTS RMF Article 23</w:t>
            </w:r>
          </w:p>
          <w:p w14:paraId="378CD483" w14:textId="7FFFA979" w:rsidR="7C5F1988" w:rsidRDefault="7C5F1988" w:rsidP="7C5F1988">
            <w:pPr>
              <w:jc w:val="both"/>
              <w:rPr>
                <w:rFonts w:ascii="News Gothic GDB" w:hAnsi="News Gothic GDB"/>
                <w:b/>
                <w:bCs/>
              </w:rPr>
            </w:pPr>
          </w:p>
        </w:tc>
        <w:tc>
          <w:tcPr>
            <w:tcW w:w="8999" w:type="dxa"/>
          </w:tcPr>
          <w:p w14:paraId="448EF610" w14:textId="6D9C17CB" w:rsidR="1E9DCF10" w:rsidRDefault="1E9DCF10" w:rsidP="7C5F1988">
            <w:pPr>
              <w:ind w:left="0"/>
              <w:rPr>
                <w:rFonts w:ascii="News Gothic GDB" w:hAnsi="News Gothic GDB"/>
              </w:rPr>
            </w:pPr>
            <w:r w:rsidRPr="7C5F1988">
              <w:rPr>
                <w:rFonts w:ascii="News Gothic GDB" w:hAnsi="News Gothic GDB"/>
              </w:rPr>
              <w:t xml:space="preserve">IA inquired with Olga Wenge (Head of Cyber Defense) </w:t>
            </w:r>
            <w:r w:rsidR="7E2B0EC8" w:rsidRPr="7C5F1988">
              <w:rPr>
                <w:rFonts w:ascii="News Gothic GDB" w:hAnsi="News Gothic GDB"/>
              </w:rPr>
              <w:t xml:space="preserve">to understand if DBG has entered into an information sharing agreement </w:t>
            </w:r>
            <w:r w:rsidR="1FE8C361" w:rsidRPr="7C5F1988">
              <w:rPr>
                <w:rFonts w:ascii="News Gothic GDB" w:hAnsi="News Gothic GDB"/>
              </w:rPr>
              <w:t>with other financial entities as suggested in DORA RTS on ICT Risk Management Framework Article 23.2.(a).(i</w:t>
            </w:r>
            <w:r w:rsidR="6705DEE0" w:rsidRPr="7C5F1988">
              <w:rPr>
                <w:rFonts w:ascii="News Gothic GDB" w:hAnsi="News Gothic GDB"/>
              </w:rPr>
              <w:t>i)</w:t>
            </w:r>
            <w:r w:rsidR="5E5BD132" w:rsidRPr="7C5F1988">
              <w:rPr>
                <w:rFonts w:ascii="News Gothic GDB" w:hAnsi="News Gothic GDB"/>
              </w:rPr>
              <w:t xml:space="preserve"> and understood that DBG has no such arrangements to share cyber threat incidents.</w:t>
            </w:r>
          </w:p>
        </w:tc>
        <w:tc>
          <w:tcPr>
            <w:tcW w:w="1166" w:type="dxa"/>
          </w:tcPr>
          <w:p w14:paraId="76A2DEE6" w14:textId="37892C3B" w:rsidR="7C5F1988" w:rsidRDefault="7C5F1988" w:rsidP="7C5F1988">
            <w:pPr>
              <w:jc w:val="both"/>
              <w:rPr>
                <w:rFonts w:ascii="News Gothic GDB" w:hAnsi="News Gothic GDB"/>
                <w:b/>
                <w:bCs/>
                <w:color w:val="00B050"/>
              </w:rPr>
            </w:pPr>
          </w:p>
        </w:tc>
      </w:tr>
      <w:bookmarkEnd w:id="3"/>
    </w:tbl>
    <w:p w14:paraId="70AF1BDB" w14:textId="77777777" w:rsidR="0031401F" w:rsidRPr="00CD5609" w:rsidRDefault="0031401F" w:rsidP="0031401F">
      <w:pPr>
        <w:spacing w:before="0" w:after="0"/>
        <w:ind w:left="0"/>
        <w:rPr>
          <w:rFonts w:ascii="News Gothic GDB" w:hAnsi="News Gothic GDB"/>
          <w:szCs w:val="22"/>
        </w:rPr>
      </w:pPr>
    </w:p>
    <w:p w14:paraId="4AE2F1F5" w14:textId="77777777" w:rsidR="00A86CB3" w:rsidRPr="00CD5609" w:rsidRDefault="00A86CB3" w:rsidP="00A86CB3">
      <w:pPr>
        <w:pStyle w:val="NoSpacing"/>
        <w:pBdr>
          <w:bottom w:val="single" w:sz="6" w:space="1" w:color="auto"/>
        </w:pBdr>
        <w:ind w:left="0"/>
        <w:jc w:val="both"/>
        <w:rPr>
          <w:rFonts w:ascii="News Gothic GDB" w:eastAsia="News Gothic GDB" w:hAnsi="News Gothic GDB" w:cs="News Gothic GDB"/>
          <w:strike/>
          <w:noProof/>
          <w:szCs w:val="22"/>
          <w:lang w:val="en-GB"/>
        </w:rPr>
      </w:pPr>
    </w:p>
    <w:bookmarkEnd w:id="0"/>
    <w:p w14:paraId="56F54B66" w14:textId="1B04A734" w:rsidR="00811260" w:rsidRPr="00CD5609" w:rsidRDefault="00811260" w:rsidP="00AB33B9">
      <w:pPr>
        <w:ind w:left="0"/>
        <w:jc w:val="both"/>
        <w:rPr>
          <w:rFonts w:ascii="News Gothic GDB" w:hAnsi="News Gothic GDB"/>
          <w:color w:val="FF0000"/>
          <w:szCs w:val="14"/>
        </w:rPr>
      </w:pPr>
    </w:p>
    <w:sectPr w:rsidR="00811260" w:rsidRPr="00CD5609" w:rsidSect="00D96BA7">
      <w:headerReference w:type="default" r:id="rId22"/>
      <w:footerReference w:type="default" r:id="rId23"/>
      <w:pgSz w:w="11907" w:h="16840" w:code="9"/>
      <w:pgMar w:top="810" w:right="567" w:bottom="425" w:left="450" w:header="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2BE9D" w14:textId="77777777" w:rsidR="004B3C9C" w:rsidRDefault="004B3C9C">
      <w:pPr>
        <w:spacing w:before="0" w:after="0"/>
      </w:pPr>
      <w:r>
        <w:separator/>
      </w:r>
    </w:p>
  </w:endnote>
  <w:endnote w:type="continuationSeparator" w:id="0">
    <w:p w14:paraId="7A0FA5FA" w14:textId="77777777" w:rsidR="004B3C9C" w:rsidRDefault="004B3C9C">
      <w:pPr>
        <w:spacing w:before="0" w:after="0"/>
      </w:pPr>
      <w:r>
        <w:continuationSeparator/>
      </w:r>
    </w:p>
  </w:endnote>
  <w:endnote w:type="continuationNotice" w:id="1">
    <w:p w14:paraId="796591A5" w14:textId="77777777" w:rsidR="004B3C9C" w:rsidRDefault="004B3C9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ews Gothic GDB">
    <w:altName w:val="Calibri"/>
    <w:panose1 w:val="020B0406020203020204"/>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TenCondensed">
    <w:altName w:val="Times New Roman"/>
    <w:panose1 w:val="00000400000000000000"/>
    <w:charset w:val="00"/>
    <w:family w:val="auto"/>
    <w:pitch w:val="variable"/>
    <w:sig w:usb0="00000003" w:usb1="00000000" w:usb2="00000000" w:usb3="00000000" w:csb0="00000001" w:csb1="00000000"/>
  </w:font>
  <w:font w:name="NewsGoth BT">
    <w:altName w:val="Calibri"/>
    <w:panose1 w:val="020B0703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panose1 w:val="020B0406020203020204"/>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altName w:val="Calibri"/>
    <w:panose1 w:val="020B0603020203020204"/>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8464" w14:textId="5D749EA1" w:rsidR="00A7531B" w:rsidRDefault="00A7531B">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Text Box 1"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F67A40" id="_x0000_t202" coordsize="21600,21600" o:spt="202" path="m,l,21600r21600,l21600,xe">
              <v:stroke joinstyle="miter"/>
              <v:path gradientshapeok="t" o:connecttype="rect"/>
            </v:shapetype>
            <v:shape id="Text Box 1" o:spid="_x0000_s1026" type="#_x0000_t202" alt="{&quot;HashCode&quot;:1071427657,&quot;Height&quot;:842.0,&quot;Width&quot;:595.0,&quot;Placement&quot;:&quot;Footer&quot;,&quot;Index&quot;:&quot;Primary&quot;,&quot;Section&quot;:1,&quot;Top&quot;:0.0,&quot;Left&quot;:0.0}"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o:allowincell="f" filled="f" stroked="f" strokeweight=".5pt">
              <v:textbox inset=",0,,0">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CF3A6" w14:textId="77777777" w:rsidR="004B3C9C" w:rsidRDefault="004B3C9C">
      <w:pPr>
        <w:spacing w:before="0" w:after="0"/>
      </w:pPr>
      <w:r>
        <w:separator/>
      </w:r>
    </w:p>
  </w:footnote>
  <w:footnote w:type="continuationSeparator" w:id="0">
    <w:p w14:paraId="4FD0D0EE" w14:textId="77777777" w:rsidR="004B3C9C" w:rsidRDefault="004B3C9C">
      <w:pPr>
        <w:spacing w:before="0" w:after="0"/>
      </w:pPr>
      <w:r>
        <w:continuationSeparator/>
      </w:r>
    </w:p>
  </w:footnote>
  <w:footnote w:type="continuationNotice" w:id="1">
    <w:p w14:paraId="35E767B8" w14:textId="77777777" w:rsidR="004B3C9C" w:rsidRDefault="004B3C9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D1BA" w14:textId="42274E40" w:rsidR="00CD2482" w:rsidRPr="00EA04CE" w:rsidRDefault="00C04F18" w:rsidP="00EA04CE">
    <w:pPr>
      <w:pStyle w:val="Header"/>
      <w:ind w:left="0"/>
      <w:rPr>
        <w:rFonts w:ascii="News Gothic GDB" w:hAnsi="News Gothic GDB"/>
        <w:sz w:val="20"/>
      </w:rPr>
    </w:pPr>
    <w:r w:rsidRPr="00C04F18">
      <w:rPr>
        <w:rFonts w:ascii="News Gothic GDB" w:hAnsi="News Gothic GDB"/>
        <w:sz w:val="20"/>
      </w:rPr>
      <w:t xml:space="preserve">2025-045 Cyber and Information Security </w:t>
    </w:r>
    <w:r w:rsidR="00F21DD8" w:rsidRPr="00F21DD8">
      <w:rPr>
        <w:rFonts w:ascii="News Gothic GDB" w:hAnsi="News Gothic GDB"/>
        <w:sz w:val="20"/>
      </w:rPr>
      <w:t>(DBAG, ECAG, CBF, CBL, CFCL</w:t>
    </w:r>
    <w:r>
      <w:rPr>
        <w:rFonts w:ascii="News Gothic GDB" w:hAnsi="News Gothic GDB"/>
        <w:sz w:val="20"/>
      </w:rPr>
      <w:t>, ECC/EEX</w:t>
    </w:r>
    <w:r w:rsidR="00F21DD8" w:rsidRPr="00F21DD8">
      <w:rPr>
        <w:rFonts w:ascii="News Gothic GDB" w:hAnsi="News Gothic GDB"/>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ascii="Symbol" w:hAnsi="Symbol" w:hint="default"/>
      </w:rPr>
    </w:lvl>
  </w:abstractNum>
  <w:abstractNum w:abstractNumId="1" w15:restartNumberingAfterBreak="0">
    <w:nsid w:val="03366285"/>
    <w:multiLevelType w:val="hybridMultilevel"/>
    <w:tmpl w:val="0E3A4E1E"/>
    <w:lvl w:ilvl="0" w:tplc="661CC3D4">
      <w:start w:val="2025"/>
      <w:numFmt w:val="bullet"/>
      <w:lvlText w:val="-"/>
      <w:lvlJc w:val="left"/>
      <w:pPr>
        <w:ind w:left="720" w:hanging="360"/>
      </w:pPr>
      <w:rPr>
        <w:rFonts w:ascii="News Gothic GDB" w:eastAsia="MS Mincho" w:hAnsi="News Gothic GDB"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34F1B00"/>
    <w:multiLevelType w:val="hybridMultilevel"/>
    <w:tmpl w:val="B1360F7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5E4CD5"/>
    <w:multiLevelType w:val="hybridMultilevel"/>
    <w:tmpl w:val="E6C24908"/>
    <w:lvl w:ilvl="0" w:tplc="29BA42A8">
      <w:start w:val="1"/>
      <w:numFmt w:val="decimal"/>
      <w:lvlText w:val="%1."/>
      <w:lvlJc w:val="left"/>
      <w:pPr>
        <w:ind w:left="927" w:hanging="360"/>
      </w:pPr>
    </w:lvl>
    <w:lvl w:ilvl="1" w:tplc="825C8C56">
      <w:start w:val="1"/>
      <w:numFmt w:val="lowerLetter"/>
      <w:lvlText w:val="%2."/>
      <w:lvlJc w:val="left"/>
      <w:pPr>
        <w:ind w:left="1647" w:hanging="360"/>
      </w:pPr>
    </w:lvl>
    <w:lvl w:ilvl="2" w:tplc="4C34C214">
      <w:start w:val="1"/>
      <w:numFmt w:val="lowerRoman"/>
      <w:lvlText w:val="%3."/>
      <w:lvlJc w:val="right"/>
      <w:pPr>
        <w:ind w:left="2367" w:hanging="180"/>
      </w:pPr>
    </w:lvl>
    <w:lvl w:ilvl="3" w:tplc="2EEA28C0">
      <w:start w:val="1"/>
      <w:numFmt w:val="decimal"/>
      <w:lvlText w:val="%4."/>
      <w:lvlJc w:val="left"/>
      <w:pPr>
        <w:ind w:left="3087" w:hanging="360"/>
      </w:pPr>
    </w:lvl>
    <w:lvl w:ilvl="4" w:tplc="99725AA8">
      <w:start w:val="1"/>
      <w:numFmt w:val="lowerLetter"/>
      <w:lvlText w:val="%5."/>
      <w:lvlJc w:val="left"/>
      <w:pPr>
        <w:ind w:left="3807" w:hanging="360"/>
      </w:pPr>
    </w:lvl>
    <w:lvl w:ilvl="5" w:tplc="72466504">
      <w:start w:val="1"/>
      <w:numFmt w:val="lowerRoman"/>
      <w:lvlText w:val="%6."/>
      <w:lvlJc w:val="right"/>
      <w:pPr>
        <w:ind w:left="4527" w:hanging="180"/>
      </w:pPr>
    </w:lvl>
    <w:lvl w:ilvl="6" w:tplc="A232F7A8">
      <w:start w:val="1"/>
      <w:numFmt w:val="decimal"/>
      <w:lvlText w:val="%7."/>
      <w:lvlJc w:val="left"/>
      <w:pPr>
        <w:ind w:left="5247" w:hanging="360"/>
      </w:pPr>
    </w:lvl>
    <w:lvl w:ilvl="7" w:tplc="99585DFA">
      <w:start w:val="1"/>
      <w:numFmt w:val="lowerLetter"/>
      <w:lvlText w:val="%8."/>
      <w:lvlJc w:val="left"/>
      <w:pPr>
        <w:ind w:left="5967" w:hanging="360"/>
      </w:pPr>
    </w:lvl>
    <w:lvl w:ilvl="8" w:tplc="C00656A6">
      <w:start w:val="1"/>
      <w:numFmt w:val="lowerRoman"/>
      <w:lvlText w:val="%9."/>
      <w:lvlJc w:val="right"/>
      <w:pPr>
        <w:ind w:left="6687" w:hanging="180"/>
      </w:pPr>
    </w:lvl>
  </w:abstractNum>
  <w:abstractNum w:abstractNumId="4" w15:restartNumberingAfterBreak="0">
    <w:nsid w:val="06F27728"/>
    <w:multiLevelType w:val="hybridMultilevel"/>
    <w:tmpl w:val="FFFFFFFF"/>
    <w:lvl w:ilvl="0" w:tplc="B4E8C236">
      <w:start w:val="1"/>
      <w:numFmt w:val="lowerLetter"/>
      <w:lvlText w:val="(%1)"/>
      <w:lvlJc w:val="left"/>
      <w:pPr>
        <w:ind w:left="720" w:hanging="360"/>
      </w:pPr>
    </w:lvl>
    <w:lvl w:ilvl="1" w:tplc="350C576E">
      <w:start w:val="1"/>
      <w:numFmt w:val="lowerLetter"/>
      <w:lvlText w:val="%2."/>
      <w:lvlJc w:val="left"/>
      <w:pPr>
        <w:ind w:left="1440" w:hanging="360"/>
      </w:pPr>
    </w:lvl>
    <w:lvl w:ilvl="2" w:tplc="79F4E888">
      <w:start w:val="1"/>
      <w:numFmt w:val="lowerRoman"/>
      <w:lvlText w:val="%3."/>
      <w:lvlJc w:val="right"/>
      <w:pPr>
        <w:ind w:left="2160" w:hanging="180"/>
      </w:pPr>
    </w:lvl>
    <w:lvl w:ilvl="3" w:tplc="68889AE6">
      <w:start w:val="1"/>
      <w:numFmt w:val="decimal"/>
      <w:lvlText w:val="%4."/>
      <w:lvlJc w:val="left"/>
      <w:pPr>
        <w:ind w:left="2880" w:hanging="360"/>
      </w:pPr>
    </w:lvl>
    <w:lvl w:ilvl="4" w:tplc="1632F998">
      <w:start w:val="1"/>
      <w:numFmt w:val="lowerLetter"/>
      <w:lvlText w:val="%5."/>
      <w:lvlJc w:val="left"/>
      <w:pPr>
        <w:ind w:left="3600" w:hanging="360"/>
      </w:pPr>
    </w:lvl>
    <w:lvl w:ilvl="5" w:tplc="C7300830">
      <w:start w:val="1"/>
      <w:numFmt w:val="lowerRoman"/>
      <w:lvlText w:val="%6."/>
      <w:lvlJc w:val="right"/>
      <w:pPr>
        <w:ind w:left="4320" w:hanging="180"/>
      </w:pPr>
    </w:lvl>
    <w:lvl w:ilvl="6" w:tplc="7B921598">
      <w:start w:val="1"/>
      <w:numFmt w:val="decimal"/>
      <w:lvlText w:val="%7."/>
      <w:lvlJc w:val="left"/>
      <w:pPr>
        <w:ind w:left="5040" w:hanging="360"/>
      </w:pPr>
    </w:lvl>
    <w:lvl w:ilvl="7" w:tplc="B0CC0AAA">
      <w:start w:val="1"/>
      <w:numFmt w:val="lowerLetter"/>
      <w:lvlText w:val="%8."/>
      <w:lvlJc w:val="left"/>
      <w:pPr>
        <w:ind w:left="5760" w:hanging="360"/>
      </w:pPr>
    </w:lvl>
    <w:lvl w:ilvl="8" w:tplc="8408C300">
      <w:start w:val="1"/>
      <w:numFmt w:val="lowerRoman"/>
      <w:lvlText w:val="%9."/>
      <w:lvlJc w:val="right"/>
      <w:pPr>
        <w:ind w:left="6480" w:hanging="180"/>
      </w:pPr>
    </w:lvl>
  </w:abstractNum>
  <w:abstractNum w:abstractNumId="5" w15:restartNumberingAfterBreak="0">
    <w:nsid w:val="0B145FE7"/>
    <w:multiLevelType w:val="hybridMultilevel"/>
    <w:tmpl w:val="D03E6DA2"/>
    <w:lvl w:ilvl="0" w:tplc="4B962D82">
      <w:start w:val="1"/>
      <w:numFmt w:val="decimal"/>
      <w:lvlText w:val="%1."/>
      <w:lvlJc w:val="left"/>
      <w:pPr>
        <w:ind w:left="720" w:hanging="360"/>
      </w:pPr>
    </w:lvl>
    <w:lvl w:ilvl="1" w:tplc="44CCC1FE">
      <w:start w:val="1"/>
      <w:numFmt w:val="lowerLetter"/>
      <w:lvlText w:val="%2."/>
      <w:lvlJc w:val="left"/>
      <w:pPr>
        <w:ind w:left="1440" w:hanging="360"/>
      </w:pPr>
    </w:lvl>
    <w:lvl w:ilvl="2" w:tplc="ABCC4886">
      <w:start w:val="1"/>
      <w:numFmt w:val="lowerRoman"/>
      <w:lvlText w:val="%3."/>
      <w:lvlJc w:val="right"/>
      <w:pPr>
        <w:ind w:left="2160" w:hanging="180"/>
      </w:pPr>
    </w:lvl>
    <w:lvl w:ilvl="3" w:tplc="9514C706">
      <w:start w:val="1"/>
      <w:numFmt w:val="decimal"/>
      <w:lvlText w:val="%4."/>
      <w:lvlJc w:val="left"/>
      <w:pPr>
        <w:ind w:left="2880" w:hanging="360"/>
      </w:pPr>
    </w:lvl>
    <w:lvl w:ilvl="4" w:tplc="EA648F68">
      <w:start w:val="1"/>
      <w:numFmt w:val="lowerLetter"/>
      <w:lvlText w:val="%5."/>
      <w:lvlJc w:val="left"/>
      <w:pPr>
        <w:ind w:left="3600" w:hanging="360"/>
      </w:pPr>
    </w:lvl>
    <w:lvl w:ilvl="5" w:tplc="2B445906">
      <w:start w:val="1"/>
      <w:numFmt w:val="lowerRoman"/>
      <w:lvlText w:val="%6."/>
      <w:lvlJc w:val="right"/>
      <w:pPr>
        <w:ind w:left="4320" w:hanging="180"/>
      </w:pPr>
    </w:lvl>
    <w:lvl w:ilvl="6" w:tplc="BE961266">
      <w:start w:val="1"/>
      <w:numFmt w:val="decimal"/>
      <w:lvlText w:val="%7."/>
      <w:lvlJc w:val="left"/>
      <w:pPr>
        <w:ind w:left="5040" w:hanging="360"/>
      </w:pPr>
    </w:lvl>
    <w:lvl w:ilvl="7" w:tplc="3530E7EE">
      <w:start w:val="1"/>
      <w:numFmt w:val="lowerLetter"/>
      <w:lvlText w:val="%8."/>
      <w:lvlJc w:val="left"/>
      <w:pPr>
        <w:ind w:left="5760" w:hanging="360"/>
      </w:pPr>
    </w:lvl>
    <w:lvl w:ilvl="8" w:tplc="1688AE76">
      <w:start w:val="1"/>
      <w:numFmt w:val="lowerRoman"/>
      <w:lvlText w:val="%9."/>
      <w:lvlJc w:val="right"/>
      <w:pPr>
        <w:ind w:left="6480" w:hanging="180"/>
      </w:pPr>
    </w:lvl>
  </w:abstractNum>
  <w:abstractNum w:abstractNumId="6" w15:restartNumberingAfterBreak="0">
    <w:nsid w:val="11DB7658"/>
    <w:multiLevelType w:val="hybridMultilevel"/>
    <w:tmpl w:val="FFFFFFFF"/>
    <w:lvl w:ilvl="0" w:tplc="452C0D68">
      <w:start w:val="1"/>
      <w:numFmt w:val="lowerLetter"/>
      <w:lvlText w:val="(%1)"/>
      <w:lvlJc w:val="left"/>
      <w:pPr>
        <w:ind w:left="720" w:hanging="360"/>
      </w:pPr>
    </w:lvl>
    <w:lvl w:ilvl="1" w:tplc="B9D4AC6E">
      <w:start w:val="1"/>
      <w:numFmt w:val="lowerLetter"/>
      <w:lvlText w:val="%2."/>
      <w:lvlJc w:val="left"/>
      <w:pPr>
        <w:ind w:left="1440" w:hanging="360"/>
      </w:pPr>
    </w:lvl>
    <w:lvl w:ilvl="2" w:tplc="A0D4841C">
      <w:start w:val="1"/>
      <w:numFmt w:val="lowerRoman"/>
      <w:lvlText w:val="%3."/>
      <w:lvlJc w:val="right"/>
      <w:pPr>
        <w:ind w:left="2160" w:hanging="180"/>
      </w:pPr>
    </w:lvl>
    <w:lvl w:ilvl="3" w:tplc="9FC283EA">
      <w:start w:val="1"/>
      <w:numFmt w:val="decimal"/>
      <w:lvlText w:val="%4."/>
      <w:lvlJc w:val="left"/>
      <w:pPr>
        <w:ind w:left="2880" w:hanging="360"/>
      </w:pPr>
    </w:lvl>
    <w:lvl w:ilvl="4" w:tplc="2B769686">
      <w:start w:val="1"/>
      <w:numFmt w:val="lowerLetter"/>
      <w:lvlText w:val="%5."/>
      <w:lvlJc w:val="left"/>
      <w:pPr>
        <w:ind w:left="3600" w:hanging="360"/>
      </w:pPr>
    </w:lvl>
    <w:lvl w:ilvl="5" w:tplc="1E60D152">
      <w:start w:val="1"/>
      <w:numFmt w:val="lowerRoman"/>
      <w:lvlText w:val="%6."/>
      <w:lvlJc w:val="right"/>
      <w:pPr>
        <w:ind w:left="4320" w:hanging="180"/>
      </w:pPr>
    </w:lvl>
    <w:lvl w:ilvl="6" w:tplc="E0664A76">
      <w:start w:val="1"/>
      <w:numFmt w:val="decimal"/>
      <w:lvlText w:val="%7."/>
      <w:lvlJc w:val="left"/>
      <w:pPr>
        <w:ind w:left="5040" w:hanging="360"/>
      </w:pPr>
    </w:lvl>
    <w:lvl w:ilvl="7" w:tplc="08CE338A">
      <w:start w:val="1"/>
      <w:numFmt w:val="lowerLetter"/>
      <w:lvlText w:val="%8."/>
      <w:lvlJc w:val="left"/>
      <w:pPr>
        <w:ind w:left="5760" w:hanging="360"/>
      </w:pPr>
    </w:lvl>
    <w:lvl w:ilvl="8" w:tplc="8B9A3E4C">
      <w:start w:val="1"/>
      <w:numFmt w:val="lowerRoman"/>
      <w:lvlText w:val="%9."/>
      <w:lvlJc w:val="right"/>
      <w:pPr>
        <w:ind w:left="6480" w:hanging="180"/>
      </w:pPr>
    </w:lvl>
  </w:abstractNum>
  <w:abstractNum w:abstractNumId="7" w15:restartNumberingAfterBreak="0">
    <w:nsid w:val="132E75E6"/>
    <w:multiLevelType w:val="hybridMultilevel"/>
    <w:tmpl w:val="2EFAB4DA"/>
    <w:lvl w:ilvl="0" w:tplc="96EA145A">
      <w:numFmt w:val="bullet"/>
      <w:lvlText w:val="-"/>
      <w:lvlJc w:val="left"/>
      <w:pPr>
        <w:ind w:left="888" w:hanging="360"/>
      </w:pPr>
      <w:rPr>
        <w:rFonts w:ascii="News Gothic GDB" w:eastAsia="Times New Roman" w:hAnsi="News Gothic GDB" w:cs="Times New Roman" w:hint="default"/>
      </w:rPr>
    </w:lvl>
    <w:lvl w:ilvl="1" w:tplc="08090003">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8" w15:restartNumberingAfterBreak="0">
    <w:nsid w:val="176C3DEA"/>
    <w:multiLevelType w:val="hybridMultilevel"/>
    <w:tmpl w:val="E6D29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1BF37DA4"/>
    <w:multiLevelType w:val="hybridMultilevel"/>
    <w:tmpl w:val="7BE8E3D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7544F9"/>
    <w:multiLevelType w:val="hybridMultilevel"/>
    <w:tmpl w:val="92F0823E"/>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EBBF0B5"/>
    <w:multiLevelType w:val="hybridMultilevel"/>
    <w:tmpl w:val="4E86D648"/>
    <w:lvl w:ilvl="0" w:tplc="46603B84">
      <w:start w:val="1"/>
      <w:numFmt w:val="bullet"/>
      <w:lvlText w:val=""/>
      <w:lvlJc w:val="left"/>
      <w:pPr>
        <w:ind w:left="720" w:hanging="360"/>
      </w:pPr>
      <w:rPr>
        <w:rFonts w:ascii="Symbol" w:hAnsi="Symbol" w:hint="default"/>
      </w:rPr>
    </w:lvl>
    <w:lvl w:ilvl="1" w:tplc="A99EB658">
      <w:start w:val="1"/>
      <w:numFmt w:val="bullet"/>
      <w:lvlText w:val="o"/>
      <w:lvlJc w:val="left"/>
      <w:pPr>
        <w:ind w:left="1440" w:hanging="360"/>
      </w:pPr>
      <w:rPr>
        <w:rFonts w:ascii="Courier New" w:hAnsi="Courier New" w:hint="default"/>
      </w:rPr>
    </w:lvl>
    <w:lvl w:ilvl="2" w:tplc="EBB87780">
      <w:start w:val="1"/>
      <w:numFmt w:val="bullet"/>
      <w:lvlText w:val=""/>
      <w:lvlJc w:val="left"/>
      <w:pPr>
        <w:ind w:left="2160" w:hanging="360"/>
      </w:pPr>
      <w:rPr>
        <w:rFonts w:ascii="Wingdings" w:hAnsi="Wingdings" w:hint="default"/>
      </w:rPr>
    </w:lvl>
    <w:lvl w:ilvl="3" w:tplc="E60CEDE6">
      <w:start w:val="1"/>
      <w:numFmt w:val="bullet"/>
      <w:lvlText w:val=""/>
      <w:lvlJc w:val="left"/>
      <w:pPr>
        <w:ind w:left="2880" w:hanging="360"/>
      </w:pPr>
      <w:rPr>
        <w:rFonts w:ascii="Symbol" w:hAnsi="Symbol" w:hint="default"/>
      </w:rPr>
    </w:lvl>
    <w:lvl w:ilvl="4" w:tplc="49EC5C76">
      <w:start w:val="1"/>
      <w:numFmt w:val="bullet"/>
      <w:lvlText w:val="o"/>
      <w:lvlJc w:val="left"/>
      <w:pPr>
        <w:ind w:left="3600" w:hanging="360"/>
      </w:pPr>
      <w:rPr>
        <w:rFonts w:ascii="Courier New" w:hAnsi="Courier New" w:hint="default"/>
      </w:rPr>
    </w:lvl>
    <w:lvl w:ilvl="5" w:tplc="976EF1BA">
      <w:start w:val="1"/>
      <w:numFmt w:val="bullet"/>
      <w:lvlText w:val=""/>
      <w:lvlJc w:val="left"/>
      <w:pPr>
        <w:ind w:left="4320" w:hanging="360"/>
      </w:pPr>
      <w:rPr>
        <w:rFonts w:ascii="Wingdings" w:hAnsi="Wingdings" w:hint="default"/>
      </w:rPr>
    </w:lvl>
    <w:lvl w:ilvl="6" w:tplc="26BE9F0C">
      <w:start w:val="1"/>
      <w:numFmt w:val="bullet"/>
      <w:lvlText w:val=""/>
      <w:lvlJc w:val="left"/>
      <w:pPr>
        <w:ind w:left="5040" w:hanging="360"/>
      </w:pPr>
      <w:rPr>
        <w:rFonts w:ascii="Symbol" w:hAnsi="Symbol" w:hint="default"/>
      </w:rPr>
    </w:lvl>
    <w:lvl w:ilvl="7" w:tplc="00D64844">
      <w:start w:val="1"/>
      <w:numFmt w:val="bullet"/>
      <w:lvlText w:val="o"/>
      <w:lvlJc w:val="left"/>
      <w:pPr>
        <w:ind w:left="5760" w:hanging="360"/>
      </w:pPr>
      <w:rPr>
        <w:rFonts w:ascii="Courier New" w:hAnsi="Courier New" w:hint="default"/>
      </w:rPr>
    </w:lvl>
    <w:lvl w:ilvl="8" w:tplc="C1BCCD22">
      <w:start w:val="1"/>
      <w:numFmt w:val="bullet"/>
      <w:lvlText w:val=""/>
      <w:lvlJc w:val="left"/>
      <w:pPr>
        <w:ind w:left="6480" w:hanging="360"/>
      </w:pPr>
      <w:rPr>
        <w:rFonts w:ascii="Wingdings" w:hAnsi="Wingdings" w:hint="default"/>
      </w:rPr>
    </w:lvl>
  </w:abstractNum>
  <w:abstractNum w:abstractNumId="13" w15:restartNumberingAfterBreak="0">
    <w:nsid w:val="22607CAF"/>
    <w:multiLevelType w:val="hybridMultilevel"/>
    <w:tmpl w:val="D34A6D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3CD3738"/>
    <w:multiLevelType w:val="hybridMultilevel"/>
    <w:tmpl w:val="C9FE9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4574B56"/>
    <w:multiLevelType w:val="hybridMultilevel"/>
    <w:tmpl w:val="CC822166"/>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28725A64"/>
    <w:multiLevelType w:val="hybridMultilevel"/>
    <w:tmpl w:val="E33AB7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A71DB95"/>
    <w:multiLevelType w:val="hybridMultilevel"/>
    <w:tmpl w:val="FFFFFFFF"/>
    <w:lvl w:ilvl="0" w:tplc="C63A4A16">
      <w:start w:val="1"/>
      <w:numFmt w:val="lowerLetter"/>
      <w:lvlText w:val="(%1)"/>
      <w:lvlJc w:val="left"/>
      <w:pPr>
        <w:ind w:left="720" w:hanging="360"/>
      </w:pPr>
    </w:lvl>
    <w:lvl w:ilvl="1" w:tplc="867A880C">
      <w:start w:val="1"/>
      <w:numFmt w:val="lowerLetter"/>
      <w:lvlText w:val="%2."/>
      <w:lvlJc w:val="left"/>
      <w:pPr>
        <w:ind w:left="1440" w:hanging="360"/>
      </w:pPr>
    </w:lvl>
    <w:lvl w:ilvl="2" w:tplc="D968023C">
      <w:start w:val="1"/>
      <w:numFmt w:val="lowerRoman"/>
      <w:lvlText w:val="%3."/>
      <w:lvlJc w:val="right"/>
      <w:pPr>
        <w:ind w:left="2160" w:hanging="180"/>
      </w:pPr>
    </w:lvl>
    <w:lvl w:ilvl="3" w:tplc="05F03D26">
      <w:start w:val="1"/>
      <w:numFmt w:val="decimal"/>
      <w:lvlText w:val="%4."/>
      <w:lvlJc w:val="left"/>
      <w:pPr>
        <w:ind w:left="2880" w:hanging="360"/>
      </w:pPr>
    </w:lvl>
    <w:lvl w:ilvl="4" w:tplc="4F22500E">
      <w:start w:val="1"/>
      <w:numFmt w:val="lowerLetter"/>
      <w:lvlText w:val="%5."/>
      <w:lvlJc w:val="left"/>
      <w:pPr>
        <w:ind w:left="3600" w:hanging="360"/>
      </w:pPr>
    </w:lvl>
    <w:lvl w:ilvl="5" w:tplc="99D645B8">
      <w:start w:val="1"/>
      <w:numFmt w:val="lowerRoman"/>
      <w:lvlText w:val="%6."/>
      <w:lvlJc w:val="right"/>
      <w:pPr>
        <w:ind w:left="4320" w:hanging="180"/>
      </w:pPr>
    </w:lvl>
    <w:lvl w:ilvl="6" w:tplc="1E8C59CA">
      <w:start w:val="1"/>
      <w:numFmt w:val="decimal"/>
      <w:lvlText w:val="%7."/>
      <w:lvlJc w:val="left"/>
      <w:pPr>
        <w:ind w:left="5040" w:hanging="360"/>
      </w:pPr>
    </w:lvl>
    <w:lvl w:ilvl="7" w:tplc="F858CECA">
      <w:start w:val="1"/>
      <w:numFmt w:val="lowerLetter"/>
      <w:lvlText w:val="%8."/>
      <w:lvlJc w:val="left"/>
      <w:pPr>
        <w:ind w:left="5760" w:hanging="360"/>
      </w:pPr>
    </w:lvl>
    <w:lvl w:ilvl="8" w:tplc="960E33C0">
      <w:start w:val="1"/>
      <w:numFmt w:val="lowerRoman"/>
      <w:lvlText w:val="%9."/>
      <w:lvlJc w:val="right"/>
      <w:pPr>
        <w:ind w:left="6480" w:hanging="180"/>
      </w:pPr>
    </w:lvl>
  </w:abstractNum>
  <w:abstractNum w:abstractNumId="18" w15:restartNumberingAfterBreak="0">
    <w:nsid w:val="2A975B52"/>
    <w:multiLevelType w:val="hybridMultilevel"/>
    <w:tmpl w:val="FFFFFFFF"/>
    <w:lvl w:ilvl="0" w:tplc="DBC6B5E6">
      <w:start w:val="1"/>
      <w:numFmt w:val="lowerLetter"/>
      <w:lvlText w:val="(%1)"/>
      <w:lvlJc w:val="left"/>
      <w:pPr>
        <w:ind w:left="720" w:hanging="360"/>
      </w:pPr>
    </w:lvl>
    <w:lvl w:ilvl="1" w:tplc="BBFA16A6">
      <w:start w:val="1"/>
      <w:numFmt w:val="lowerLetter"/>
      <w:lvlText w:val="%2."/>
      <w:lvlJc w:val="left"/>
      <w:pPr>
        <w:ind w:left="1440" w:hanging="360"/>
      </w:pPr>
    </w:lvl>
    <w:lvl w:ilvl="2" w:tplc="21F06596">
      <w:start w:val="1"/>
      <w:numFmt w:val="lowerRoman"/>
      <w:lvlText w:val="%3."/>
      <w:lvlJc w:val="right"/>
      <w:pPr>
        <w:ind w:left="2160" w:hanging="180"/>
      </w:pPr>
    </w:lvl>
    <w:lvl w:ilvl="3" w:tplc="B65C7F72">
      <w:start w:val="1"/>
      <w:numFmt w:val="decimal"/>
      <w:lvlText w:val="%4."/>
      <w:lvlJc w:val="left"/>
      <w:pPr>
        <w:ind w:left="2880" w:hanging="360"/>
      </w:pPr>
    </w:lvl>
    <w:lvl w:ilvl="4" w:tplc="D6E8195E">
      <w:start w:val="1"/>
      <w:numFmt w:val="lowerLetter"/>
      <w:lvlText w:val="%5."/>
      <w:lvlJc w:val="left"/>
      <w:pPr>
        <w:ind w:left="3600" w:hanging="360"/>
      </w:pPr>
    </w:lvl>
    <w:lvl w:ilvl="5" w:tplc="825EBEC8">
      <w:start w:val="1"/>
      <w:numFmt w:val="lowerRoman"/>
      <w:lvlText w:val="%6."/>
      <w:lvlJc w:val="right"/>
      <w:pPr>
        <w:ind w:left="4320" w:hanging="180"/>
      </w:pPr>
    </w:lvl>
    <w:lvl w:ilvl="6" w:tplc="9C168358">
      <w:start w:val="1"/>
      <w:numFmt w:val="decimal"/>
      <w:lvlText w:val="%7."/>
      <w:lvlJc w:val="left"/>
      <w:pPr>
        <w:ind w:left="5040" w:hanging="360"/>
      </w:pPr>
    </w:lvl>
    <w:lvl w:ilvl="7" w:tplc="447E0ACE">
      <w:start w:val="1"/>
      <w:numFmt w:val="lowerLetter"/>
      <w:lvlText w:val="%8."/>
      <w:lvlJc w:val="left"/>
      <w:pPr>
        <w:ind w:left="5760" w:hanging="360"/>
      </w:pPr>
    </w:lvl>
    <w:lvl w:ilvl="8" w:tplc="C24A1A9E">
      <w:start w:val="1"/>
      <w:numFmt w:val="lowerRoman"/>
      <w:lvlText w:val="%9."/>
      <w:lvlJc w:val="right"/>
      <w:pPr>
        <w:ind w:left="6480" w:hanging="180"/>
      </w:pPr>
    </w:lvl>
  </w:abstractNum>
  <w:abstractNum w:abstractNumId="19" w15:restartNumberingAfterBreak="0">
    <w:nsid w:val="2ABD34D5"/>
    <w:multiLevelType w:val="hybridMultilevel"/>
    <w:tmpl w:val="FFFFFFFF"/>
    <w:lvl w:ilvl="0" w:tplc="6A9C5790">
      <w:start w:val="1"/>
      <w:numFmt w:val="lowerLetter"/>
      <w:lvlText w:val="(%1)"/>
      <w:lvlJc w:val="left"/>
      <w:pPr>
        <w:ind w:left="720" w:hanging="360"/>
      </w:pPr>
    </w:lvl>
    <w:lvl w:ilvl="1" w:tplc="C78E385C">
      <w:start w:val="1"/>
      <w:numFmt w:val="lowerLetter"/>
      <w:lvlText w:val="%2."/>
      <w:lvlJc w:val="left"/>
      <w:pPr>
        <w:ind w:left="1440" w:hanging="360"/>
      </w:pPr>
    </w:lvl>
    <w:lvl w:ilvl="2" w:tplc="AF8E543A">
      <w:start w:val="1"/>
      <w:numFmt w:val="lowerRoman"/>
      <w:lvlText w:val="%3."/>
      <w:lvlJc w:val="right"/>
      <w:pPr>
        <w:ind w:left="2160" w:hanging="180"/>
      </w:pPr>
    </w:lvl>
    <w:lvl w:ilvl="3" w:tplc="D110F964">
      <w:start w:val="1"/>
      <w:numFmt w:val="decimal"/>
      <w:lvlText w:val="%4."/>
      <w:lvlJc w:val="left"/>
      <w:pPr>
        <w:ind w:left="2880" w:hanging="360"/>
      </w:pPr>
    </w:lvl>
    <w:lvl w:ilvl="4" w:tplc="FFC6FF74">
      <w:start w:val="1"/>
      <w:numFmt w:val="lowerLetter"/>
      <w:lvlText w:val="%5."/>
      <w:lvlJc w:val="left"/>
      <w:pPr>
        <w:ind w:left="3600" w:hanging="360"/>
      </w:pPr>
    </w:lvl>
    <w:lvl w:ilvl="5" w:tplc="B276F558">
      <w:start w:val="1"/>
      <w:numFmt w:val="lowerRoman"/>
      <w:lvlText w:val="%6."/>
      <w:lvlJc w:val="right"/>
      <w:pPr>
        <w:ind w:left="4320" w:hanging="180"/>
      </w:pPr>
    </w:lvl>
    <w:lvl w:ilvl="6" w:tplc="F6A4A95C">
      <w:start w:val="1"/>
      <w:numFmt w:val="decimal"/>
      <w:lvlText w:val="%7."/>
      <w:lvlJc w:val="left"/>
      <w:pPr>
        <w:ind w:left="5040" w:hanging="360"/>
      </w:pPr>
    </w:lvl>
    <w:lvl w:ilvl="7" w:tplc="D41CF6DE">
      <w:start w:val="1"/>
      <w:numFmt w:val="lowerLetter"/>
      <w:lvlText w:val="%8."/>
      <w:lvlJc w:val="left"/>
      <w:pPr>
        <w:ind w:left="5760" w:hanging="360"/>
      </w:pPr>
    </w:lvl>
    <w:lvl w:ilvl="8" w:tplc="2D70B1FC">
      <w:start w:val="1"/>
      <w:numFmt w:val="lowerRoman"/>
      <w:lvlText w:val="%9."/>
      <w:lvlJc w:val="right"/>
      <w:pPr>
        <w:ind w:left="6480" w:hanging="180"/>
      </w:pPr>
    </w:lvl>
  </w:abstractNum>
  <w:abstractNum w:abstractNumId="20" w15:restartNumberingAfterBreak="0">
    <w:nsid w:val="2F8418F5"/>
    <w:multiLevelType w:val="hybridMultilevel"/>
    <w:tmpl w:val="4508B7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6C741FF"/>
    <w:multiLevelType w:val="hybridMultilevel"/>
    <w:tmpl w:val="95D46FF6"/>
    <w:lvl w:ilvl="0" w:tplc="96EA145A">
      <w:numFmt w:val="bullet"/>
      <w:lvlText w:val="-"/>
      <w:lvlJc w:val="left"/>
      <w:pPr>
        <w:ind w:left="624" w:hanging="360"/>
      </w:pPr>
      <w:rPr>
        <w:rFonts w:ascii="News Gothic GDB" w:eastAsia="Times New Roman" w:hAnsi="News Gothic GDB" w:cs="Times New Roman" w:hint="default"/>
      </w:rPr>
    </w:lvl>
    <w:lvl w:ilvl="1" w:tplc="08090003" w:tentative="1">
      <w:start w:val="1"/>
      <w:numFmt w:val="bullet"/>
      <w:lvlText w:val="o"/>
      <w:lvlJc w:val="left"/>
      <w:pPr>
        <w:ind w:left="1344" w:hanging="360"/>
      </w:pPr>
      <w:rPr>
        <w:rFonts w:ascii="Courier New" w:hAnsi="Courier New" w:cs="Courier New" w:hint="default"/>
      </w:rPr>
    </w:lvl>
    <w:lvl w:ilvl="2" w:tplc="08090005" w:tentative="1">
      <w:start w:val="1"/>
      <w:numFmt w:val="bullet"/>
      <w:lvlText w:val=""/>
      <w:lvlJc w:val="left"/>
      <w:pPr>
        <w:ind w:left="2064" w:hanging="360"/>
      </w:pPr>
      <w:rPr>
        <w:rFonts w:ascii="Wingdings" w:hAnsi="Wingdings" w:hint="default"/>
      </w:rPr>
    </w:lvl>
    <w:lvl w:ilvl="3" w:tplc="08090001" w:tentative="1">
      <w:start w:val="1"/>
      <w:numFmt w:val="bullet"/>
      <w:lvlText w:val=""/>
      <w:lvlJc w:val="left"/>
      <w:pPr>
        <w:ind w:left="2784" w:hanging="360"/>
      </w:pPr>
      <w:rPr>
        <w:rFonts w:ascii="Symbol" w:hAnsi="Symbol" w:hint="default"/>
      </w:rPr>
    </w:lvl>
    <w:lvl w:ilvl="4" w:tplc="08090003" w:tentative="1">
      <w:start w:val="1"/>
      <w:numFmt w:val="bullet"/>
      <w:lvlText w:val="o"/>
      <w:lvlJc w:val="left"/>
      <w:pPr>
        <w:ind w:left="3504" w:hanging="360"/>
      </w:pPr>
      <w:rPr>
        <w:rFonts w:ascii="Courier New" w:hAnsi="Courier New" w:cs="Courier New" w:hint="default"/>
      </w:rPr>
    </w:lvl>
    <w:lvl w:ilvl="5" w:tplc="08090005" w:tentative="1">
      <w:start w:val="1"/>
      <w:numFmt w:val="bullet"/>
      <w:lvlText w:val=""/>
      <w:lvlJc w:val="left"/>
      <w:pPr>
        <w:ind w:left="4224" w:hanging="360"/>
      </w:pPr>
      <w:rPr>
        <w:rFonts w:ascii="Wingdings" w:hAnsi="Wingdings" w:hint="default"/>
      </w:rPr>
    </w:lvl>
    <w:lvl w:ilvl="6" w:tplc="08090001" w:tentative="1">
      <w:start w:val="1"/>
      <w:numFmt w:val="bullet"/>
      <w:lvlText w:val=""/>
      <w:lvlJc w:val="left"/>
      <w:pPr>
        <w:ind w:left="4944" w:hanging="360"/>
      </w:pPr>
      <w:rPr>
        <w:rFonts w:ascii="Symbol" w:hAnsi="Symbol" w:hint="default"/>
      </w:rPr>
    </w:lvl>
    <w:lvl w:ilvl="7" w:tplc="08090003" w:tentative="1">
      <w:start w:val="1"/>
      <w:numFmt w:val="bullet"/>
      <w:lvlText w:val="o"/>
      <w:lvlJc w:val="left"/>
      <w:pPr>
        <w:ind w:left="5664" w:hanging="360"/>
      </w:pPr>
      <w:rPr>
        <w:rFonts w:ascii="Courier New" w:hAnsi="Courier New" w:cs="Courier New" w:hint="default"/>
      </w:rPr>
    </w:lvl>
    <w:lvl w:ilvl="8" w:tplc="08090005" w:tentative="1">
      <w:start w:val="1"/>
      <w:numFmt w:val="bullet"/>
      <w:lvlText w:val=""/>
      <w:lvlJc w:val="left"/>
      <w:pPr>
        <w:ind w:left="6384" w:hanging="360"/>
      </w:pPr>
      <w:rPr>
        <w:rFonts w:ascii="Wingdings" w:hAnsi="Wingdings" w:hint="default"/>
      </w:rPr>
    </w:lvl>
  </w:abstractNum>
  <w:abstractNum w:abstractNumId="22" w15:restartNumberingAfterBreak="0">
    <w:nsid w:val="428550EA"/>
    <w:multiLevelType w:val="hybridMultilevel"/>
    <w:tmpl w:val="FFFFFFFF"/>
    <w:lvl w:ilvl="0" w:tplc="40CC2C9E">
      <w:start w:val="1"/>
      <w:numFmt w:val="lowerLetter"/>
      <w:lvlText w:val="(%1)"/>
      <w:lvlJc w:val="left"/>
      <w:pPr>
        <w:ind w:left="720" w:hanging="360"/>
      </w:pPr>
    </w:lvl>
    <w:lvl w:ilvl="1" w:tplc="11B0F0BA">
      <w:start w:val="1"/>
      <w:numFmt w:val="lowerLetter"/>
      <w:lvlText w:val="%2."/>
      <w:lvlJc w:val="left"/>
      <w:pPr>
        <w:ind w:left="1440" w:hanging="360"/>
      </w:pPr>
    </w:lvl>
    <w:lvl w:ilvl="2" w:tplc="C57CB1D6">
      <w:start w:val="1"/>
      <w:numFmt w:val="lowerRoman"/>
      <w:lvlText w:val="%3."/>
      <w:lvlJc w:val="right"/>
      <w:pPr>
        <w:ind w:left="2160" w:hanging="180"/>
      </w:pPr>
    </w:lvl>
    <w:lvl w:ilvl="3" w:tplc="E3A856A8">
      <w:start w:val="1"/>
      <w:numFmt w:val="decimal"/>
      <w:lvlText w:val="%4."/>
      <w:lvlJc w:val="left"/>
      <w:pPr>
        <w:ind w:left="2880" w:hanging="360"/>
      </w:pPr>
    </w:lvl>
    <w:lvl w:ilvl="4" w:tplc="F5321B82">
      <w:start w:val="1"/>
      <w:numFmt w:val="lowerLetter"/>
      <w:lvlText w:val="%5."/>
      <w:lvlJc w:val="left"/>
      <w:pPr>
        <w:ind w:left="3600" w:hanging="360"/>
      </w:pPr>
    </w:lvl>
    <w:lvl w:ilvl="5" w:tplc="9B6C165A">
      <w:start w:val="1"/>
      <w:numFmt w:val="lowerRoman"/>
      <w:lvlText w:val="%6."/>
      <w:lvlJc w:val="right"/>
      <w:pPr>
        <w:ind w:left="4320" w:hanging="180"/>
      </w:pPr>
    </w:lvl>
    <w:lvl w:ilvl="6" w:tplc="BCC684CE">
      <w:start w:val="1"/>
      <w:numFmt w:val="decimal"/>
      <w:lvlText w:val="%7."/>
      <w:lvlJc w:val="left"/>
      <w:pPr>
        <w:ind w:left="5040" w:hanging="360"/>
      </w:pPr>
    </w:lvl>
    <w:lvl w:ilvl="7" w:tplc="52948A04">
      <w:start w:val="1"/>
      <w:numFmt w:val="lowerLetter"/>
      <w:lvlText w:val="%8."/>
      <w:lvlJc w:val="left"/>
      <w:pPr>
        <w:ind w:left="5760" w:hanging="360"/>
      </w:pPr>
    </w:lvl>
    <w:lvl w:ilvl="8" w:tplc="55E6D112">
      <w:start w:val="1"/>
      <w:numFmt w:val="lowerRoman"/>
      <w:lvlText w:val="%9."/>
      <w:lvlJc w:val="right"/>
      <w:pPr>
        <w:ind w:left="6480" w:hanging="180"/>
      </w:pPr>
    </w:lvl>
  </w:abstractNum>
  <w:abstractNum w:abstractNumId="23"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ascii="Symbol" w:hAnsi="Symbol" w:hint="default"/>
        <w:sz w:val="24"/>
      </w:rPr>
    </w:lvl>
  </w:abstractNum>
  <w:abstractNum w:abstractNumId="24" w15:restartNumberingAfterBreak="0">
    <w:nsid w:val="4655602A"/>
    <w:multiLevelType w:val="hybridMultilevel"/>
    <w:tmpl w:val="ACD8614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734663A"/>
    <w:multiLevelType w:val="hybridMultilevel"/>
    <w:tmpl w:val="885A74A4"/>
    <w:lvl w:ilvl="0" w:tplc="FFFFFFFF">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FFFFFFFF" w:tentative="1">
      <w:start w:val="1"/>
      <w:numFmt w:val="bullet"/>
      <w:lvlText w:val=""/>
      <w:lvlJc w:val="left"/>
      <w:pPr>
        <w:ind w:left="1710" w:hanging="360"/>
      </w:pPr>
      <w:rPr>
        <w:rFonts w:ascii="Wingdings" w:hAnsi="Wingdings" w:hint="default"/>
      </w:rPr>
    </w:lvl>
    <w:lvl w:ilvl="3" w:tplc="FFFFFFFF" w:tentative="1">
      <w:start w:val="1"/>
      <w:numFmt w:val="bullet"/>
      <w:lvlText w:val=""/>
      <w:lvlJc w:val="left"/>
      <w:pPr>
        <w:ind w:left="2430" w:hanging="360"/>
      </w:pPr>
      <w:rPr>
        <w:rFonts w:ascii="Symbol" w:hAnsi="Symbol" w:hint="default"/>
      </w:rPr>
    </w:lvl>
    <w:lvl w:ilvl="4" w:tplc="FFFFFFFF" w:tentative="1">
      <w:start w:val="1"/>
      <w:numFmt w:val="bullet"/>
      <w:lvlText w:val="o"/>
      <w:lvlJc w:val="left"/>
      <w:pPr>
        <w:ind w:left="3150" w:hanging="360"/>
      </w:pPr>
      <w:rPr>
        <w:rFonts w:ascii="Courier New" w:hAnsi="Courier New" w:cs="Courier New" w:hint="default"/>
      </w:rPr>
    </w:lvl>
    <w:lvl w:ilvl="5" w:tplc="FFFFFFFF" w:tentative="1">
      <w:start w:val="1"/>
      <w:numFmt w:val="bullet"/>
      <w:lvlText w:val=""/>
      <w:lvlJc w:val="left"/>
      <w:pPr>
        <w:ind w:left="3870" w:hanging="360"/>
      </w:pPr>
      <w:rPr>
        <w:rFonts w:ascii="Wingdings" w:hAnsi="Wingdings" w:hint="default"/>
      </w:rPr>
    </w:lvl>
    <w:lvl w:ilvl="6" w:tplc="FFFFFFFF" w:tentative="1">
      <w:start w:val="1"/>
      <w:numFmt w:val="bullet"/>
      <w:lvlText w:val=""/>
      <w:lvlJc w:val="left"/>
      <w:pPr>
        <w:ind w:left="4590" w:hanging="360"/>
      </w:pPr>
      <w:rPr>
        <w:rFonts w:ascii="Symbol" w:hAnsi="Symbol" w:hint="default"/>
      </w:rPr>
    </w:lvl>
    <w:lvl w:ilvl="7" w:tplc="FFFFFFFF" w:tentative="1">
      <w:start w:val="1"/>
      <w:numFmt w:val="bullet"/>
      <w:lvlText w:val="o"/>
      <w:lvlJc w:val="left"/>
      <w:pPr>
        <w:ind w:left="5310" w:hanging="360"/>
      </w:pPr>
      <w:rPr>
        <w:rFonts w:ascii="Courier New" w:hAnsi="Courier New" w:cs="Courier New" w:hint="default"/>
      </w:rPr>
    </w:lvl>
    <w:lvl w:ilvl="8" w:tplc="FFFFFFFF" w:tentative="1">
      <w:start w:val="1"/>
      <w:numFmt w:val="bullet"/>
      <w:lvlText w:val=""/>
      <w:lvlJc w:val="left"/>
      <w:pPr>
        <w:ind w:left="6030" w:hanging="360"/>
      </w:pPr>
      <w:rPr>
        <w:rFonts w:ascii="Wingdings" w:hAnsi="Wingdings" w:hint="default"/>
      </w:rPr>
    </w:lvl>
  </w:abstractNum>
  <w:abstractNum w:abstractNumId="26" w15:restartNumberingAfterBreak="0">
    <w:nsid w:val="4A68372A"/>
    <w:multiLevelType w:val="hybridMultilevel"/>
    <w:tmpl w:val="1F845160"/>
    <w:lvl w:ilvl="0" w:tplc="DBC21EF6">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AB5BE5"/>
    <w:multiLevelType w:val="hybridMultilevel"/>
    <w:tmpl w:val="35A087F0"/>
    <w:lvl w:ilvl="0" w:tplc="5358D8A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12F91E0"/>
    <w:multiLevelType w:val="hybridMultilevel"/>
    <w:tmpl w:val="5E5C439C"/>
    <w:lvl w:ilvl="0" w:tplc="1A6E4E46">
      <w:start w:val="1"/>
      <w:numFmt w:val="lowerLetter"/>
      <w:lvlText w:val="(%1)"/>
      <w:lvlJc w:val="left"/>
      <w:pPr>
        <w:ind w:left="720" w:hanging="360"/>
      </w:pPr>
    </w:lvl>
    <w:lvl w:ilvl="1" w:tplc="6958F6D4">
      <w:start w:val="1"/>
      <w:numFmt w:val="lowerLetter"/>
      <w:lvlText w:val="%2."/>
      <w:lvlJc w:val="left"/>
      <w:pPr>
        <w:ind w:left="1440" w:hanging="360"/>
      </w:pPr>
    </w:lvl>
    <w:lvl w:ilvl="2" w:tplc="DC148248">
      <w:start w:val="1"/>
      <w:numFmt w:val="lowerRoman"/>
      <w:lvlText w:val="%3."/>
      <w:lvlJc w:val="right"/>
      <w:pPr>
        <w:ind w:left="2160" w:hanging="180"/>
      </w:pPr>
    </w:lvl>
    <w:lvl w:ilvl="3" w:tplc="A95A6F6A">
      <w:start w:val="1"/>
      <w:numFmt w:val="decimal"/>
      <w:lvlText w:val="%4."/>
      <w:lvlJc w:val="left"/>
      <w:pPr>
        <w:ind w:left="2880" w:hanging="360"/>
      </w:pPr>
    </w:lvl>
    <w:lvl w:ilvl="4" w:tplc="91142426">
      <w:start w:val="1"/>
      <w:numFmt w:val="lowerLetter"/>
      <w:lvlText w:val="%5."/>
      <w:lvlJc w:val="left"/>
      <w:pPr>
        <w:ind w:left="3600" w:hanging="360"/>
      </w:pPr>
    </w:lvl>
    <w:lvl w:ilvl="5" w:tplc="22FED838">
      <w:start w:val="1"/>
      <w:numFmt w:val="lowerRoman"/>
      <w:lvlText w:val="%6."/>
      <w:lvlJc w:val="right"/>
      <w:pPr>
        <w:ind w:left="4320" w:hanging="180"/>
      </w:pPr>
    </w:lvl>
    <w:lvl w:ilvl="6" w:tplc="6EA89296">
      <w:start w:val="1"/>
      <w:numFmt w:val="decimal"/>
      <w:lvlText w:val="%7."/>
      <w:lvlJc w:val="left"/>
      <w:pPr>
        <w:ind w:left="5040" w:hanging="360"/>
      </w:pPr>
    </w:lvl>
    <w:lvl w:ilvl="7" w:tplc="12A8331E">
      <w:start w:val="1"/>
      <w:numFmt w:val="lowerLetter"/>
      <w:lvlText w:val="%8."/>
      <w:lvlJc w:val="left"/>
      <w:pPr>
        <w:ind w:left="5760" w:hanging="360"/>
      </w:pPr>
    </w:lvl>
    <w:lvl w:ilvl="8" w:tplc="61EAE75C">
      <w:start w:val="1"/>
      <w:numFmt w:val="lowerRoman"/>
      <w:lvlText w:val="%9."/>
      <w:lvlJc w:val="right"/>
      <w:pPr>
        <w:ind w:left="6480" w:hanging="180"/>
      </w:pPr>
    </w:lvl>
  </w:abstractNum>
  <w:abstractNum w:abstractNumId="29" w15:restartNumberingAfterBreak="0">
    <w:nsid w:val="52BE0476"/>
    <w:multiLevelType w:val="hybridMultilevel"/>
    <w:tmpl w:val="D8302508"/>
    <w:lvl w:ilvl="0" w:tplc="FBD0DE7C">
      <w:start w:val="2"/>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1E01077"/>
    <w:multiLevelType w:val="hybridMultilevel"/>
    <w:tmpl w:val="A0EE6CEC"/>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8AC643"/>
    <w:multiLevelType w:val="hybridMultilevel"/>
    <w:tmpl w:val="FFFFFFFF"/>
    <w:lvl w:ilvl="0" w:tplc="28C09170">
      <w:start w:val="1"/>
      <w:numFmt w:val="lowerLetter"/>
      <w:lvlText w:val="(%1)"/>
      <w:lvlJc w:val="left"/>
      <w:pPr>
        <w:ind w:left="720" w:hanging="360"/>
      </w:pPr>
    </w:lvl>
    <w:lvl w:ilvl="1" w:tplc="21D077BE">
      <w:start w:val="1"/>
      <w:numFmt w:val="lowerLetter"/>
      <w:lvlText w:val="%2."/>
      <w:lvlJc w:val="left"/>
      <w:pPr>
        <w:ind w:left="1440" w:hanging="360"/>
      </w:pPr>
    </w:lvl>
    <w:lvl w:ilvl="2" w:tplc="58648F1A">
      <w:start w:val="1"/>
      <w:numFmt w:val="lowerRoman"/>
      <w:lvlText w:val="%3."/>
      <w:lvlJc w:val="right"/>
      <w:pPr>
        <w:ind w:left="2160" w:hanging="180"/>
      </w:pPr>
    </w:lvl>
    <w:lvl w:ilvl="3" w:tplc="79F6738C">
      <w:start w:val="1"/>
      <w:numFmt w:val="decimal"/>
      <w:lvlText w:val="%4."/>
      <w:lvlJc w:val="left"/>
      <w:pPr>
        <w:ind w:left="2880" w:hanging="360"/>
      </w:pPr>
    </w:lvl>
    <w:lvl w:ilvl="4" w:tplc="4440A9FE">
      <w:start w:val="1"/>
      <w:numFmt w:val="lowerLetter"/>
      <w:lvlText w:val="%5."/>
      <w:lvlJc w:val="left"/>
      <w:pPr>
        <w:ind w:left="3600" w:hanging="360"/>
      </w:pPr>
    </w:lvl>
    <w:lvl w:ilvl="5" w:tplc="26726D42">
      <w:start w:val="1"/>
      <w:numFmt w:val="lowerRoman"/>
      <w:lvlText w:val="%6."/>
      <w:lvlJc w:val="right"/>
      <w:pPr>
        <w:ind w:left="4320" w:hanging="180"/>
      </w:pPr>
    </w:lvl>
    <w:lvl w:ilvl="6" w:tplc="095EAC52">
      <w:start w:val="1"/>
      <w:numFmt w:val="decimal"/>
      <w:lvlText w:val="%7."/>
      <w:lvlJc w:val="left"/>
      <w:pPr>
        <w:ind w:left="5040" w:hanging="360"/>
      </w:pPr>
    </w:lvl>
    <w:lvl w:ilvl="7" w:tplc="5302CCAC">
      <w:start w:val="1"/>
      <w:numFmt w:val="lowerLetter"/>
      <w:lvlText w:val="%8."/>
      <w:lvlJc w:val="left"/>
      <w:pPr>
        <w:ind w:left="5760" w:hanging="360"/>
      </w:pPr>
    </w:lvl>
    <w:lvl w:ilvl="8" w:tplc="9F3C31F2">
      <w:start w:val="1"/>
      <w:numFmt w:val="lowerRoman"/>
      <w:lvlText w:val="%9."/>
      <w:lvlJc w:val="right"/>
      <w:pPr>
        <w:ind w:left="6480" w:hanging="180"/>
      </w:pPr>
    </w:lvl>
  </w:abstractNum>
  <w:abstractNum w:abstractNumId="33" w15:restartNumberingAfterBreak="0">
    <w:nsid w:val="641309A6"/>
    <w:multiLevelType w:val="hybridMultilevel"/>
    <w:tmpl w:val="C916D436"/>
    <w:lvl w:ilvl="0" w:tplc="5358D8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6F6398C"/>
    <w:multiLevelType w:val="hybridMultilevel"/>
    <w:tmpl w:val="E406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016D37"/>
    <w:multiLevelType w:val="hybridMultilevel"/>
    <w:tmpl w:val="5CA2412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B307FB"/>
    <w:multiLevelType w:val="hybridMultilevel"/>
    <w:tmpl w:val="AE14A032"/>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5E766A"/>
    <w:multiLevelType w:val="hybridMultilevel"/>
    <w:tmpl w:val="29A061A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8E37470"/>
    <w:multiLevelType w:val="hybridMultilevel"/>
    <w:tmpl w:val="72DE3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3063753">
    <w:abstractNumId w:val="5"/>
  </w:num>
  <w:num w:numId="2" w16cid:durableId="1685201843">
    <w:abstractNumId w:val="12"/>
  </w:num>
  <w:num w:numId="3" w16cid:durableId="1375083482">
    <w:abstractNumId w:val="3"/>
  </w:num>
  <w:num w:numId="4" w16cid:durableId="1685279361">
    <w:abstractNumId w:val="28"/>
  </w:num>
  <w:num w:numId="5" w16cid:durableId="1441141457">
    <w:abstractNumId w:val="6"/>
  </w:num>
  <w:num w:numId="6" w16cid:durableId="1326283035">
    <w:abstractNumId w:val="32"/>
  </w:num>
  <w:num w:numId="7" w16cid:durableId="258635272">
    <w:abstractNumId w:val="18"/>
  </w:num>
  <w:num w:numId="8" w16cid:durableId="619338786">
    <w:abstractNumId w:val="4"/>
  </w:num>
  <w:num w:numId="9" w16cid:durableId="1114053034">
    <w:abstractNumId w:val="22"/>
  </w:num>
  <w:num w:numId="10" w16cid:durableId="314646157">
    <w:abstractNumId w:val="17"/>
  </w:num>
  <w:num w:numId="11" w16cid:durableId="1605961405">
    <w:abstractNumId w:val="19"/>
  </w:num>
  <w:num w:numId="12" w16cid:durableId="1873376889">
    <w:abstractNumId w:val="34"/>
  </w:num>
  <w:num w:numId="13" w16cid:durableId="26104016">
    <w:abstractNumId w:val="0"/>
  </w:num>
  <w:num w:numId="14" w16cid:durableId="1212422221">
    <w:abstractNumId w:val="23"/>
  </w:num>
  <w:num w:numId="15" w16cid:durableId="1106656606">
    <w:abstractNumId w:val="41"/>
  </w:num>
  <w:num w:numId="16" w16cid:durableId="882597360">
    <w:abstractNumId w:val="38"/>
  </w:num>
  <w:num w:numId="17" w16cid:durableId="217401591">
    <w:abstractNumId w:val="39"/>
  </w:num>
  <w:num w:numId="18" w16cid:durableId="1483618452">
    <w:abstractNumId w:val="31"/>
  </w:num>
  <w:num w:numId="19" w16cid:durableId="825976290">
    <w:abstractNumId w:val="40"/>
  </w:num>
  <w:num w:numId="20" w16cid:durableId="1616401530">
    <w:abstractNumId w:val="29"/>
  </w:num>
  <w:num w:numId="21" w16cid:durableId="842234665">
    <w:abstractNumId w:val="26"/>
  </w:num>
  <w:num w:numId="22" w16cid:durableId="476650375">
    <w:abstractNumId w:val="37"/>
  </w:num>
  <w:num w:numId="23" w16cid:durableId="626546867">
    <w:abstractNumId w:val="36"/>
  </w:num>
  <w:num w:numId="24" w16cid:durableId="465780970">
    <w:abstractNumId w:val="8"/>
  </w:num>
  <w:num w:numId="25" w16cid:durableId="1847019968">
    <w:abstractNumId w:val="35"/>
  </w:num>
  <w:num w:numId="26" w16cid:durableId="221912995">
    <w:abstractNumId w:val="30"/>
  </w:num>
  <w:num w:numId="27" w16cid:durableId="586810454">
    <w:abstractNumId w:val="10"/>
  </w:num>
  <w:num w:numId="28" w16cid:durableId="294406675">
    <w:abstractNumId w:val="15"/>
  </w:num>
  <w:num w:numId="29" w16cid:durableId="845364169">
    <w:abstractNumId w:val="16"/>
  </w:num>
  <w:num w:numId="30" w16cid:durableId="1220094429">
    <w:abstractNumId w:val="21"/>
  </w:num>
  <w:num w:numId="31" w16cid:durableId="1358970923">
    <w:abstractNumId w:val="7"/>
  </w:num>
  <w:num w:numId="32" w16cid:durableId="2044867427">
    <w:abstractNumId w:val="2"/>
  </w:num>
  <w:num w:numId="33" w16cid:durableId="2129422902">
    <w:abstractNumId w:val="13"/>
  </w:num>
  <w:num w:numId="34" w16cid:durableId="1373843550">
    <w:abstractNumId w:val="42"/>
  </w:num>
  <w:num w:numId="35" w16cid:durableId="1523668651">
    <w:abstractNumId w:val="24"/>
  </w:num>
  <w:num w:numId="36" w16cid:durableId="2089840855">
    <w:abstractNumId w:val="20"/>
  </w:num>
  <w:num w:numId="37" w16cid:durableId="311494374">
    <w:abstractNumId w:val="25"/>
  </w:num>
  <w:num w:numId="38" w16cid:durableId="1019234544">
    <w:abstractNumId w:val="14"/>
  </w:num>
  <w:num w:numId="39" w16cid:durableId="310524925">
    <w:abstractNumId w:val="33"/>
  </w:num>
  <w:num w:numId="40" w16cid:durableId="840510318">
    <w:abstractNumId w:val="27"/>
  </w:num>
  <w:num w:numId="41" w16cid:durableId="1280599675">
    <w:abstractNumId w:val="11"/>
  </w:num>
  <w:num w:numId="42" w16cid:durableId="1520923983">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drag Adamovic">
    <w15:presenceInfo w15:providerId="AD" w15:userId="S::rl216@deutsche-boerse.com::c3e422bd-acb9-4270-8412-726df7f643d8"/>
  </w15:person>
  <w15:person w15:author="Yezad Wadia">
    <w15:presenceInfo w15:providerId="AD" w15:userId="S::zw767@deutsche-boerse.com::ed6f0b86-159b-40d1-ac16-d2c304b5e3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0140"/>
    <w:rsid w:val="00003716"/>
    <w:rsid w:val="00003B5B"/>
    <w:rsid w:val="00003D25"/>
    <w:rsid w:val="00004E4D"/>
    <w:rsid w:val="000071A0"/>
    <w:rsid w:val="00007EBB"/>
    <w:rsid w:val="00011F4B"/>
    <w:rsid w:val="00012AC2"/>
    <w:rsid w:val="00012B05"/>
    <w:rsid w:val="00012F27"/>
    <w:rsid w:val="0001675C"/>
    <w:rsid w:val="00016ABC"/>
    <w:rsid w:val="00021F7A"/>
    <w:rsid w:val="00024898"/>
    <w:rsid w:val="00026C16"/>
    <w:rsid w:val="00026EE5"/>
    <w:rsid w:val="00027761"/>
    <w:rsid w:val="00027DFB"/>
    <w:rsid w:val="00030174"/>
    <w:rsid w:val="000302DD"/>
    <w:rsid w:val="00030FDB"/>
    <w:rsid w:val="00033C8C"/>
    <w:rsid w:val="0003693B"/>
    <w:rsid w:val="00037CBD"/>
    <w:rsid w:val="00040478"/>
    <w:rsid w:val="00041D7C"/>
    <w:rsid w:val="00045782"/>
    <w:rsid w:val="000464E6"/>
    <w:rsid w:val="0004732E"/>
    <w:rsid w:val="00056715"/>
    <w:rsid w:val="000602B2"/>
    <w:rsid w:val="00062701"/>
    <w:rsid w:val="000634D8"/>
    <w:rsid w:val="00063E56"/>
    <w:rsid w:val="00064E6C"/>
    <w:rsid w:val="00065461"/>
    <w:rsid w:val="00065AFF"/>
    <w:rsid w:val="00067956"/>
    <w:rsid w:val="000722A0"/>
    <w:rsid w:val="00073F42"/>
    <w:rsid w:val="00076A10"/>
    <w:rsid w:val="00081067"/>
    <w:rsid w:val="000820BE"/>
    <w:rsid w:val="00083D59"/>
    <w:rsid w:val="0008663C"/>
    <w:rsid w:val="0008669C"/>
    <w:rsid w:val="00092E16"/>
    <w:rsid w:val="000975FA"/>
    <w:rsid w:val="00097CD2"/>
    <w:rsid w:val="000A0DA7"/>
    <w:rsid w:val="000A1ABC"/>
    <w:rsid w:val="000A29F0"/>
    <w:rsid w:val="000A3094"/>
    <w:rsid w:val="000A4BCF"/>
    <w:rsid w:val="000A6849"/>
    <w:rsid w:val="000B1C2B"/>
    <w:rsid w:val="000B3EEE"/>
    <w:rsid w:val="000C0BF4"/>
    <w:rsid w:val="000C4200"/>
    <w:rsid w:val="000C491B"/>
    <w:rsid w:val="000C62DB"/>
    <w:rsid w:val="000C6B60"/>
    <w:rsid w:val="000C6C7D"/>
    <w:rsid w:val="000D1136"/>
    <w:rsid w:val="000D3D5E"/>
    <w:rsid w:val="000D4C28"/>
    <w:rsid w:val="000D5FE7"/>
    <w:rsid w:val="000D64E0"/>
    <w:rsid w:val="000E075A"/>
    <w:rsid w:val="000E0EB9"/>
    <w:rsid w:val="000E59C2"/>
    <w:rsid w:val="000E71A6"/>
    <w:rsid w:val="000E7F5E"/>
    <w:rsid w:val="000F1118"/>
    <w:rsid w:val="000F195C"/>
    <w:rsid w:val="000F25D9"/>
    <w:rsid w:val="000F36DA"/>
    <w:rsid w:val="000F6884"/>
    <w:rsid w:val="000F6CE9"/>
    <w:rsid w:val="00101A20"/>
    <w:rsid w:val="00102746"/>
    <w:rsid w:val="00102C6C"/>
    <w:rsid w:val="00104777"/>
    <w:rsid w:val="001054CF"/>
    <w:rsid w:val="00105A88"/>
    <w:rsid w:val="001160CC"/>
    <w:rsid w:val="001178A5"/>
    <w:rsid w:val="001206A3"/>
    <w:rsid w:val="00122206"/>
    <w:rsid w:val="00122E08"/>
    <w:rsid w:val="00132DF4"/>
    <w:rsid w:val="00135494"/>
    <w:rsid w:val="0014288B"/>
    <w:rsid w:val="00144F7C"/>
    <w:rsid w:val="00145BA8"/>
    <w:rsid w:val="0014720D"/>
    <w:rsid w:val="001574DB"/>
    <w:rsid w:val="001602FE"/>
    <w:rsid w:val="00162C72"/>
    <w:rsid w:val="00163ED3"/>
    <w:rsid w:val="00164A73"/>
    <w:rsid w:val="0016535A"/>
    <w:rsid w:val="00165598"/>
    <w:rsid w:val="00170043"/>
    <w:rsid w:val="00170CB1"/>
    <w:rsid w:val="00172396"/>
    <w:rsid w:val="001728A1"/>
    <w:rsid w:val="00172DCE"/>
    <w:rsid w:val="00174DBA"/>
    <w:rsid w:val="00176C97"/>
    <w:rsid w:val="00180839"/>
    <w:rsid w:val="0018089E"/>
    <w:rsid w:val="00181848"/>
    <w:rsid w:val="00185205"/>
    <w:rsid w:val="00187E02"/>
    <w:rsid w:val="00190C45"/>
    <w:rsid w:val="0019116F"/>
    <w:rsid w:val="0019228E"/>
    <w:rsid w:val="00192E4D"/>
    <w:rsid w:val="0019471C"/>
    <w:rsid w:val="00197B15"/>
    <w:rsid w:val="001A0F2E"/>
    <w:rsid w:val="001A232F"/>
    <w:rsid w:val="001A5CB5"/>
    <w:rsid w:val="001A5DB2"/>
    <w:rsid w:val="001B075C"/>
    <w:rsid w:val="001B0BBD"/>
    <w:rsid w:val="001B123D"/>
    <w:rsid w:val="001B7520"/>
    <w:rsid w:val="001C5986"/>
    <w:rsid w:val="001D4E97"/>
    <w:rsid w:val="001D7EAE"/>
    <w:rsid w:val="001E04CC"/>
    <w:rsid w:val="001E0F3A"/>
    <w:rsid w:val="001E3BD1"/>
    <w:rsid w:val="001E43DA"/>
    <w:rsid w:val="001E4951"/>
    <w:rsid w:val="001E4BC3"/>
    <w:rsid w:val="001E78F1"/>
    <w:rsid w:val="001E7F28"/>
    <w:rsid w:val="001F1E60"/>
    <w:rsid w:val="001F204F"/>
    <w:rsid w:val="001F28D2"/>
    <w:rsid w:val="001F5614"/>
    <w:rsid w:val="00202100"/>
    <w:rsid w:val="002051E5"/>
    <w:rsid w:val="00205681"/>
    <w:rsid w:val="002057DF"/>
    <w:rsid w:val="0020785F"/>
    <w:rsid w:val="002108BB"/>
    <w:rsid w:val="002112F7"/>
    <w:rsid w:val="00212371"/>
    <w:rsid w:val="002136CF"/>
    <w:rsid w:val="00214FCB"/>
    <w:rsid w:val="00216B6E"/>
    <w:rsid w:val="00221338"/>
    <w:rsid w:val="00221DE7"/>
    <w:rsid w:val="0022465C"/>
    <w:rsid w:val="00225B6D"/>
    <w:rsid w:val="00230EF2"/>
    <w:rsid w:val="00231B52"/>
    <w:rsid w:val="002323CD"/>
    <w:rsid w:val="00235713"/>
    <w:rsid w:val="002365CF"/>
    <w:rsid w:val="00237C5A"/>
    <w:rsid w:val="00242384"/>
    <w:rsid w:val="0024535A"/>
    <w:rsid w:val="00245DA1"/>
    <w:rsid w:val="00246649"/>
    <w:rsid w:val="00250F13"/>
    <w:rsid w:val="00251ADC"/>
    <w:rsid w:val="00253494"/>
    <w:rsid w:val="0025559A"/>
    <w:rsid w:val="00261216"/>
    <w:rsid w:val="002628E4"/>
    <w:rsid w:val="00262B98"/>
    <w:rsid w:val="00264C30"/>
    <w:rsid w:val="00264CC3"/>
    <w:rsid w:val="00265034"/>
    <w:rsid w:val="00265BB0"/>
    <w:rsid w:val="00271F36"/>
    <w:rsid w:val="00272395"/>
    <w:rsid w:val="00272BEE"/>
    <w:rsid w:val="00274524"/>
    <w:rsid w:val="0027510E"/>
    <w:rsid w:val="002756E6"/>
    <w:rsid w:val="00281018"/>
    <w:rsid w:val="00287787"/>
    <w:rsid w:val="00290572"/>
    <w:rsid w:val="002919BE"/>
    <w:rsid w:val="00291EB0"/>
    <w:rsid w:val="00291F8A"/>
    <w:rsid w:val="00295C8C"/>
    <w:rsid w:val="0029688D"/>
    <w:rsid w:val="00296B67"/>
    <w:rsid w:val="00296FC4"/>
    <w:rsid w:val="002A27DB"/>
    <w:rsid w:val="002A4B67"/>
    <w:rsid w:val="002A5FD4"/>
    <w:rsid w:val="002A72D5"/>
    <w:rsid w:val="002A7B4F"/>
    <w:rsid w:val="002B0476"/>
    <w:rsid w:val="002B0A3A"/>
    <w:rsid w:val="002B2095"/>
    <w:rsid w:val="002B4D91"/>
    <w:rsid w:val="002B58B0"/>
    <w:rsid w:val="002B6ABC"/>
    <w:rsid w:val="002C6930"/>
    <w:rsid w:val="002C6EA1"/>
    <w:rsid w:val="002C7C5E"/>
    <w:rsid w:val="002D1101"/>
    <w:rsid w:val="002D1BCF"/>
    <w:rsid w:val="002D3397"/>
    <w:rsid w:val="002D3491"/>
    <w:rsid w:val="002D3B57"/>
    <w:rsid w:val="002D578C"/>
    <w:rsid w:val="002D6C24"/>
    <w:rsid w:val="002D7860"/>
    <w:rsid w:val="002E0A28"/>
    <w:rsid w:val="002E0F3D"/>
    <w:rsid w:val="002E15EF"/>
    <w:rsid w:val="002E27F0"/>
    <w:rsid w:val="002E2A4F"/>
    <w:rsid w:val="002E34D8"/>
    <w:rsid w:val="002E389B"/>
    <w:rsid w:val="002F17A1"/>
    <w:rsid w:val="002F24B7"/>
    <w:rsid w:val="002F301F"/>
    <w:rsid w:val="002F3B1F"/>
    <w:rsid w:val="002F5721"/>
    <w:rsid w:val="002F74F6"/>
    <w:rsid w:val="0030339D"/>
    <w:rsid w:val="003040FE"/>
    <w:rsid w:val="00305074"/>
    <w:rsid w:val="00305A71"/>
    <w:rsid w:val="00306178"/>
    <w:rsid w:val="00311051"/>
    <w:rsid w:val="0031146D"/>
    <w:rsid w:val="0031263B"/>
    <w:rsid w:val="0031401F"/>
    <w:rsid w:val="00314871"/>
    <w:rsid w:val="003159D3"/>
    <w:rsid w:val="00320C3A"/>
    <w:rsid w:val="00322CF9"/>
    <w:rsid w:val="00323020"/>
    <w:rsid w:val="003250C7"/>
    <w:rsid w:val="003328C9"/>
    <w:rsid w:val="00336264"/>
    <w:rsid w:val="00337553"/>
    <w:rsid w:val="00341EEB"/>
    <w:rsid w:val="003424E8"/>
    <w:rsid w:val="00342BB3"/>
    <w:rsid w:val="00342E73"/>
    <w:rsid w:val="00343014"/>
    <w:rsid w:val="003446D2"/>
    <w:rsid w:val="0034671F"/>
    <w:rsid w:val="00351A53"/>
    <w:rsid w:val="00351D43"/>
    <w:rsid w:val="0036019D"/>
    <w:rsid w:val="0036573A"/>
    <w:rsid w:val="00367ACA"/>
    <w:rsid w:val="0037202C"/>
    <w:rsid w:val="00372CEA"/>
    <w:rsid w:val="00374095"/>
    <w:rsid w:val="00383650"/>
    <w:rsid w:val="00383CED"/>
    <w:rsid w:val="00385A02"/>
    <w:rsid w:val="003860B5"/>
    <w:rsid w:val="00387C5E"/>
    <w:rsid w:val="00390728"/>
    <w:rsid w:val="0039527B"/>
    <w:rsid w:val="003A32DB"/>
    <w:rsid w:val="003A3D3E"/>
    <w:rsid w:val="003A3EA7"/>
    <w:rsid w:val="003B054B"/>
    <w:rsid w:val="003B0A63"/>
    <w:rsid w:val="003B3A06"/>
    <w:rsid w:val="003B63F6"/>
    <w:rsid w:val="003B642A"/>
    <w:rsid w:val="003C0B69"/>
    <w:rsid w:val="003C0BAD"/>
    <w:rsid w:val="003C0BC6"/>
    <w:rsid w:val="003C51C8"/>
    <w:rsid w:val="003C5409"/>
    <w:rsid w:val="003C597D"/>
    <w:rsid w:val="003D29B3"/>
    <w:rsid w:val="003D2B5A"/>
    <w:rsid w:val="003D4C11"/>
    <w:rsid w:val="003E10B8"/>
    <w:rsid w:val="003E1804"/>
    <w:rsid w:val="003E32C1"/>
    <w:rsid w:val="003E5C3B"/>
    <w:rsid w:val="003E6C2F"/>
    <w:rsid w:val="003F2F83"/>
    <w:rsid w:val="003F70A9"/>
    <w:rsid w:val="00402C1E"/>
    <w:rsid w:val="00405AE0"/>
    <w:rsid w:val="00407B05"/>
    <w:rsid w:val="00412501"/>
    <w:rsid w:val="004132AD"/>
    <w:rsid w:val="00415296"/>
    <w:rsid w:val="00415BBE"/>
    <w:rsid w:val="00420B68"/>
    <w:rsid w:val="0042214F"/>
    <w:rsid w:val="004257CE"/>
    <w:rsid w:val="00425AEB"/>
    <w:rsid w:val="0042644B"/>
    <w:rsid w:val="004268B3"/>
    <w:rsid w:val="00426CE3"/>
    <w:rsid w:val="00430683"/>
    <w:rsid w:val="00432341"/>
    <w:rsid w:val="00433558"/>
    <w:rsid w:val="0043362B"/>
    <w:rsid w:val="004371A4"/>
    <w:rsid w:val="004402B8"/>
    <w:rsid w:val="00441EBD"/>
    <w:rsid w:val="00443A24"/>
    <w:rsid w:val="004448B2"/>
    <w:rsid w:val="00450005"/>
    <w:rsid w:val="004503EF"/>
    <w:rsid w:val="00453B39"/>
    <w:rsid w:val="00454456"/>
    <w:rsid w:val="004563FB"/>
    <w:rsid w:val="0046189D"/>
    <w:rsid w:val="00463258"/>
    <w:rsid w:val="00464BAF"/>
    <w:rsid w:val="00466DA3"/>
    <w:rsid w:val="00467FB4"/>
    <w:rsid w:val="00470E10"/>
    <w:rsid w:val="00473CDF"/>
    <w:rsid w:val="00474AB6"/>
    <w:rsid w:val="0047541F"/>
    <w:rsid w:val="00476933"/>
    <w:rsid w:val="0047700B"/>
    <w:rsid w:val="00477474"/>
    <w:rsid w:val="00484C5E"/>
    <w:rsid w:val="00484F4B"/>
    <w:rsid w:val="004865A1"/>
    <w:rsid w:val="00486E55"/>
    <w:rsid w:val="004933DD"/>
    <w:rsid w:val="004937BE"/>
    <w:rsid w:val="00494450"/>
    <w:rsid w:val="00494C66"/>
    <w:rsid w:val="004953F0"/>
    <w:rsid w:val="00495AAF"/>
    <w:rsid w:val="00497207"/>
    <w:rsid w:val="00497871"/>
    <w:rsid w:val="004A09FA"/>
    <w:rsid w:val="004A178C"/>
    <w:rsid w:val="004B3C9C"/>
    <w:rsid w:val="004B6090"/>
    <w:rsid w:val="004B7A97"/>
    <w:rsid w:val="004C3A6D"/>
    <w:rsid w:val="004C3DC4"/>
    <w:rsid w:val="004C42D0"/>
    <w:rsid w:val="004C4CEE"/>
    <w:rsid w:val="004C5EA2"/>
    <w:rsid w:val="004C610C"/>
    <w:rsid w:val="004C9F76"/>
    <w:rsid w:val="004D1114"/>
    <w:rsid w:val="004D16FC"/>
    <w:rsid w:val="004D5BDD"/>
    <w:rsid w:val="004D79AD"/>
    <w:rsid w:val="004E0B47"/>
    <w:rsid w:val="004E3487"/>
    <w:rsid w:val="004E3BD4"/>
    <w:rsid w:val="004E5F55"/>
    <w:rsid w:val="004E7ADF"/>
    <w:rsid w:val="004E7B55"/>
    <w:rsid w:val="004F026D"/>
    <w:rsid w:val="004F5679"/>
    <w:rsid w:val="004F5935"/>
    <w:rsid w:val="004F6B58"/>
    <w:rsid w:val="004F7374"/>
    <w:rsid w:val="004F7CAB"/>
    <w:rsid w:val="005007ED"/>
    <w:rsid w:val="0050126F"/>
    <w:rsid w:val="00501CBD"/>
    <w:rsid w:val="005059D5"/>
    <w:rsid w:val="00506B46"/>
    <w:rsid w:val="005114C6"/>
    <w:rsid w:val="00511C46"/>
    <w:rsid w:val="00512B3F"/>
    <w:rsid w:val="005131D9"/>
    <w:rsid w:val="00520231"/>
    <w:rsid w:val="00520BBB"/>
    <w:rsid w:val="00522B88"/>
    <w:rsid w:val="00523D21"/>
    <w:rsid w:val="00523E9A"/>
    <w:rsid w:val="0052443E"/>
    <w:rsid w:val="00524EE7"/>
    <w:rsid w:val="00526882"/>
    <w:rsid w:val="00527903"/>
    <w:rsid w:val="00531448"/>
    <w:rsid w:val="00531808"/>
    <w:rsid w:val="0053286B"/>
    <w:rsid w:val="0053403C"/>
    <w:rsid w:val="0053663E"/>
    <w:rsid w:val="00546843"/>
    <w:rsid w:val="005470E8"/>
    <w:rsid w:val="00547A95"/>
    <w:rsid w:val="00551BA3"/>
    <w:rsid w:val="005528F2"/>
    <w:rsid w:val="00552E94"/>
    <w:rsid w:val="00553A31"/>
    <w:rsid w:val="00553C50"/>
    <w:rsid w:val="0055562B"/>
    <w:rsid w:val="00556A20"/>
    <w:rsid w:val="00556E28"/>
    <w:rsid w:val="00560483"/>
    <w:rsid w:val="0056054A"/>
    <w:rsid w:val="00560B2A"/>
    <w:rsid w:val="00561993"/>
    <w:rsid w:val="00561ECE"/>
    <w:rsid w:val="0056236D"/>
    <w:rsid w:val="00565409"/>
    <w:rsid w:val="00566215"/>
    <w:rsid w:val="00566893"/>
    <w:rsid w:val="005677C7"/>
    <w:rsid w:val="00570160"/>
    <w:rsid w:val="0057260E"/>
    <w:rsid w:val="0057282E"/>
    <w:rsid w:val="00572AA3"/>
    <w:rsid w:val="00575D16"/>
    <w:rsid w:val="00577AF1"/>
    <w:rsid w:val="00580398"/>
    <w:rsid w:val="005803D1"/>
    <w:rsid w:val="00580703"/>
    <w:rsid w:val="00581B28"/>
    <w:rsid w:val="00583EA0"/>
    <w:rsid w:val="005867B4"/>
    <w:rsid w:val="00591989"/>
    <w:rsid w:val="0059360C"/>
    <w:rsid w:val="00595264"/>
    <w:rsid w:val="005955C0"/>
    <w:rsid w:val="005964E0"/>
    <w:rsid w:val="005A354E"/>
    <w:rsid w:val="005A3F7D"/>
    <w:rsid w:val="005A6BC8"/>
    <w:rsid w:val="005A74B0"/>
    <w:rsid w:val="005A7B5C"/>
    <w:rsid w:val="005B2A67"/>
    <w:rsid w:val="005B5E52"/>
    <w:rsid w:val="005C138B"/>
    <w:rsid w:val="005C1E1A"/>
    <w:rsid w:val="005C4268"/>
    <w:rsid w:val="005C6D01"/>
    <w:rsid w:val="005C7361"/>
    <w:rsid w:val="005D2C96"/>
    <w:rsid w:val="005D45EE"/>
    <w:rsid w:val="005D4FB6"/>
    <w:rsid w:val="005D50BA"/>
    <w:rsid w:val="005D7321"/>
    <w:rsid w:val="005E0CAF"/>
    <w:rsid w:val="005E1DF6"/>
    <w:rsid w:val="005E2538"/>
    <w:rsid w:val="005E2F83"/>
    <w:rsid w:val="005E31EF"/>
    <w:rsid w:val="005E34AD"/>
    <w:rsid w:val="005E3F88"/>
    <w:rsid w:val="005E449F"/>
    <w:rsid w:val="005E6410"/>
    <w:rsid w:val="005F0C75"/>
    <w:rsid w:val="005F149A"/>
    <w:rsid w:val="005F1A30"/>
    <w:rsid w:val="005F2808"/>
    <w:rsid w:val="005F6168"/>
    <w:rsid w:val="005F754C"/>
    <w:rsid w:val="00600119"/>
    <w:rsid w:val="0060191B"/>
    <w:rsid w:val="00602411"/>
    <w:rsid w:val="006046C9"/>
    <w:rsid w:val="00607E14"/>
    <w:rsid w:val="00611826"/>
    <w:rsid w:val="006118CE"/>
    <w:rsid w:val="006158F1"/>
    <w:rsid w:val="00620709"/>
    <w:rsid w:val="0062135D"/>
    <w:rsid w:val="006232B8"/>
    <w:rsid w:val="00624C3E"/>
    <w:rsid w:val="00626891"/>
    <w:rsid w:val="00626FD4"/>
    <w:rsid w:val="006340E5"/>
    <w:rsid w:val="00634A2D"/>
    <w:rsid w:val="00635AB0"/>
    <w:rsid w:val="00635FC1"/>
    <w:rsid w:val="00637B7E"/>
    <w:rsid w:val="00637DC9"/>
    <w:rsid w:val="00640D81"/>
    <w:rsid w:val="0064347D"/>
    <w:rsid w:val="00643897"/>
    <w:rsid w:val="00644F86"/>
    <w:rsid w:val="006515DC"/>
    <w:rsid w:val="006520CD"/>
    <w:rsid w:val="00660E10"/>
    <w:rsid w:val="00662CD9"/>
    <w:rsid w:val="00663D6C"/>
    <w:rsid w:val="00664A37"/>
    <w:rsid w:val="00665447"/>
    <w:rsid w:val="006662C6"/>
    <w:rsid w:val="00670012"/>
    <w:rsid w:val="00670C37"/>
    <w:rsid w:val="006714B4"/>
    <w:rsid w:val="006729A8"/>
    <w:rsid w:val="006735BD"/>
    <w:rsid w:val="006766AA"/>
    <w:rsid w:val="006806B4"/>
    <w:rsid w:val="006810AB"/>
    <w:rsid w:val="006825BA"/>
    <w:rsid w:val="00684439"/>
    <w:rsid w:val="0068524B"/>
    <w:rsid w:val="00685E12"/>
    <w:rsid w:val="0068679C"/>
    <w:rsid w:val="00687D4B"/>
    <w:rsid w:val="00692770"/>
    <w:rsid w:val="00693C28"/>
    <w:rsid w:val="006963CD"/>
    <w:rsid w:val="006A548C"/>
    <w:rsid w:val="006A6365"/>
    <w:rsid w:val="006B415C"/>
    <w:rsid w:val="006B59C3"/>
    <w:rsid w:val="006B60CD"/>
    <w:rsid w:val="006B735E"/>
    <w:rsid w:val="006C0AE5"/>
    <w:rsid w:val="006C1172"/>
    <w:rsid w:val="006C40B3"/>
    <w:rsid w:val="006D1225"/>
    <w:rsid w:val="006D233D"/>
    <w:rsid w:val="006D2B79"/>
    <w:rsid w:val="006D2ECE"/>
    <w:rsid w:val="006E02E2"/>
    <w:rsid w:val="006E0B60"/>
    <w:rsid w:val="006E170C"/>
    <w:rsid w:val="006E262F"/>
    <w:rsid w:val="006E2D11"/>
    <w:rsid w:val="006E5250"/>
    <w:rsid w:val="006E72BF"/>
    <w:rsid w:val="006E74F1"/>
    <w:rsid w:val="006E7BC8"/>
    <w:rsid w:val="006F0BFC"/>
    <w:rsid w:val="006F28DF"/>
    <w:rsid w:val="006F2A56"/>
    <w:rsid w:val="006F2FE2"/>
    <w:rsid w:val="006F36EF"/>
    <w:rsid w:val="006F3CBD"/>
    <w:rsid w:val="006F4DCF"/>
    <w:rsid w:val="006F59DE"/>
    <w:rsid w:val="006F5EB5"/>
    <w:rsid w:val="006F68FB"/>
    <w:rsid w:val="00700F18"/>
    <w:rsid w:val="00701C43"/>
    <w:rsid w:val="007045AA"/>
    <w:rsid w:val="00706498"/>
    <w:rsid w:val="00712E45"/>
    <w:rsid w:val="00715C0A"/>
    <w:rsid w:val="00715C20"/>
    <w:rsid w:val="00716D9C"/>
    <w:rsid w:val="00721223"/>
    <w:rsid w:val="00721744"/>
    <w:rsid w:val="00722989"/>
    <w:rsid w:val="00724ECB"/>
    <w:rsid w:val="0073035F"/>
    <w:rsid w:val="00731D7C"/>
    <w:rsid w:val="00734FCE"/>
    <w:rsid w:val="00745D61"/>
    <w:rsid w:val="007471FE"/>
    <w:rsid w:val="00753400"/>
    <w:rsid w:val="00754919"/>
    <w:rsid w:val="00755304"/>
    <w:rsid w:val="00756050"/>
    <w:rsid w:val="00757878"/>
    <w:rsid w:val="00757CEF"/>
    <w:rsid w:val="0076114C"/>
    <w:rsid w:val="00762863"/>
    <w:rsid w:val="00762BFF"/>
    <w:rsid w:val="00762ED8"/>
    <w:rsid w:val="007634DF"/>
    <w:rsid w:val="00764C68"/>
    <w:rsid w:val="00766F44"/>
    <w:rsid w:val="00767C71"/>
    <w:rsid w:val="00772CE6"/>
    <w:rsid w:val="00773AA9"/>
    <w:rsid w:val="00776EDE"/>
    <w:rsid w:val="00780087"/>
    <w:rsid w:val="00783256"/>
    <w:rsid w:val="00785A29"/>
    <w:rsid w:val="007903F4"/>
    <w:rsid w:val="0079085A"/>
    <w:rsid w:val="00792629"/>
    <w:rsid w:val="007A1E5F"/>
    <w:rsid w:val="007A43E8"/>
    <w:rsid w:val="007A7E8D"/>
    <w:rsid w:val="007B00F7"/>
    <w:rsid w:val="007B4E45"/>
    <w:rsid w:val="007B5656"/>
    <w:rsid w:val="007B74C6"/>
    <w:rsid w:val="007B7643"/>
    <w:rsid w:val="007B7FD2"/>
    <w:rsid w:val="007C4F51"/>
    <w:rsid w:val="007C5657"/>
    <w:rsid w:val="007C61E6"/>
    <w:rsid w:val="007D077B"/>
    <w:rsid w:val="007D1329"/>
    <w:rsid w:val="007D2DEA"/>
    <w:rsid w:val="007D538C"/>
    <w:rsid w:val="007D5A3E"/>
    <w:rsid w:val="007D6289"/>
    <w:rsid w:val="007E1338"/>
    <w:rsid w:val="007E15F5"/>
    <w:rsid w:val="007E4CF8"/>
    <w:rsid w:val="007E5CF1"/>
    <w:rsid w:val="007E7648"/>
    <w:rsid w:val="007F0430"/>
    <w:rsid w:val="007F3EB6"/>
    <w:rsid w:val="007F537D"/>
    <w:rsid w:val="007F792E"/>
    <w:rsid w:val="007F79CC"/>
    <w:rsid w:val="008019EA"/>
    <w:rsid w:val="00805A07"/>
    <w:rsid w:val="008065B3"/>
    <w:rsid w:val="00807B6B"/>
    <w:rsid w:val="00810E56"/>
    <w:rsid w:val="00811260"/>
    <w:rsid w:val="00815FF4"/>
    <w:rsid w:val="00816D4E"/>
    <w:rsid w:val="0082063F"/>
    <w:rsid w:val="008213A2"/>
    <w:rsid w:val="0082619C"/>
    <w:rsid w:val="00826E58"/>
    <w:rsid w:val="00827F25"/>
    <w:rsid w:val="00831361"/>
    <w:rsid w:val="00834047"/>
    <w:rsid w:val="008346DA"/>
    <w:rsid w:val="00844C64"/>
    <w:rsid w:val="008457E8"/>
    <w:rsid w:val="0085220E"/>
    <w:rsid w:val="00854084"/>
    <w:rsid w:val="008627EB"/>
    <w:rsid w:val="0086308F"/>
    <w:rsid w:val="008639B4"/>
    <w:rsid w:val="00866979"/>
    <w:rsid w:val="00873722"/>
    <w:rsid w:val="008A3A3B"/>
    <w:rsid w:val="008A3F96"/>
    <w:rsid w:val="008A3FEC"/>
    <w:rsid w:val="008A518F"/>
    <w:rsid w:val="008A6198"/>
    <w:rsid w:val="008B08F1"/>
    <w:rsid w:val="008B163D"/>
    <w:rsid w:val="008B24B7"/>
    <w:rsid w:val="008B2FB1"/>
    <w:rsid w:val="008B3A3E"/>
    <w:rsid w:val="008B3F17"/>
    <w:rsid w:val="008B486D"/>
    <w:rsid w:val="008C3011"/>
    <w:rsid w:val="008C3561"/>
    <w:rsid w:val="008C579C"/>
    <w:rsid w:val="008C6ACB"/>
    <w:rsid w:val="008D0469"/>
    <w:rsid w:val="008D2E2A"/>
    <w:rsid w:val="008D48A2"/>
    <w:rsid w:val="008D6943"/>
    <w:rsid w:val="008D69E2"/>
    <w:rsid w:val="008D73F2"/>
    <w:rsid w:val="008E125E"/>
    <w:rsid w:val="008E25A3"/>
    <w:rsid w:val="008E3EBD"/>
    <w:rsid w:val="008E4286"/>
    <w:rsid w:val="008F0E53"/>
    <w:rsid w:val="008F1B93"/>
    <w:rsid w:val="008F3775"/>
    <w:rsid w:val="008F3D94"/>
    <w:rsid w:val="009012A6"/>
    <w:rsid w:val="00901F93"/>
    <w:rsid w:val="00906AD6"/>
    <w:rsid w:val="00907FDB"/>
    <w:rsid w:val="00911C86"/>
    <w:rsid w:val="0091220F"/>
    <w:rsid w:val="00914F48"/>
    <w:rsid w:val="00916042"/>
    <w:rsid w:val="00920F5B"/>
    <w:rsid w:val="00922C75"/>
    <w:rsid w:val="0092669C"/>
    <w:rsid w:val="00932961"/>
    <w:rsid w:val="00932AD2"/>
    <w:rsid w:val="00934060"/>
    <w:rsid w:val="00934EE2"/>
    <w:rsid w:val="009357B7"/>
    <w:rsid w:val="0093636E"/>
    <w:rsid w:val="00940E3F"/>
    <w:rsid w:val="00944DCA"/>
    <w:rsid w:val="00946880"/>
    <w:rsid w:val="009479B2"/>
    <w:rsid w:val="00950782"/>
    <w:rsid w:val="00952537"/>
    <w:rsid w:val="00953DFB"/>
    <w:rsid w:val="00954525"/>
    <w:rsid w:val="00957B14"/>
    <w:rsid w:val="00957F3E"/>
    <w:rsid w:val="0096017E"/>
    <w:rsid w:val="00960A9B"/>
    <w:rsid w:val="00961995"/>
    <w:rsid w:val="00963EBF"/>
    <w:rsid w:val="0096457E"/>
    <w:rsid w:val="0096725B"/>
    <w:rsid w:val="00967335"/>
    <w:rsid w:val="00970BC8"/>
    <w:rsid w:val="00973A1C"/>
    <w:rsid w:val="00980191"/>
    <w:rsid w:val="00983D77"/>
    <w:rsid w:val="00984234"/>
    <w:rsid w:val="00987755"/>
    <w:rsid w:val="00990074"/>
    <w:rsid w:val="009902DE"/>
    <w:rsid w:val="00990B15"/>
    <w:rsid w:val="0099476A"/>
    <w:rsid w:val="009960E7"/>
    <w:rsid w:val="00996C30"/>
    <w:rsid w:val="00997146"/>
    <w:rsid w:val="0099754E"/>
    <w:rsid w:val="00997BF3"/>
    <w:rsid w:val="009A0092"/>
    <w:rsid w:val="009A11FB"/>
    <w:rsid w:val="009A1E1E"/>
    <w:rsid w:val="009A2A8A"/>
    <w:rsid w:val="009A3521"/>
    <w:rsid w:val="009A4708"/>
    <w:rsid w:val="009A6FFB"/>
    <w:rsid w:val="009A7B6F"/>
    <w:rsid w:val="009B0C25"/>
    <w:rsid w:val="009B2A4A"/>
    <w:rsid w:val="009B2CB0"/>
    <w:rsid w:val="009B4E4D"/>
    <w:rsid w:val="009B5900"/>
    <w:rsid w:val="009B5EF5"/>
    <w:rsid w:val="009B6360"/>
    <w:rsid w:val="009C646E"/>
    <w:rsid w:val="009C6F31"/>
    <w:rsid w:val="009C767E"/>
    <w:rsid w:val="009D523B"/>
    <w:rsid w:val="009D79BB"/>
    <w:rsid w:val="009E34EF"/>
    <w:rsid w:val="009E3D4B"/>
    <w:rsid w:val="009E4AE1"/>
    <w:rsid w:val="009E50E3"/>
    <w:rsid w:val="009E54EF"/>
    <w:rsid w:val="009E5806"/>
    <w:rsid w:val="009E6620"/>
    <w:rsid w:val="009E7946"/>
    <w:rsid w:val="009F2092"/>
    <w:rsid w:val="00A00F8F"/>
    <w:rsid w:val="00A02180"/>
    <w:rsid w:val="00A06E78"/>
    <w:rsid w:val="00A07B2C"/>
    <w:rsid w:val="00A07D6A"/>
    <w:rsid w:val="00A12D35"/>
    <w:rsid w:val="00A149E9"/>
    <w:rsid w:val="00A14DC2"/>
    <w:rsid w:val="00A15AAE"/>
    <w:rsid w:val="00A208A7"/>
    <w:rsid w:val="00A220C5"/>
    <w:rsid w:val="00A22436"/>
    <w:rsid w:val="00A22FC7"/>
    <w:rsid w:val="00A23085"/>
    <w:rsid w:val="00A2763A"/>
    <w:rsid w:val="00A301CB"/>
    <w:rsid w:val="00A30380"/>
    <w:rsid w:val="00A30ADA"/>
    <w:rsid w:val="00A31D8B"/>
    <w:rsid w:val="00A334D9"/>
    <w:rsid w:val="00A33ADA"/>
    <w:rsid w:val="00A3493B"/>
    <w:rsid w:val="00A41327"/>
    <w:rsid w:val="00A41443"/>
    <w:rsid w:val="00A4218B"/>
    <w:rsid w:val="00A456BA"/>
    <w:rsid w:val="00A500FB"/>
    <w:rsid w:val="00A5326B"/>
    <w:rsid w:val="00A548EA"/>
    <w:rsid w:val="00A54E56"/>
    <w:rsid w:val="00A55DE5"/>
    <w:rsid w:val="00A62889"/>
    <w:rsid w:val="00A637EC"/>
    <w:rsid w:val="00A65F43"/>
    <w:rsid w:val="00A71B68"/>
    <w:rsid w:val="00A71F34"/>
    <w:rsid w:val="00A73B6F"/>
    <w:rsid w:val="00A7531B"/>
    <w:rsid w:val="00A7753B"/>
    <w:rsid w:val="00A776DA"/>
    <w:rsid w:val="00A80620"/>
    <w:rsid w:val="00A84E7C"/>
    <w:rsid w:val="00A85B85"/>
    <w:rsid w:val="00A86CB3"/>
    <w:rsid w:val="00A87F99"/>
    <w:rsid w:val="00A92500"/>
    <w:rsid w:val="00A927FF"/>
    <w:rsid w:val="00A92DC6"/>
    <w:rsid w:val="00AA142D"/>
    <w:rsid w:val="00AA2DF9"/>
    <w:rsid w:val="00AA56EF"/>
    <w:rsid w:val="00AA6E30"/>
    <w:rsid w:val="00AB1CFC"/>
    <w:rsid w:val="00AB33B9"/>
    <w:rsid w:val="00AB3BFB"/>
    <w:rsid w:val="00AB54A2"/>
    <w:rsid w:val="00AB79FC"/>
    <w:rsid w:val="00AB7DF8"/>
    <w:rsid w:val="00AC36D8"/>
    <w:rsid w:val="00AC589B"/>
    <w:rsid w:val="00AD14F0"/>
    <w:rsid w:val="00AD36B8"/>
    <w:rsid w:val="00AD49F7"/>
    <w:rsid w:val="00AD5C0A"/>
    <w:rsid w:val="00AD7166"/>
    <w:rsid w:val="00AE115D"/>
    <w:rsid w:val="00AE6641"/>
    <w:rsid w:val="00AE7B89"/>
    <w:rsid w:val="00AF1252"/>
    <w:rsid w:val="00AF27F0"/>
    <w:rsid w:val="00AF4D6E"/>
    <w:rsid w:val="00B006B6"/>
    <w:rsid w:val="00B0157A"/>
    <w:rsid w:val="00B0237B"/>
    <w:rsid w:val="00B0391F"/>
    <w:rsid w:val="00B05112"/>
    <w:rsid w:val="00B05CF4"/>
    <w:rsid w:val="00B074E3"/>
    <w:rsid w:val="00B1445E"/>
    <w:rsid w:val="00B208CB"/>
    <w:rsid w:val="00B22C51"/>
    <w:rsid w:val="00B232EB"/>
    <w:rsid w:val="00B24424"/>
    <w:rsid w:val="00B24D5C"/>
    <w:rsid w:val="00B26863"/>
    <w:rsid w:val="00B27A0A"/>
    <w:rsid w:val="00B331D6"/>
    <w:rsid w:val="00B35C21"/>
    <w:rsid w:val="00B36084"/>
    <w:rsid w:val="00B37256"/>
    <w:rsid w:val="00B37F69"/>
    <w:rsid w:val="00B40ED1"/>
    <w:rsid w:val="00B40F34"/>
    <w:rsid w:val="00B42B2D"/>
    <w:rsid w:val="00B44C31"/>
    <w:rsid w:val="00B44C68"/>
    <w:rsid w:val="00B44CBC"/>
    <w:rsid w:val="00B44F69"/>
    <w:rsid w:val="00B467A5"/>
    <w:rsid w:val="00B50623"/>
    <w:rsid w:val="00B5317E"/>
    <w:rsid w:val="00B53A93"/>
    <w:rsid w:val="00B54B97"/>
    <w:rsid w:val="00B56082"/>
    <w:rsid w:val="00B62953"/>
    <w:rsid w:val="00B62DCD"/>
    <w:rsid w:val="00B670C9"/>
    <w:rsid w:val="00B67489"/>
    <w:rsid w:val="00B70308"/>
    <w:rsid w:val="00B70BE0"/>
    <w:rsid w:val="00B7261A"/>
    <w:rsid w:val="00B746D7"/>
    <w:rsid w:val="00B757FE"/>
    <w:rsid w:val="00B822F2"/>
    <w:rsid w:val="00B83077"/>
    <w:rsid w:val="00B84D97"/>
    <w:rsid w:val="00B85011"/>
    <w:rsid w:val="00B85D22"/>
    <w:rsid w:val="00B878B1"/>
    <w:rsid w:val="00B90BF1"/>
    <w:rsid w:val="00B92E3E"/>
    <w:rsid w:val="00B9326B"/>
    <w:rsid w:val="00B95DC0"/>
    <w:rsid w:val="00BA0617"/>
    <w:rsid w:val="00BA07E2"/>
    <w:rsid w:val="00BA182A"/>
    <w:rsid w:val="00BA442F"/>
    <w:rsid w:val="00BA5575"/>
    <w:rsid w:val="00BA5DF0"/>
    <w:rsid w:val="00BA7F97"/>
    <w:rsid w:val="00BB3E4F"/>
    <w:rsid w:val="00BB6A9F"/>
    <w:rsid w:val="00BC2DC7"/>
    <w:rsid w:val="00BC4CD8"/>
    <w:rsid w:val="00BC59BC"/>
    <w:rsid w:val="00BC7208"/>
    <w:rsid w:val="00BD1B99"/>
    <w:rsid w:val="00BD2352"/>
    <w:rsid w:val="00BD40DB"/>
    <w:rsid w:val="00BD76AD"/>
    <w:rsid w:val="00BE06C3"/>
    <w:rsid w:val="00BE39C8"/>
    <w:rsid w:val="00BE65AE"/>
    <w:rsid w:val="00BE74F1"/>
    <w:rsid w:val="00BF1BE1"/>
    <w:rsid w:val="00BF6F3D"/>
    <w:rsid w:val="00C02DBA"/>
    <w:rsid w:val="00C031D6"/>
    <w:rsid w:val="00C03A4D"/>
    <w:rsid w:val="00C04EC2"/>
    <w:rsid w:val="00C04F18"/>
    <w:rsid w:val="00C07D7D"/>
    <w:rsid w:val="00C118F7"/>
    <w:rsid w:val="00C11A12"/>
    <w:rsid w:val="00C131E6"/>
    <w:rsid w:val="00C15343"/>
    <w:rsid w:val="00C16358"/>
    <w:rsid w:val="00C16639"/>
    <w:rsid w:val="00C22357"/>
    <w:rsid w:val="00C22664"/>
    <w:rsid w:val="00C2405C"/>
    <w:rsid w:val="00C3043F"/>
    <w:rsid w:val="00C3178B"/>
    <w:rsid w:val="00C43311"/>
    <w:rsid w:val="00C4425E"/>
    <w:rsid w:val="00C44324"/>
    <w:rsid w:val="00C46AFF"/>
    <w:rsid w:val="00C530D9"/>
    <w:rsid w:val="00C66D87"/>
    <w:rsid w:val="00C6BA6C"/>
    <w:rsid w:val="00C70118"/>
    <w:rsid w:val="00C702B6"/>
    <w:rsid w:val="00C81BF6"/>
    <w:rsid w:val="00C841FD"/>
    <w:rsid w:val="00C85A8A"/>
    <w:rsid w:val="00C90ABD"/>
    <w:rsid w:val="00C91382"/>
    <w:rsid w:val="00CA420C"/>
    <w:rsid w:val="00CA481B"/>
    <w:rsid w:val="00CA6218"/>
    <w:rsid w:val="00CB0715"/>
    <w:rsid w:val="00CB1885"/>
    <w:rsid w:val="00CB1A12"/>
    <w:rsid w:val="00CB280F"/>
    <w:rsid w:val="00CB6561"/>
    <w:rsid w:val="00CB75AF"/>
    <w:rsid w:val="00CB77D0"/>
    <w:rsid w:val="00CB78F9"/>
    <w:rsid w:val="00CC21ED"/>
    <w:rsid w:val="00CC38DA"/>
    <w:rsid w:val="00CC49A6"/>
    <w:rsid w:val="00CC511C"/>
    <w:rsid w:val="00CC5798"/>
    <w:rsid w:val="00CD13BD"/>
    <w:rsid w:val="00CD2482"/>
    <w:rsid w:val="00CD2C08"/>
    <w:rsid w:val="00CD5609"/>
    <w:rsid w:val="00CD752C"/>
    <w:rsid w:val="00CD7764"/>
    <w:rsid w:val="00CE129F"/>
    <w:rsid w:val="00CE47D8"/>
    <w:rsid w:val="00CE52CB"/>
    <w:rsid w:val="00CE57E3"/>
    <w:rsid w:val="00CF102B"/>
    <w:rsid w:val="00CF2E4B"/>
    <w:rsid w:val="00CF3343"/>
    <w:rsid w:val="00CF3802"/>
    <w:rsid w:val="00CF428B"/>
    <w:rsid w:val="00CF4C7B"/>
    <w:rsid w:val="00CF50EB"/>
    <w:rsid w:val="00CF74BE"/>
    <w:rsid w:val="00D028C8"/>
    <w:rsid w:val="00D03FFD"/>
    <w:rsid w:val="00D05404"/>
    <w:rsid w:val="00D06F4D"/>
    <w:rsid w:val="00D10F3F"/>
    <w:rsid w:val="00D13272"/>
    <w:rsid w:val="00D1332C"/>
    <w:rsid w:val="00D14095"/>
    <w:rsid w:val="00D178BF"/>
    <w:rsid w:val="00D20066"/>
    <w:rsid w:val="00D22C1A"/>
    <w:rsid w:val="00D257A3"/>
    <w:rsid w:val="00D30171"/>
    <w:rsid w:val="00D302AA"/>
    <w:rsid w:val="00D31C9A"/>
    <w:rsid w:val="00D32958"/>
    <w:rsid w:val="00D32BB6"/>
    <w:rsid w:val="00D34051"/>
    <w:rsid w:val="00D3513A"/>
    <w:rsid w:val="00D40B21"/>
    <w:rsid w:val="00D420BF"/>
    <w:rsid w:val="00D43C8E"/>
    <w:rsid w:val="00D4693B"/>
    <w:rsid w:val="00D565E4"/>
    <w:rsid w:val="00D56765"/>
    <w:rsid w:val="00D56CF0"/>
    <w:rsid w:val="00D57A64"/>
    <w:rsid w:val="00D638AA"/>
    <w:rsid w:val="00D65A71"/>
    <w:rsid w:val="00D65D43"/>
    <w:rsid w:val="00D67A00"/>
    <w:rsid w:val="00D7033F"/>
    <w:rsid w:val="00D70DED"/>
    <w:rsid w:val="00D70F24"/>
    <w:rsid w:val="00D71278"/>
    <w:rsid w:val="00D725E7"/>
    <w:rsid w:val="00D72B1A"/>
    <w:rsid w:val="00D73592"/>
    <w:rsid w:val="00D74E37"/>
    <w:rsid w:val="00D75331"/>
    <w:rsid w:val="00D76BF4"/>
    <w:rsid w:val="00D77017"/>
    <w:rsid w:val="00D77651"/>
    <w:rsid w:val="00D82031"/>
    <w:rsid w:val="00D857C5"/>
    <w:rsid w:val="00D87757"/>
    <w:rsid w:val="00D94E53"/>
    <w:rsid w:val="00D96BA7"/>
    <w:rsid w:val="00D97CAA"/>
    <w:rsid w:val="00DA2BC0"/>
    <w:rsid w:val="00DA3591"/>
    <w:rsid w:val="00DA5FAF"/>
    <w:rsid w:val="00DA7462"/>
    <w:rsid w:val="00DB0B66"/>
    <w:rsid w:val="00DB0B75"/>
    <w:rsid w:val="00DB154F"/>
    <w:rsid w:val="00DB25FE"/>
    <w:rsid w:val="00DB26DF"/>
    <w:rsid w:val="00DB2729"/>
    <w:rsid w:val="00DB3957"/>
    <w:rsid w:val="00DB58DA"/>
    <w:rsid w:val="00DB5C6F"/>
    <w:rsid w:val="00DB72E5"/>
    <w:rsid w:val="00DB7FCA"/>
    <w:rsid w:val="00DC04BD"/>
    <w:rsid w:val="00DC7977"/>
    <w:rsid w:val="00DD401E"/>
    <w:rsid w:val="00DD4633"/>
    <w:rsid w:val="00DD6D5D"/>
    <w:rsid w:val="00DE0DA5"/>
    <w:rsid w:val="00DE1ADD"/>
    <w:rsid w:val="00DE3059"/>
    <w:rsid w:val="00DE4F52"/>
    <w:rsid w:val="00DE534E"/>
    <w:rsid w:val="00DF147A"/>
    <w:rsid w:val="00DF1765"/>
    <w:rsid w:val="00DF4997"/>
    <w:rsid w:val="00DF65B6"/>
    <w:rsid w:val="00E0139A"/>
    <w:rsid w:val="00E01D34"/>
    <w:rsid w:val="00E02CC5"/>
    <w:rsid w:val="00E076BC"/>
    <w:rsid w:val="00E10364"/>
    <w:rsid w:val="00E1492F"/>
    <w:rsid w:val="00E14A71"/>
    <w:rsid w:val="00E17116"/>
    <w:rsid w:val="00E17660"/>
    <w:rsid w:val="00E24150"/>
    <w:rsid w:val="00E247CB"/>
    <w:rsid w:val="00E24E64"/>
    <w:rsid w:val="00E264A9"/>
    <w:rsid w:val="00E27633"/>
    <w:rsid w:val="00E27FFC"/>
    <w:rsid w:val="00E33C8B"/>
    <w:rsid w:val="00E35CD8"/>
    <w:rsid w:val="00E422BF"/>
    <w:rsid w:val="00E42840"/>
    <w:rsid w:val="00E42B88"/>
    <w:rsid w:val="00E436CA"/>
    <w:rsid w:val="00E4421F"/>
    <w:rsid w:val="00E449AA"/>
    <w:rsid w:val="00E45707"/>
    <w:rsid w:val="00E45D1D"/>
    <w:rsid w:val="00E517A0"/>
    <w:rsid w:val="00E55868"/>
    <w:rsid w:val="00E563F0"/>
    <w:rsid w:val="00E564F3"/>
    <w:rsid w:val="00E56FC6"/>
    <w:rsid w:val="00E57779"/>
    <w:rsid w:val="00E60667"/>
    <w:rsid w:val="00E62856"/>
    <w:rsid w:val="00E643B6"/>
    <w:rsid w:val="00E66C33"/>
    <w:rsid w:val="00E70753"/>
    <w:rsid w:val="00E75EA0"/>
    <w:rsid w:val="00E77153"/>
    <w:rsid w:val="00E77E2B"/>
    <w:rsid w:val="00E823E7"/>
    <w:rsid w:val="00E824B5"/>
    <w:rsid w:val="00E844EF"/>
    <w:rsid w:val="00E848DC"/>
    <w:rsid w:val="00E85B35"/>
    <w:rsid w:val="00E85C25"/>
    <w:rsid w:val="00E86895"/>
    <w:rsid w:val="00E90126"/>
    <w:rsid w:val="00E903AE"/>
    <w:rsid w:val="00E92DC3"/>
    <w:rsid w:val="00E944A3"/>
    <w:rsid w:val="00E94F86"/>
    <w:rsid w:val="00E95D39"/>
    <w:rsid w:val="00E976C2"/>
    <w:rsid w:val="00EA03BD"/>
    <w:rsid w:val="00EA04CE"/>
    <w:rsid w:val="00EA1B47"/>
    <w:rsid w:val="00EA1C13"/>
    <w:rsid w:val="00EA1DB8"/>
    <w:rsid w:val="00EA5FA9"/>
    <w:rsid w:val="00EB0516"/>
    <w:rsid w:val="00EB366D"/>
    <w:rsid w:val="00EB583D"/>
    <w:rsid w:val="00EB7EBB"/>
    <w:rsid w:val="00EC0DC9"/>
    <w:rsid w:val="00EC0F2C"/>
    <w:rsid w:val="00EC150A"/>
    <w:rsid w:val="00EC1E0F"/>
    <w:rsid w:val="00EC267F"/>
    <w:rsid w:val="00EC46EF"/>
    <w:rsid w:val="00EC6260"/>
    <w:rsid w:val="00ED17D2"/>
    <w:rsid w:val="00ED24C4"/>
    <w:rsid w:val="00ED632A"/>
    <w:rsid w:val="00ED6D6D"/>
    <w:rsid w:val="00EE04F6"/>
    <w:rsid w:val="00EE076D"/>
    <w:rsid w:val="00EE2C17"/>
    <w:rsid w:val="00EE31D5"/>
    <w:rsid w:val="00EE3BC3"/>
    <w:rsid w:val="00EF1FEB"/>
    <w:rsid w:val="00EF23DC"/>
    <w:rsid w:val="00EF2656"/>
    <w:rsid w:val="00EF2903"/>
    <w:rsid w:val="00EF77D7"/>
    <w:rsid w:val="00EF7AA9"/>
    <w:rsid w:val="00EF7D85"/>
    <w:rsid w:val="00F01DA9"/>
    <w:rsid w:val="00F02726"/>
    <w:rsid w:val="00F04655"/>
    <w:rsid w:val="00F07A10"/>
    <w:rsid w:val="00F10DD3"/>
    <w:rsid w:val="00F1155B"/>
    <w:rsid w:val="00F12B62"/>
    <w:rsid w:val="00F20057"/>
    <w:rsid w:val="00F2166A"/>
    <w:rsid w:val="00F2167E"/>
    <w:rsid w:val="00F21DD8"/>
    <w:rsid w:val="00F22979"/>
    <w:rsid w:val="00F23E82"/>
    <w:rsid w:val="00F240A9"/>
    <w:rsid w:val="00F25F5D"/>
    <w:rsid w:val="00F26108"/>
    <w:rsid w:val="00F27BEF"/>
    <w:rsid w:val="00F3075D"/>
    <w:rsid w:val="00F336F3"/>
    <w:rsid w:val="00F41C83"/>
    <w:rsid w:val="00F41DB7"/>
    <w:rsid w:val="00F42CF0"/>
    <w:rsid w:val="00F42D50"/>
    <w:rsid w:val="00F45520"/>
    <w:rsid w:val="00F459F9"/>
    <w:rsid w:val="00F4793A"/>
    <w:rsid w:val="00F518B5"/>
    <w:rsid w:val="00F537E0"/>
    <w:rsid w:val="00F53EE6"/>
    <w:rsid w:val="00F5578F"/>
    <w:rsid w:val="00F56AFD"/>
    <w:rsid w:val="00F576B5"/>
    <w:rsid w:val="00F602B3"/>
    <w:rsid w:val="00F63153"/>
    <w:rsid w:val="00F65CB4"/>
    <w:rsid w:val="00F71565"/>
    <w:rsid w:val="00F74957"/>
    <w:rsid w:val="00F80F8E"/>
    <w:rsid w:val="00F82708"/>
    <w:rsid w:val="00F83C41"/>
    <w:rsid w:val="00F85C67"/>
    <w:rsid w:val="00F8791F"/>
    <w:rsid w:val="00F90E4E"/>
    <w:rsid w:val="00F91393"/>
    <w:rsid w:val="00F9287A"/>
    <w:rsid w:val="00F97C3E"/>
    <w:rsid w:val="00F97FB6"/>
    <w:rsid w:val="00FA2AD1"/>
    <w:rsid w:val="00FA3201"/>
    <w:rsid w:val="00FA5731"/>
    <w:rsid w:val="00FA794D"/>
    <w:rsid w:val="00FB00BF"/>
    <w:rsid w:val="00FB1F4E"/>
    <w:rsid w:val="00FC0159"/>
    <w:rsid w:val="00FC033E"/>
    <w:rsid w:val="00FC4F2B"/>
    <w:rsid w:val="00FC6C8B"/>
    <w:rsid w:val="00FC6E17"/>
    <w:rsid w:val="00FC6EDE"/>
    <w:rsid w:val="00FC74F3"/>
    <w:rsid w:val="00FC776E"/>
    <w:rsid w:val="00FD0718"/>
    <w:rsid w:val="00FD1DEA"/>
    <w:rsid w:val="00FD34E2"/>
    <w:rsid w:val="00FD3744"/>
    <w:rsid w:val="00FD3E09"/>
    <w:rsid w:val="00FD4C61"/>
    <w:rsid w:val="00FD59AA"/>
    <w:rsid w:val="00FD65F5"/>
    <w:rsid w:val="00FD6EAA"/>
    <w:rsid w:val="00FD6FC1"/>
    <w:rsid w:val="00FE7BF6"/>
    <w:rsid w:val="00FF1461"/>
    <w:rsid w:val="00FF48A6"/>
    <w:rsid w:val="00FF658D"/>
    <w:rsid w:val="010362ED"/>
    <w:rsid w:val="011378AF"/>
    <w:rsid w:val="01162324"/>
    <w:rsid w:val="015DEFD8"/>
    <w:rsid w:val="0219F5E1"/>
    <w:rsid w:val="0222A0E0"/>
    <w:rsid w:val="02C98030"/>
    <w:rsid w:val="02E02261"/>
    <w:rsid w:val="0327236F"/>
    <w:rsid w:val="033783B6"/>
    <w:rsid w:val="03482F03"/>
    <w:rsid w:val="03489988"/>
    <w:rsid w:val="03B42963"/>
    <w:rsid w:val="03BA2226"/>
    <w:rsid w:val="0422B961"/>
    <w:rsid w:val="047BDBB5"/>
    <w:rsid w:val="04BC3820"/>
    <w:rsid w:val="04EC1B18"/>
    <w:rsid w:val="05595E58"/>
    <w:rsid w:val="068DDAD0"/>
    <w:rsid w:val="06D82DBB"/>
    <w:rsid w:val="077336E4"/>
    <w:rsid w:val="08365F45"/>
    <w:rsid w:val="085828C0"/>
    <w:rsid w:val="086A5F48"/>
    <w:rsid w:val="08897903"/>
    <w:rsid w:val="08AE4B76"/>
    <w:rsid w:val="08C1B3F1"/>
    <w:rsid w:val="09720F42"/>
    <w:rsid w:val="0A40AD3C"/>
    <w:rsid w:val="0A869563"/>
    <w:rsid w:val="0AF88E73"/>
    <w:rsid w:val="0B36419C"/>
    <w:rsid w:val="0B6B0A8C"/>
    <w:rsid w:val="0C67795C"/>
    <w:rsid w:val="0CE47207"/>
    <w:rsid w:val="0D3FEAC2"/>
    <w:rsid w:val="0DBB83FB"/>
    <w:rsid w:val="0E071595"/>
    <w:rsid w:val="0E3291F6"/>
    <w:rsid w:val="0E93B5B0"/>
    <w:rsid w:val="0E9F0CE5"/>
    <w:rsid w:val="0F3AAEB5"/>
    <w:rsid w:val="10C6AA92"/>
    <w:rsid w:val="10D16DE1"/>
    <w:rsid w:val="10D20C7B"/>
    <w:rsid w:val="118B81E3"/>
    <w:rsid w:val="11984188"/>
    <w:rsid w:val="11CDAF0D"/>
    <w:rsid w:val="1283FC85"/>
    <w:rsid w:val="12C41749"/>
    <w:rsid w:val="131D00FB"/>
    <w:rsid w:val="136EC7B6"/>
    <w:rsid w:val="1398AC2A"/>
    <w:rsid w:val="13ADFE11"/>
    <w:rsid w:val="1457B491"/>
    <w:rsid w:val="14CB2EB6"/>
    <w:rsid w:val="14F0CDD3"/>
    <w:rsid w:val="14F963E0"/>
    <w:rsid w:val="150B929A"/>
    <w:rsid w:val="15563CAC"/>
    <w:rsid w:val="15807A4A"/>
    <w:rsid w:val="15D0F905"/>
    <w:rsid w:val="167E4F09"/>
    <w:rsid w:val="16C48716"/>
    <w:rsid w:val="16D9BB22"/>
    <w:rsid w:val="16E53F04"/>
    <w:rsid w:val="16FA24EF"/>
    <w:rsid w:val="171328A6"/>
    <w:rsid w:val="17A6321A"/>
    <w:rsid w:val="17C65FA2"/>
    <w:rsid w:val="1814857B"/>
    <w:rsid w:val="181E06C4"/>
    <w:rsid w:val="18DF2162"/>
    <w:rsid w:val="18F12A14"/>
    <w:rsid w:val="18F57641"/>
    <w:rsid w:val="197A4C68"/>
    <w:rsid w:val="19ADF162"/>
    <w:rsid w:val="1A39FA65"/>
    <w:rsid w:val="1A683D32"/>
    <w:rsid w:val="1A69A9C6"/>
    <w:rsid w:val="1AF908C7"/>
    <w:rsid w:val="1B036286"/>
    <w:rsid w:val="1B33B6E1"/>
    <w:rsid w:val="1BC5A86B"/>
    <w:rsid w:val="1BCF80E7"/>
    <w:rsid w:val="1C0A98E7"/>
    <w:rsid w:val="1C350191"/>
    <w:rsid w:val="1C39B96B"/>
    <w:rsid w:val="1C5A484A"/>
    <w:rsid w:val="1CFD4083"/>
    <w:rsid w:val="1D33C03A"/>
    <w:rsid w:val="1E479660"/>
    <w:rsid w:val="1E514F9B"/>
    <w:rsid w:val="1E9DCF10"/>
    <w:rsid w:val="1F1C603B"/>
    <w:rsid w:val="1FE8C361"/>
    <w:rsid w:val="20223AEC"/>
    <w:rsid w:val="20707C49"/>
    <w:rsid w:val="207D2A4C"/>
    <w:rsid w:val="20B2B6AD"/>
    <w:rsid w:val="20D77FEF"/>
    <w:rsid w:val="20F1E0D6"/>
    <w:rsid w:val="213A3417"/>
    <w:rsid w:val="217C94FE"/>
    <w:rsid w:val="21E5CDE8"/>
    <w:rsid w:val="22269BE3"/>
    <w:rsid w:val="22C389FE"/>
    <w:rsid w:val="238992E9"/>
    <w:rsid w:val="23C5E179"/>
    <w:rsid w:val="23C7C079"/>
    <w:rsid w:val="23E0A697"/>
    <w:rsid w:val="240DE603"/>
    <w:rsid w:val="245597C2"/>
    <w:rsid w:val="246EDB30"/>
    <w:rsid w:val="24AD999A"/>
    <w:rsid w:val="24C44450"/>
    <w:rsid w:val="253F4E3D"/>
    <w:rsid w:val="25CEBDC0"/>
    <w:rsid w:val="263587A9"/>
    <w:rsid w:val="26F1A0C9"/>
    <w:rsid w:val="27AF2BFD"/>
    <w:rsid w:val="280DC609"/>
    <w:rsid w:val="28207F58"/>
    <w:rsid w:val="28620447"/>
    <w:rsid w:val="292E00F5"/>
    <w:rsid w:val="296459AA"/>
    <w:rsid w:val="2A131DEB"/>
    <w:rsid w:val="2A2B0CE5"/>
    <w:rsid w:val="2A368100"/>
    <w:rsid w:val="2AF81050"/>
    <w:rsid w:val="2B0E958C"/>
    <w:rsid w:val="2B1ABD1F"/>
    <w:rsid w:val="2B2E30AC"/>
    <w:rsid w:val="2B6BC065"/>
    <w:rsid w:val="2B6CE6C7"/>
    <w:rsid w:val="2BA96476"/>
    <w:rsid w:val="2C0177CC"/>
    <w:rsid w:val="2C102194"/>
    <w:rsid w:val="2C29051E"/>
    <w:rsid w:val="2C2E66EF"/>
    <w:rsid w:val="2C355EF2"/>
    <w:rsid w:val="2C9D99A5"/>
    <w:rsid w:val="2CD8D8FE"/>
    <w:rsid w:val="2D305CD9"/>
    <w:rsid w:val="2D34C201"/>
    <w:rsid w:val="2DB8ACAF"/>
    <w:rsid w:val="2E0564C5"/>
    <w:rsid w:val="2ED35C0D"/>
    <w:rsid w:val="2F211172"/>
    <w:rsid w:val="2F5CD24F"/>
    <w:rsid w:val="2FDD7F12"/>
    <w:rsid w:val="301EE243"/>
    <w:rsid w:val="30E7DA89"/>
    <w:rsid w:val="312EEC75"/>
    <w:rsid w:val="31A70D0D"/>
    <w:rsid w:val="31E25620"/>
    <w:rsid w:val="321E2A32"/>
    <w:rsid w:val="325149CA"/>
    <w:rsid w:val="33616C32"/>
    <w:rsid w:val="349F70E3"/>
    <w:rsid w:val="3506CE8B"/>
    <w:rsid w:val="358B1C3C"/>
    <w:rsid w:val="35CA4BDC"/>
    <w:rsid w:val="361427E8"/>
    <w:rsid w:val="361AB3E3"/>
    <w:rsid w:val="362FF248"/>
    <w:rsid w:val="365673CE"/>
    <w:rsid w:val="36A96739"/>
    <w:rsid w:val="36B564D8"/>
    <w:rsid w:val="38AF1815"/>
    <w:rsid w:val="38FDAE41"/>
    <w:rsid w:val="39F62ECA"/>
    <w:rsid w:val="3AB86F9D"/>
    <w:rsid w:val="3B16DF9C"/>
    <w:rsid w:val="3B73FACD"/>
    <w:rsid w:val="3B8951E9"/>
    <w:rsid w:val="3BFF7CF4"/>
    <w:rsid w:val="3D146B30"/>
    <w:rsid w:val="3D1B862E"/>
    <w:rsid w:val="3DCC7A9C"/>
    <w:rsid w:val="3DE5C719"/>
    <w:rsid w:val="3DF25F5E"/>
    <w:rsid w:val="3EA6E7A7"/>
    <w:rsid w:val="3F06CA34"/>
    <w:rsid w:val="3F3B7646"/>
    <w:rsid w:val="3F4C74F5"/>
    <w:rsid w:val="40225AB6"/>
    <w:rsid w:val="40A10A80"/>
    <w:rsid w:val="4255A6CF"/>
    <w:rsid w:val="42A7139C"/>
    <w:rsid w:val="42C4AB2A"/>
    <w:rsid w:val="43C21AC8"/>
    <w:rsid w:val="4466E1B5"/>
    <w:rsid w:val="44F1C8CE"/>
    <w:rsid w:val="44F45EED"/>
    <w:rsid w:val="45C78463"/>
    <w:rsid w:val="45DCEA15"/>
    <w:rsid w:val="4630CE28"/>
    <w:rsid w:val="4687D8C6"/>
    <w:rsid w:val="4760F0FC"/>
    <w:rsid w:val="47854483"/>
    <w:rsid w:val="47D5899B"/>
    <w:rsid w:val="482D9477"/>
    <w:rsid w:val="492CEB76"/>
    <w:rsid w:val="495DE7F4"/>
    <w:rsid w:val="49614A47"/>
    <w:rsid w:val="49691C1F"/>
    <w:rsid w:val="496A0E69"/>
    <w:rsid w:val="499DF7D1"/>
    <w:rsid w:val="4A6D24EE"/>
    <w:rsid w:val="4A874B7F"/>
    <w:rsid w:val="4A88F682"/>
    <w:rsid w:val="4A9B50D0"/>
    <w:rsid w:val="4ADE722F"/>
    <w:rsid w:val="4B204E7C"/>
    <w:rsid w:val="4BA2C122"/>
    <w:rsid w:val="4BAEAF57"/>
    <w:rsid w:val="4BCA10F7"/>
    <w:rsid w:val="4BD98AC3"/>
    <w:rsid w:val="4CB2CF5F"/>
    <w:rsid w:val="4CF14988"/>
    <w:rsid w:val="4D0382F0"/>
    <w:rsid w:val="4D420D92"/>
    <w:rsid w:val="4E522D94"/>
    <w:rsid w:val="4E8C5703"/>
    <w:rsid w:val="4EA02CA0"/>
    <w:rsid w:val="4F03843E"/>
    <w:rsid w:val="4F1F76ED"/>
    <w:rsid w:val="504BA4E8"/>
    <w:rsid w:val="50856DCB"/>
    <w:rsid w:val="508A2DD6"/>
    <w:rsid w:val="5094223D"/>
    <w:rsid w:val="50B8C728"/>
    <w:rsid w:val="5183BD1C"/>
    <w:rsid w:val="5198EF92"/>
    <w:rsid w:val="51CA256B"/>
    <w:rsid w:val="520E4258"/>
    <w:rsid w:val="52BA7423"/>
    <w:rsid w:val="53415D73"/>
    <w:rsid w:val="53A22169"/>
    <w:rsid w:val="541C44B2"/>
    <w:rsid w:val="55055B79"/>
    <w:rsid w:val="5529E41D"/>
    <w:rsid w:val="553D32E4"/>
    <w:rsid w:val="55717966"/>
    <w:rsid w:val="55873E3C"/>
    <w:rsid w:val="55CF0519"/>
    <w:rsid w:val="564B2A6F"/>
    <w:rsid w:val="56D0F059"/>
    <w:rsid w:val="57421F3C"/>
    <w:rsid w:val="57872695"/>
    <w:rsid w:val="57CE9359"/>
    <w:rsid w:val="57F09458"/>
    <w:rsid w:val="584C1D37"/>
    <w:rsid w:val="58BAD8FE"/>
    <w:rsid w:val="58FF4722"/>
    <w:rsid w:val="5924A92B"/>
    <w:rsid w:val="596D123B"/>
    <w:rsid w:val="59DF8718"/>
    <w:rsid w:val="59E257DF"/>
    <w:rsid w:val="5A0F00F4"/>
    <w:rsid w:val="5A863DAC"/>
    <w:rsid w:val="5A8CDA91"/>
    <w:rsid w:val="5A953832"/>
    <w:rsid w:val="5AD4782F"/>
    <w:rsid w:val="5B24B5B9"/>
    <w:rsid w:val="5B6F6DB2"/>
    <w:rsid w:val="5C97DD7E"/>
    <w:rsid w:val="5C994DDE"/>
    <w:rsid w:val="5D0FB563"/>
    <w:rsid w:val="5D5BDC05"/>
    <w:rsid w:val="5D6CFEDF"/>
    <w:rsid w:val="5D8BDE48"/>
    <w:rsid w:val="5DEF96AF"/>
    <w:rsid w:val="5E259719"/>
    <w:rsid w:val="5E4B8B69"/>
    <w:rsid w:val="5E5BD132"/>
    <w:rsid w:val="5E9CAF14"/>
    <w:rsid w:val="5EBA4B31"/>
    <w:rsid w:val="5F9D4C8B"/>
    <w:rsid w:val="5FD5DD78"/>
    <w:rsid w:val="5FDAB1C6"/>
    <w:rsid w:val="5FFBA33C"/>
    <w:rsid w:val="602F2878"/>
    <w:rsid w:val="60C6C565"/>
    <w:rsid w:val="60CA9F58"/>
    <w:rsid w:val="6137C474"/>
    <w:rsid w:val="615426E8"/>
    <w:rsid w:val="61BF7F36"/>
    <w:rsid w:val="61DD1406"/>
    <w:rsid w:val="62E86166"/>
    <w:rsid w:val="6382529F"/>
    <w:rsid w:val="643C06B3"/>
    <w:rsid w:val="649E7FF6"/>
    <w:rsid w:val="656570F2"/>
    <w:rsid w:val="65D3CAC5"/>
    <w:rsid w:val="660842CE"/>
    <w:rsid w:val="66D273E7"/>
    <w:rsid w:val="6705DEE0"/>
    <w:rsid w:val="67D762F4"/>
    <w:rsid w:val="689DB25E"/>
    <w:rsid w:val="68A438BB"/>
    <w:rsid w:val="6906A6A0"/>
    <w:rsid w:val="694D4C81"/>
    <w:rsid w:val="697E2EF6"/>
    <w:rsid w:val="6A5DCD94"/>
    <w:rsid w:val="6A9CFDDA"/>
    <w:rsid w:val="6B17A039"/>
    <w:rsid w:val="6B32204B"/>
    <w:rsid w:val="6B5509DC"/>
    <w:rsid w:val="6B868185"/>
    <w:rsid w:val="6BF82707"/>
    <w:rsid w:val="6C900A10"/>
    <w:rsid w:val="6CD6095D"/>
    <w:rsid w:val="6CF1227C"/>
    <w:rsid w:val="6D637FED"/>
    <w:rsid w:val="6DA12F72"/>
    <w:rsid w:val="6DDDBE88"/>
    <w:rsid w:val="6E2D40C9"/>
    <w:rsid w:val="6F26A18A"/>
    <w:rsid w:val="6FC1CE4E"/>
    <w:rsid w:val="6FC83861"/>
    <w:rsid w:val="6FDAA641"/>
    <w:rsid w:val="6FEACEA2"/>
    <w:rsid w:val="7055B4A8"/>
    <w:rsid w:val="70D4B69E"/>
    <w:rsid w:val="7177F227"/>
    <w:rsid w:val="722F012E"/>
    <w:rsid w:val="72C35FA8"/>
    <w:rsid w:val="7301CD9F"/>
    <w:rsid w:val="733B5AED"/>
    <w:rsid w:val="73CDC880"/>
    <w:rsid w:val="74F57BAA"/>
    <w:rsid w:val="757ED6B8"/>
    <w:rsid w:val="75BF7723"/>
    <w:rsid w:val="75C40BBE"/>
    <w:rsid w:val="7620BF76"/>
    <w:rsid w:val="775002F5"/>
    <w:rsid w:val="7870585A"/>
    <w:rsid w:val="787BEE61"/>
    <w:rsid w:val="7883D7A9"/>
    <w:rsid w:val="78BCCD9B"/>
    <w:rsid w:val="78EBCAED"/>
    <w:rsid w:val="79A7B8FA"/>
    <w:rsid w:val="7A8D5A35"/>
    <w:rsid w:val="7AE4334D"/>
    <w:rsid w:val="7B63847E"/>
    <w:rsid w:val="7BF9E0D4"/>
    <w:rsid w:val="7C5F1988"/>
    <w:rsid w:val="7C92A96E"/>
    <w:rsid w:val="7CA94F97"/>
    <w:rsid w:val="7D334F1D"/>
    <w:rsid w:val="7DF75FDB"/>
    <w:rsid w:val="7E2B0EC8"/>
    <w:rsid w:val="7E2CA247"/>
    <w:rsid w:val="7F859DC4"/>
    <w:rsid w:val="7F8E03CD"/>
    <w:rsid w:val="7FE9F0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D479BC1A-15CD-4F01-B1EE-60C66F4E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49F"/>
    <w:pPr>
      <w:spacing w:before="120" w:after="120"/>
      <w:ind w:left="567"/>
    </w:pPr>
    <w:rPr>
      <w:rFonts w:ascii="TimesTenCondensed" w:eastAsia="MS Mincho" w:hAnsi="TimesTenCondensed"/>
      <w:sz w:val="22"/>
      <w:lang w:val="en-US" w:eastAsia="de-DE"/>
    </w:rPr>
  </w:style>
  <w:style w:type="paragraph" w:styleId="Heading1">
    <w:name w:val="heading 1"/>
    <w:basedOn w:val="Normal"/>
    <w:next w:val="Normal"/>
    <w:qFormat/>
    <w:rsid w:val="00B36084"/>
    <w:pPr>
      <w:numPr>
        <w:numId w:val="12"/>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12"/>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12"/>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12"/>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12"/>
      </w:numPr>
      <w:spacing w:before="240" w:after="60"/>
      <w:outlineLvl w:val="4"/>
    </w:pPr>
  </w:style>
  <w:style w:type="paragraph" w:styleId="Heading6">
    <w:name w:val="heading 6"/>
    <w:basedOn w:val="Normal"/>
    <w:next w:val="Normal"/>
    <w:qFormat/>
    <w:rsid w:val="00B36084"/>
    <w:pPr>
      <w:numPr>
        <w:ilvl w:val="5"/>
        <w:numId w:val="12"/>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12"/>
      </w:numPr>
      <w:spacing w:before="240" w:after="60"/>
      <w:outlineLvl w:val="6"/>
    </w:pPr>
    <w:rPr>
      <w:rFonts w:ascii="Arial" w:hAnsi="Arial"/>
      <w:sz w:val="20"/>
    </w:rPr>
  </w:style>
  <w:style w:type="paragraph" w:styleId="Heading8">
    <w:name w:val="heading 8"/>
    <w:basedOn w:val="Normal"/>
    <w:next w:val="Normal"/>
    <w:qFormat/>
    <w:rsid w:val="00B36084"/>
    <w:pPr>
      <w:numPr>
        <w:ilvl w:val="7"/>
        <w:numId w:val="12"/>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1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customStyle="1" w:styleId="Method">
    <w:name w:val="Method"/>
    <w:basedOn w:val="Normal"/>
    <w:rsid w:val="00B36084"/>
    <w:pPr>
      <w:tabs>
        <w:tab w:val="center" w:pos="8647"/>
      </w:tabs>
      <w:spacing w:before="0" w:after="0"/>
      <w:ind w:left="941" w:right="2489" w:hanging="374"/>
      <w:jc w:val="both"/>
    </w:pPr>
    <w:rPr>
      <w:rFonts w:ascii="Times New Roman" w:eastAsia="Times New Roman" w:hAnsi="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uiPriority w:val="39"/>
    <w:rsid w:val="009D79BB"/>
    <w:pPr>
      <w:spacing w:before="120" w:after="120"/>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155B"/>
    <w:rPr>
      <w:rFonts w:ascii="Tahoma" w:hAnsi="Tahoma" w:cs="Tahoma"/>
      <w:sz w:val="16"/>
      <w:szCs w:val="16"/>
    </w:rPr>
  </w:style>
  <w:style w:type="paragraph" w:customStyle="1" w:styleId="Default">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eastAsia="Times New Roman" w:hAnsi="Times New Roman"/>
      <w:i/>
      <w:sz w:val="24"/>
      <w:lang w:val="de-DE" w:eastAsia="en-US"/>
    </w:rPr>
  </w:style>
  <w:style w:type="paragraph" w:customStyle="1" w:styleId="Haupttitel">
    <w:name w:val="Haupttitel"/>
    <w:basedOn w:val="Normal"/>
    <w:rsid w:val="00E436CA"/>
    <w:pPr>
      <w:spacing w:before="0" w:after="0" w:line="270" w:lineRule="atLeast"/>
      <w:ind w:left="1134" w:hanging="1134"/>
    </w:pPr>
    <w:rPr>
      <w:rFonts w:ascii="NewsGoth BT" w:eastAsia="Times New Roman" w:hAnsi="NewsGoth BT"/>
      <w:b/>
      <w:sz w:val="24"/>
      <w:lang w:val="de-DE" w:eastAsia="en-US"/>
    </w:rPr>
  </w:style>
  <w:style w:type="paragraph" w:customStyle="1" w:styleId="Handbuchtitel">
    <w:name w:val="Handbuchtitel"/>
    <w:basedOn w:val="Normal"/>
    <w:rsid w:val="00E436CA"/>
    <w:pPr>
      <w:spacing w:before="0" w:after="0" w:line="270" w:lineRule="atLeast"/>
      <w:ind w:left="1134"/>
    </w:pPr>
    <w:rPr>
      <w:rFonts w:ascii="NewsGoth Dm BT" w:eastAsia="Times New Roman" w:hAnsi="NewsGoth Dm BT"/>
      <w:sz w:val="20"/>
      <w:lang w:val="de-DE" w:eastAsia="en-US"/>
    </w:rPr>
  </w:style>
  <w:style w:type="paragraph" w:styleId="Subtitle">
    <w:name w:val="Subtitle"/>
    <w:basedOn w:val="Normal"/>
    <w:link w:val="SubtitleChar"/>
    <w:qFormat/>
    <w:rsid w:val="006F0BFC"/>
    <w:pPr>
      <w:spacing w:before="0" w:after="60"/>
      <w:ind w:left="0"/>
    </w:pPr>
    <w:rPr>
      <w:rFonts w:ascii="NewsGoth Dm BT" w:eastAsia="Times New Roman" w:hAnsi="NewsGoth Dm BT"/>
      <w:b/>
      <w:sz w:val="24"/>
      <w:lang w:eastAsia="en-US"/>
    </w:rPr>
  </w:style>
  <w:style w:type="paragraph" w:styleId="ListBullet2">
    <w:name w:val="List Bullet 2"/>
    <w:basedOn w:val="Normal"/>
    <w:autoRedefine/>
    <w:rsid w:val="006F0BFC"/>
    <w:pPr>
      <w:numPr>
        <w:numId w:val="13"/>
      </w:numPr>
      <w:spacing w:before="0" w:after="0" w:line="270" w:lineRule="atLeast"/>
    </w:pPr>
    <w:rPr>
      <w:rFonts w:ascii="NewsGoth Lt BT" w:eastAsia="Times New Roman" w:hAnsi="NewsGoth Lt BT"/>
      <w:sz w:val="20"/>
      <w:lang w:val="de-DE" w:eastAsia="en-US"/>
    </w:rPr>
  </w:style>
  <w:style w:type="paragraph" w:styleId="ListParagraph">
    <w:name w:val="List Paragraph"/>
    <w:aliases w:val="#Listenabsatz,Liste 1"/>
    <w:basedOn w:val="Normal"/>
    <w:link w:val="ListParagraphChar"/>
    <w:uiPriority w:val="34"/>
    <w:qFormat/>
    <w:rsid w:val="003C5409"/>
    <w:pPr>
      <w:ind w:left="720"/>
      <w:contextualSpacing/>
    </w:pPr>
  </w:style>
  <w:style w:type="paragraph" w:styleId="NormalWeb">
    <w:name w:val="Normal (Web)"/>
    <w:basedOn w:val="Normal"/>
    <w:uiPriority w:val="99"/>
    <w:unhideWhenUsed/>
    <w:rsid w:val="00F90E4E"/>
    <w:pPr>
      <w:spacing w:before="100" w:beforeAutospacing="1" w:after="100" w:afterAutospacing="1"/>
      <w:ind w:left="0"/>
    </w:pPr>
    <w:rPr>
      <w:rFonts w:ascii="Times New Roman" w:eastAsia="Times New Roman" w:hAnsi="Times New Roman"/>
      <w:sz w:val="24"/>
      <w:szCs w:val="24"/>
      <w:lang w:val="en-GB" w:eastAsia="en-GB"/>
    </w:rPr>
  </w:style>
  <w:style w:type="character" w:styleId="Emphasis">
    <w:name w:val="Emphasis"/>
    <w:basedOn w:val="DefaultParagraphFont"/>
    <w:uiPriority w:val="20"/>
    <w:qFormat/>
    <w:rsid w:val="005007ED"/>
    <w:rPr>
      <w:i/>
      <w:iCs/>
    </w:rPr>
  </w:style>
  <w:style w:type="paragraph" w:customStyle="1" w:styleId="bullet1">
    <w:name w:val="bullet 1"/>
    <w:basedOn w:val="Normal"/>
    <w:rsid w:val="00753400"/>
    <w:pPr>
      <w:numPr>
        <w:numId w:val="14"/>
      </w:numPr>
      <w:spacing w:before="0" w:after="0"/>
    </w:pPr>
    <w:rPr>
      <w:rFonts w:ascii="DIN-Regular" w:eastAsia="Times New Roman" w:hAnsi="DIN-Regular"/>
      <w:sz w:val="24"/>
      <w:lang w:val="en-GB" w:eastAsia="en-GB"/>
    </w:rPr>
  </w:style>
  <w:style w:type="character" w:customStyle="1" w:styleId="HeadingChar">
    <w:name w:val="Heading Char"/>
    <w:basedOn w:val="DefaultParagraphFont"/>
    <w:link w:val="Heading"/>
    <w:rsid w:val="00BE06C3"/>
    <w:rPr>
      <w:rFonts w:ascii="News Gothic GDB" w:hAnsi="News Gothic GDB"/>
      <w:b/>
      <w:sz w:val="24"/>
      <w:lang w:eastAsia="de-DE"/>
    </w:rPr>
  </w:style>
  <w:style w:type="paragraph" w:customStyle="1" w:styleId="Heading">
    <w:name w:val="Heading"/>
    <w:basedOn w:val="Normal"/>
    <w:link w:val="HeadingChar"/>
    <w:rsid w:val="00BE06C3"/>
    <w:pPr>
      <w:pageBreakBefore/>
      <w:widowControl w:val="0"/>
      <w:spacing w:before="0" w:after="240"/>
      <w:ind w:left="0"/>
    </w:pPr>
    <w:rPr>
      <w:rFonts w:ascii="News Gothic GDB" w:eastAsia="Times New Roman" w:hAnsi="News Gothic GDB"/>
      <w:b/>
      <w:sz w:val="24"/>
      <w:lang w:val="en-GB"/>
    </w:rPr>
  </w:style>
  <w:style w:type="character" w:customStyle="1" w:styleId="Heading5Char">
    <w:name w:val="Heading 5 Char"/>
    <w:basedOn w:val="DefaultParagraphFont"/>
    <w:link w:val="Heading5"/>
    <w:rsid w:val="001E4951"/>
    <w:rPr>
      <w:rFonts w:ascii="TimesTenCondensed" w:eastAsia="MS Mincho" w:hAnsi="TimesTenCondensed"/>
      <w:sz w:val="22"/>
      <w:lang w:val="en-US" w:eastAsia="de-DE"/>
    </w:rPr>
  </w:style>
  <w:style w:type="paragraph" w:customStyle="1" w:styleId="Bullet10">
    <w:name w:val="Bullet1"/>
    <w:basedOn w:val="Normal"/>
    <w:rsid w:val="00251ADC"/>
    <w:pPr>
      <w:widowControl w:val="0"/>
      <w:numPr>
        <w:numId w:val="15"/>
      </w:numPr>
      <w:tabs>
        <w:tab w:val="clear" w:pos="720"/>
        <w:tab w:val="num" w:pos="284"/>
      </w:tabs>
      <w:spacing w:before="0" w:after="0"/>
      <w:ind w:left="284" w:hanging="284"/>
    </w:pPr>
    <w:rPr>
      <w:rFonts w:ascii="News Gothic GDB" w:eastAsia="Times New Roman" w:hAnsi="News Gothic GDB"/>
      <w:sz w:val="20"/>
      <w:lang w:val="en-GB"/>
    </w:rPr>
  </w:style>
  <w:style w:type="paragraph" w:customStyle="1" w:styleId="Sub-Heading3">
    <w:name w:val="Sub-Heading3"/>
    <w:basedOn w:val="Normal"/>
    <w:link w:val="Sub-Heading3Char"/>
    <w:rsid w:val="00251ADC"/>
    <w:pPr>
      <w:keepNext/>
      <w:widowControl w:val="0"/>
      <w:spacing w:before="240"/>
      <w:ind w:left="0"/>
    </w:pPr>
    <w:rPr>
      <w:rFonts w:ascii="News Gothic GDB" w:eastAsia="Times New Roman" w:hAnsi="News Gothic GDB"/>
      <w:b/>
      <w:lang w:val="en-GB"/>
    </w:rPr>
  </w:style>
  <w:style w:type="character" w:customStyle="1" w:styleId="Sub-Heading3Char">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customStyle="1" w:styleId="xl66">
    <w:name w:val="xl66"/>
    <w:basedOn w:val="Normal"/>
    <w:rsid w:val="006E72BF"/>
    <w:pPr>
      <w:spacing w:before="100" w:beforeAutospacing="1" w:after="100" w:afterAutospacing="1"/>
      <w:ind w:left="0"/>
    </w:pPr>
    <w:rPr>
      <w:rFonts w:ascii="Times New Roman" w:eastAsia="Times New Roman" w:hAnsi="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customStyle="1" w:styleId="BodyTextIndentChar">
    <w:name w:val="Body Text Indent Char"/>
    <w:basedOn w:val="DefaultParagraphFont"/>
    <w:link w:val="BodyTextIndent"/>
    <w:uiPriority w:val="99"/>
    <w:semiHidden/>
    <w:rsid w:val="0099754E"/>
    <w:rPr>
      <w:rFonts w:ascii="TimesTenCondensed" w:eastAsia="MS Mincho" w:hAnsi="TimesTenCondensed"/>
      <w:sz w:val="22"/>
      <w:lang w:val="en-US" w:eastAsia="de-DE"/>
    </w:rPr>
  </w:style>
  <w:style w:type="character" w:customStyle="1" w:styleId="Style16ptBold">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eastAsia="Times New Roman" w:hAnsi="Times New Roman"/>
      <w:sz w:val="24"/>
      <w:szCs w:val="24"/>
      <w:lang w:val="en-GB"/>
    </w:rPr>
  </w:style>
  <w:style w:type="paragraph" w:customStyle="1" w:styleId="Title1">
    <w:name w:val="Title1"/>
    <w:basedOn w:val="Normal"/>
    <w:autoRedefine/>
    <w:semiHidden/>
    <w:rsid w:val="003E1804"/>
    <w:pPr>
      <w:widowControl w:val="0"/>
      <w:spacing w:before="0" w:after="0" w:line="425" w:lineRule="exact"/>
      <w:ind w:left="0"/>
    </w:pPr>
    <w:rPr>
      <w:rFonts w:ascii="News Gothic GDB" w:eastAsia="Times New Roman" w:hAnsi="News Gothic GDB"/>
      <w:b/>
      <w:sz w:val="48"/>
      <w:szCs w:val="48"/>
      <w:lang w:val="de-DE" w:eastAsia="en-US"/>
    </w:rPr>
  </w:style>
  <w:style w:type="paragraph" w:customStyle="1" w:styleId="SubTitle2">
    <w:name w:val="SubTitle2"/>
    <w:basedOn w:val="Normal"/>
    <w:autoRedefine/>
    <w:semiHidden/>
    <w:rsid w:val="003E1804"/>
    <w:pPr>
      <w:widowControl w:val="0"/>
      <w:spacing w:before="0" w:after="0"/>
      <w:ind w:left="3572"/>
    </w:pPr>
    <w:rPr>
      <w:rFonts w:ascii="News Gothic GDB" w:eastAsia="Times New Roman" w:hAnsi="News Gothic GDB"/>
      <w:b/>
      <w:sz w:val="32"/>
      <w:szCs w:val="32"/>
      <w:lang w:val="de-DE" w:eastAsia="en-US"/>
    </w:rPr>
  </w:style>
  <w:style w:type="paragraph" w:customStyle="1" w:styleId="SubTitle1">
    <w:name w:val="SubTitle1"/>
    <w:basedOn w:val="Normal"/>
    <w:autoRedefine/>
    <w:semiHidden/>
    <w:rsid w:val="00CC511C"/>
    <w:pPr>
      <w:widowControl w:val="0"/>
      <w:spacing w:before="0" w:after="0" w:line="851" w:lineRule="exact"/>
      <w:ind w:left="3572"/>
    </w:pPr>
    <w:rPr>
      <w:rFonts w:ascii="News Gothic GDB" w:eastAsia="Times New Roman" w:hAnsi="News Gothic GDB"/>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semiHidden/>
    <w:unhideWhenUsed/>
    <w:rsid w:val="00DF1765"/>
    <w:rPr>
      <w:sz w:val="20"/>
    </w:rPr>
  </w:style>
  <w:style w:type="character" w:customStyle="1" w:styleId="CommentTextChar">
    <w:name w:val="Comment Text Char"/>
    <w:basedOn w:val="DefaultParagraphFont"/>
    <w:link w:val="CommentText"/>
    <w:uiPriority w:val="99"/>
    <w:semiHidden/>
    <w:rsid w:val="00DF1765"/>
    <w:rPr>
      <w:rFonts w:ascii="TimesTenCondensed" w:eastAsia="MS Mincho" w:hAnsi="TimesTenCondensed"/>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customStyle="1" w:styleId="CommentSubjectChar">
    <w:name w:val="Comment Subject Char"/>
    <w:basedOn w:val="CommentTextChar"/>
    <w:link w:val="CommentSubject"/>
    <w:uiPriority w:val="99"/>
    <w:semiHidden/>
    <w:rsid w:val="00DF1765"/>
    <w:rPr>
      <w:rFonts w:ascii="TimesTenCondensed" w:eastAsia="MS Mincho" w:hAnsi="TimesTenCondensed"/>
      <w:b/>
      <w:bCs/>
      <w:lang w:val="en-US" w:eastAsia="de-DE"/>
    </w:rPr>
  </w:style>
  <w:style w:type="character" w:customStyle="1" w:styleId="SubtitleChar">
    <w:name w:val="Subtitle Char"/>
    <w:basedOn w:val="DefaultParagraphFont"/>
    <w:link w:val="Subtitle"/>
    <w:rsid w:val="00B208CB"/>
    <w:rPr>
      <w:rFonts w:ascii="NewsGoth Dm BT" w:hAnsi="NewsGoth Dm BT"/>
      <w:b/>
      <w:sz w:val="24"/>
      <w:lang w:val="en-US" w:eastAsia="en-US"/>
    </w:rPr>
  </w:style>
  <w:style w:type="paragraph" w:styleId="NoSpacing">
    <w:name w:val="No Spacing"/>
    <w:uiPriority w:val="1"/>
    <w:qFormat/>
    <w:rsid w:val="00A86CB3"/>
    <w:pPr>
      <w:ind w:left="567"/>
    </w:pPr>
    <w:rPr>
      <w:rFonts w:ascii="TimesTenCondensed" w:eastAsia="MS Mincho" w:hAnsi="TimesTenCondensed"/>
      <w:sz w:val="22"/>
      <w:lang w:val="en-US" w:eastAsia="de-DE"/>
    </w:rPr>
  </w:style>
  <w:style w:type="character" w:styleId="UnresolvedMention">
    <w:name w:val="Unresolved Mention"/>
    <w:basedOn w:val="DefaultParagraphFont"/>
    <w:uiPriority w:val="99"/>
    <w:semiHidden/>
    <w:unhideWhenUsed/>
    <w:rsid w:val="00181848"/>
    <w:rPr>
      <w:color w:val="605E5C"/>
      <w:shd w:val="clear" w:color="auto" w:fill="E1DFDD"/>
    </w:rPr>
  </w:style>
  <w:style w:type="character" w:customStyle="1" w:styleId="ListParagraphChar">
    <w:name w:val="List Paragraph Char"/>
    <w:aliases w:val="#Listenabsatz Char,Liste 1 Char"/>
    <w:basedOn w:val="DefaultParagraphFont"/>
    <w:link w:val="ListParagraph"/>
    <w:uiPriority w:val="34"/>
    <w:rsid w:val="00FA794D"/>
    <w:rPr>
      <w:rFonts w:ascii="TimesTenCondensed" w:eastAsia="MS Mincho" w:hAnsi="TimesTenCondensed"/>
      <w:sz w:val="22"/>
      <w:lang w:val="en-US" w:eastAsia="de-DE"/>
    </w:rPr>
  </w:style>
  <w:style w:type="paragraph" w:styleId="Revision">
    <w:name w:val="Revision"/>
    <w:hidden/>
    <w:uiPriority w:val="99"/>
    <w:semiHidden/>
    <w:rsid w:val="00E1492F"/>
    <w:rPr>
      <w:rFonts w:ascii="TimesTenCondensed" w:eastAsia="MS Mincho" w:hAnsi="TimesTenCondensed"/>
      <w:sz w:val="22"/>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303656352">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444348013">
      <w:bodyDiv w:val="1"/>
      <w:marLeft w:val="0"/>
      <w:marRight w:val="0"/>
      <w:marTop w:val="0"/>
      <w:marBottom w:val="0"/>
      <w:divBdr>
        <w:top w:val="none" w:sz="0" w:space="0" w:color="auto"/>
        <w:left w:val="none" w:sz="0" w:space="0" w:color="auto"/>
        <w:bottom w:val="none" w:sz="0" w:space="0" w:color="auto"/>
        <w:right w:val="none" w:sz="0" w:space="0" w:color="auto"/>
      </w:divBdr>
    </w:div>
    <w:div w:id="577129011">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795175328">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906499969">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33075332">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11249851">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utscheboerse.sharepoint.com/:b:/r/sites/GIA/ext/2025%20Auditee%20Accessible%20Library/2025-045%20Cyber%20and%20Information%20Security%20(DBAG,%20ECAG,%20CBF,%20CBL,%20CFCL)/Threat%20Intelligence/Threat%20Intelligence%20Process%20Handbook_Chapter%2012_Travel%20Risk%20Management_v1.4.pdf?csf=1&amp;web=1&amp;e=jzLMkC"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hyperlink" Target="https://deutscheboerse.sharepoint.com/:b:/r/sites/sp0281/internal/2025%20Audits/2025-045%20Cyber%20and%20Information%20Security%20(DBAG,%20ECAG,%20CBF,%20CBL,%20CFCL)/06%20Fieldwork/Cyber%20and%20IS%20Threat%20Intelligence/Threat%20Intelligence%20Service%20Description_v1.pdf?csf=1&amp;web=1&amp;e=wqgZyL" TargetMode="Externa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utscheboerse.sharepoint.com/:b:/r/sites/sp0281/internal/2025%20Audits/2025-045%20Cyber%20and%20Information%20Security%20(DBAG,%20ECAG,%20CBF,%20CBL,%20CFCL)/06%20Fieldwork/Cyber%20and%20IS%20Threat%20Intelligence/Threat%20Intelligence%20Service%20Description_v1.pdf?csf=1&amp;web=1&amp;e=wqgZyL"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utscheboerse.sharepoint.com/:b:/r/sites/GIA/ext/2025%20Auditee%20Accessible%20Library/2025-045%20Cyber%20and%20Information%20Security%20(DBAG,%20ECAG,%20CBF,%20CBL,%20CFCL)/Threat%20Intelligence/Threat%20Intelligence%20Process%20Handbook_Chapter%2012_Travel%20Risk%20Management_v1.4.pdf?csf=1&amp;web=1&amp;e=jzLMkC"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2b6c362-1991-4b12-baaf-e49dbdb018b6" xsi:nil="true"/>
    <_ip_UnifiedCompliancePolicyUIAction xmlns="http://schemas.microsoft.com/sharepoint/v3" xsi:nil="true"/>
    <_ip_UnifiedCompliancePolicyProperties xmlns="http://schemas.microsoft.com/sharepoint/v3" xsi:nil="true"/>
    <lcf76f155ced4ddcb4097134ff3c332f xmlns="d53c5ebb-1d16-434c-9199-c085003d0e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2.xml><?xml version="1.0" encoding="utf-8"?>
<ds:datastoreItem xmlns:ds="http://schemas.openxmlformats.org/officeDocument/2006/customXml" ds:itemID="{AC86DA21-E1D1-4555-8F64-55BC6C0E3F5C}">
  <ds:schemaRefs>
    <ds:schemaRef ds:uri="http://schemas.microsoft.com/sharepoint/v3/contenttype/forms"/>
  </ds:schemaRefs>
</ds:datastoreItem>
</file>

<file path=customXml/itemProps3.xml><?xml version="1.0" encoding="utf-8"?>
<ds:datastoreItem xmlns:ds="http://schemas.openxmlformats.org/officeDocument/2006/customXml" ds:itemID="{1F386CA6-65AD-4D98-B159-FB5E2DDED8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87A384-95B3-46F2-B9F7-D70F815A9AAB}">
  <ds:schemaRefs>
    <ds:schemaRef ds:uri="http://schemas.microsoft.com/office/2006/metadata/properties"/>
    <ds:schemaRef ds:uri="http://schemas.microsoft.com/office/infopath/2007/PartnerControls"/>
    <ds:schemaRef ds:uri="e2b6c362-1991-4b12-baaf-e49dbdb018b6"/>
    <ds:schemaRef ds:uri="http://schemas.microsoft.com/sharepoint/v3"/>
    <ds:schemaRef ds:uri="d53c5ebb-1d16-434c-9199-c085003d0e7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1339</Words>
  <Characters>7635</Characters>
  <Application>Microsoft Office Word</Application>
  <DocSecurity>0</DocSecurity>
  <Lines>63</Lines>
  <Paragraphs>17</Paragraphs>
  <ScaleCrop>false</ScaleCrop>
  <Company>Deutsche Boerse</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Der Administrator</dc:creator>
  <cp:keywords/>
  <cp:lastModifiedBy>Yezad Wadia</cp:lastModifiedBy>
  <cp:revision>47</cp:revision>
  <cp:lastPrinted>2013-11-28T19:02:00Z</cp:lastPrinted>
  <dcterms:created xsi:type="dcterms:W3CDTF">2025-05-19T07:24:00Z</dcterms:created>
  <dcterms:modified xsi:type="dcterms:W3CDTF">2025-08-22T13:20:00Z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