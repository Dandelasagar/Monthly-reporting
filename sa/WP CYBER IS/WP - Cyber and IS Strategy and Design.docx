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BD9F" w14:textId="061B0A69" w:rsidR="00953DFB" w:rsidRPr="00F9287A" w:rsidRDefault="00A7531B" w:rsidP="00E35CD8">
      <w:pPr>
        <w:autoSpaceDE w:val="0"/>
        <w:autoSpaceDN w:val="0"/>
        <w:adjustRightInd w:val="0"/>
        <w:spacing w:before="0" w:after="0"/>
        <w:ind w:left="0"/>
        <w:rPr>
          <w:rFonts w:ascii="News Gothic GDB" w:hAnsi="News Gothic GDB"/>
          <w:color w:val="FF0000"/>
          <w:szCs w:val="22"/>
        </w:rPr>
      </w:pPr>
      <w:r w:rsidRPr="00A7531B">
        <w:rPr>
          <w:rFonts w:ascii="News Gothic GDB" w:hAnsi="News Gothic GDB"/>
          <w:b/>
          <w:szCs w:val="22"/>
        </w:rPr>
        <w:t>L2</w:t>
      </w:r>
      <w:r w:rsidR="00F9287A">
        <w:rPr>
          <w:rFonts w:ascii="News Gothic GDB" w:hAnsi="News Gothic GDB"/>
          <w:b/>
          <w:szCs w:val="22"/>
        </w:rPr>
        <w:t xml:space="preserve"> </w:t>
      </w:r>
      <w:r w:rsidR="00F9287A" w:rsidRPr="00D73592">
        <w:rPr>
          <w:rFonts w:ascii="News Gothic GDB" w:hAnsi="News Gothic GDB"/>
          <w:b/>
          <w:strike/>
          <w:szCs w:val="22"/>
        </w:rPr>
        <w:t xml:space="preserve">or </w:t>
      </w:r>
      <w:r w:rsidRPr="00D73592">
        <w:rPr>
          <w:rFonts w:ascii="News Gothic GDB" w:hAnsi="News Gothic GDB"/>
          <w:b/>
          <w:strike/>
          <w:szCs w:val="22"/>
        </w:rPr>
        <w:t>L3</w:t>
      </w:r>
      <w:r w:rsidR="00F9287A">
        <w:rPr>
          <w:rFonts w:ascii="News Gothic GDB" w:hAnsi="News Gothic GDB"/>
          <w:b/>
          <w:szCs w:val="22"/>
        </w:rPr>
        <w:t xml:space="preserve"> or </w:t>
      </w:r>
      <w:r w:rsidRPr="00A7531B">
        <w:rPr>
          <w:rFonts w:ascii="News Gothic GDB" w:hAnsi="News Gothic GDB"/>
          <w:b/>
          <w:szCs w:val="22"/>
        </w:rPr>
        <w:t>tests</w:t>
      </w:r>
      <w:r>
        <w:rPr>
          <w:rFonts w:ascii="News Gothic GDB" w:hAnsi="News Gothic GDB"/>
          <w:b/>
          <w:szCs w:val="22"/>
        </w:rPr>
        <w:t xml:space="preserve"> name</w:t>
      </w:r>
      <w:r w:rsidR="00953DFB" w:rsidRPr="00A7531B">
        <w:rPr>
          <w:rFonts w:ascii="News Gothic GDB" w:hAnsi="News Gothic GDB"/>
          <w:b/>
          <w:szCs w:val="22"/>
        </w:rPr>
        <w:t xml:space="preserve">: </w:t>
      </w:r>
      <w:r w:rsidR="000E71A6" w:rsidRPr="000E71A6">
        <w:rPr>
          <w:rFonts w:ascii="News Gothic GDB" w:hAnsi="News Gothic GDB"/>
        </w:rPr>
        <w:t>Cyber and IS Strategy and Design</w:t>
      </w:r>
    </w:p>
    <w:p w14:paraId="341667DC" w14:textId="0C0D6DF8" w:rsidR="00EA1B47" w:rsidRDefault="00A7531B" w:rsidP="00953DFB">
      <w:pPr>
        <w:autoSpaceDE w:val="0"/>
        <w:autoSpaceDN w:val="0"/>
        <w:adjustRightInd w:val="0"/>
        <w:spacing w:before="0" w:after="0"/>
        <w:ind w:left="0"/>
        <w:rPr>
          <w:rFonts w:ascii="News Gothic GDB" w:hAnsi="News Gothic GDB"/>
          <w:b/>
          <w:szCs w:val="22"/>
        </w:rPr>
      </w:pPr>
      <w:r>
        <w:rPr>
          <w:rFonts w:ascii="News Gothic GDB" w:hAnsi="News Gothic GDB"/>
          <w:b/>
          <w:szCs w:val="22"/>
        </w:rPr>
        <w:t xml:space="preserve">Legal entities in scope: </w:t>
      </w:r>
      <w:r w:rsidR="005F6168" w:rsidRPr="005F6168">
        <w:rPr>
          <w:rFonts w:ascii="News Gothic GDB" w:hAnsi="News Gothic GDB"/>
          <w:bCs/>
          <w:color w:val="000000" w:themeColor="text1"/>
          <w:szCs w:val="22"/>
        </w:rPr>
        <w:t xml:space="preserve">DBAG, ExR, EFAG, ECAG, CBF, </w:t>
      </w:r>
      <w:r w:rsidR="00DB0B66">
        <w:rPr>
          <w:rFonts w:ascii="News Gothic GDB" w:hAnsi="News Gothic GDB"/>
          <w:bCs/>
          <w:color w:val="000000" w:themeColor="text1"/>
          <w:szCs w:val="22"/>
        </w:rPr>
        <w:t xml:space="preserve">CH, </w:t>
      </w:r>
      <w:r w:rsidR="005F6168" w:rsidRPr="005F6168">
        <w:rPr>
          <w:rFonts w:ascii="News Gothic GDB" w:hAnsi="News Gothic GDB"/>
          <w:bCs/>
          <w:color w:val="000000" w:themeColor="text1"/>
          <w:szCs w:val="22"/>
        </w:rPr>
        <w:t>CBL, LuxCSD, CI, CS</w:t>
      </w:r>
      <w:r w:rsidR="000E71A6">
        <w:rPr>
          <w:rFonts w:ascii="News Gothic GDB" w:hAnsi="News Gothic GDB"/>
          <w:bCs/>
          <w:color w:val="000000" w:themeColor="text1"/>
          <w:szCs w:val="22"/>
        </w:rPr>
        <w:t xml:space="preserve">, </w:t>
      </w:r>
      <w:r w:rsidR="005F6168" w:rsidRPr="005F6168">
        <w:rPr>
          <w:rFonts w:ascii="News Gothic GDB" w:hAnsi="News Gothic GDB"/>
          <w:bCs/>
          <w:color w:val="000000" w:themeColor="text1"/>
          <w:szCs w:val="22"/>
        </w:rPr>
        <w:t>CFCL</w:t>
      </w:r>
      <w:r w:rsidR="000E71A6">
        <w:rPr>
          <w:rFonts w:ascii="News Gothic GDB" w:hAnsi="News Gothic GDB"/>
          <w:bCs/>
          <w:color w:val="000000" w:themeColor="text1"/>
          <w:szCs w:val="22"/>
        </w:rPr>
        <w:t xml:space="preserve"> and ECC/EEX</w:t>
      </w:r>
    </w:p>
    <w:tbl>
      <w:tblPr>
        <w:tblStyle w:val="TableGrid"/>
        <w:tblpPr w:leftFromText="141" w:rightFromText="141" w:vertAnchor="text" w:horzAnchor="page" w:tblpX="8244" w:tblpY="-569"/>
        <w:tblW w:w="0" w:type="auto"/>
        <w:tblLook w:val="04A0" w:firstRow="1" w:lastRow="0" w:firstColumn="1" w:lastColumn="0" w:noHBand="0" w:noVBand="1"/>
      </w:tblPr>
      <w:tblGrid>
        <w:gridCol w:w="3145"/>
      </w:tblGrid>
      <w:tr w:rsidR="007B00F7" w:rsidRPr="00E40C73" w14:paraId="3458B3CF" w14:textId="77777777" w:rsidTr="002D6C24">
        <w:trPr>
          <w:trHeight w:val="1160"/>
        </w:trPr>
        <w:tc>
          <w:tcPr>
            <w:tcW w:w="3145" w:type="dxa"/>
            <w:shd w:val="clear" w:color="auto" w:fill="D9D9D9" w:themeFill="background1" w:themeFillShade="D9"/>
            <w:vAlign w:val="center"/>
          </w:tcPr>
          <w:p w14:paraId="492F3EDC" w14:textId="77777777" w:rsidR="007B00F7" w:rsidRDefault="000E71A6" w:rsidP="00EA04CE">
            <w:pPr>
              <w:spacing w:before="0" w:after="0"/>
              <w:ind w:left="0"/>
              <w:jc w:val="both"/>
              <w:rPr>
                <w:rFonts w:ascii="News Gothic GDB" w:hAnsi="News Gothic GDB"/>
                <w:sz w:val="20"/>
              </w:rPr>
            </w:pPr>
            <w:r w:rsidRPr="000E71A6">
              <w:rPr>
                <w:rFonts w:ascii="News Gothic GDB" w:hAnsi="News Gothic GDB"/>
                <w:sz w:val="20"/>
              </w:rPr>
              <w:t>Cyber and IS Strategy and Design</w:t>
            </w:r>
          </w:p>
          <w:p w14:paraId="0890C16A" w14:textId="71AEBB23" w:rsidR="002D6C24" w:rsidRPr="00E40C73" w:rsidRDefault="002D6C24" w:rsidP="00EA04CE">
            <w:pPr>
              <w:spacing w:before="0" w:after="0"/>
              <w:ind w:left="0"/>
              <w:jc w:val="both"/>
              <w:rPr>
                <w:rFonts w:ascii="News Gothic GDB" w:hAnsi="News Gothic GDB"/>
              </w:rPr>
            </w:pPr>
            <w:r w:rsidRPr="002D6C24">
              <w:rPr>
                <w:rFonts w:ascii="News Gothic GDB" w:hAnsi="News Gothic GDB"/>
              </w:rPr>
              <w:t>(+covers AU-121-04-CSDR Cyber &amp; IS)</w:t>
            </w:r>
          </w:p>
        </w:tc>
      </w:tr>
    </w:tbl>
    <w:p w14:paraId="363D5F18" w14:textId="380BB473" w:rsidR="00A7531B" w:rsidRDefault="00A7531B" w:rsidP="00953DFB">
      <w:pPr>
        <w:autoSpaceDE w:val="0"/>
        <w:autoSpaceDN w:val="0"/>
        <w:adjustRightInd w:val="0"/>
        <w:spacing w:before="0" w:after="0"/>
        <w:ind w:left="0"/>
        <w:rPr>
          <w:rFonts w:ascii="News Gothic GDB" w:hAnsi="News Gothic GDB"/>
          <w:b/>
          <w:szCs w:val="22"/>
        </w:rPr>
      </w:pPr>
    </w:p>
    <w:p w14:paraId="2AAE02E0" w14:textId="77777777" w:rsidR="00DF147A" w:rsidRDefault="00DF147A" w:rsidP="00DF147A">
      <w:pPr>
        <w:autoSpaceDE w:val="0"/>
        <w:autoSpaceDN w:val="0"/>
        <w:adjustRightInd w:val="0"/>
        <w:spacing w:before="0" w:after="0"/>
        <w:ind w:left="0"/>
        <w:rPr>
          <w:rFonts w:ascii="News Gothic GDB" w:hAnsi="News Gothic GDB"/>
          <w:b/>
          <w:szCs w:val="22"/>
        </w:rPr>
      </w:pPr>
      <w:r>
        <w:rPr>
          <w:rFonts w:ascii="News Gothic GDB" w:hAnsi="News Gothic GDB"/>
          <w:b/>
          <w:szCs w:val="22"/>
        </w:rPr>
        <w:t>Test(s) according to RCA</w:t>
      </w:r>
      <w:r w:rsidRPr="00A7531B">
        <w:rPr>
          <w:rFonts w:ascii="News Gothic GDB" w:hAnsi="News Gothic GDB"/>
          <w:b/>
          <w:szCs w:val="22"/>
        </w:rPr>
        <w:t>:</w:t>
      </w:r>
    </w:p>
    <w:p w14:paraId="2088A260" w14:textId="77777777" w:rsidR="008019EA" w:rsidRPr="008019EA" w:rsidRDefault="008019EA" w:rsidP="008019EA">
      <w:pPr>
        <w:autoSpaceDE w:val="0"/>
        <w:autoSpaceDN w:val="0"/>
        <w:adjustRightInd w:val="0"/>
        <w:spacing w:before="0" w:after="0"/>
        <w:ind w:left="0"/>
        <w:jc w:val="both"/>
        <w:rPr>
          <w:rFonts w:ascii="News Gothic GDB" w:hAnsi="News Gothic GDB"/>
          <w:bCs/>
          <w:szCs w:val="22"/>
        </w:rPr>
      </w:pPr>
      <w:r w:rsidRPr="008019EA">
        <w:rPr>
          <w:rFonts w:ascii="News Gothic GDB" w:hAnsi="News Gothic GDB"/>
          <w:bCs/>
          <w:szCs w:val="22"/>
        </w:rPr>
        <w:t>Reference to DORA Chapter 2, Article 6 (Para 8) and 7.</w:t>
      </w:r>
    </w:p>
    <w:p w14:paraId="34CA057B" w14:textId="77777777" w:rsidR="008019EA" w:rsidRPr="008019EA" w:rsidRDefault="008019EA" w:rsidP="008019EA">
      <w:pPr>
        <w:autoSpaceDE w:val="0"/>
        <w:autoSpaceDN w:val="0"/>
        <w:adjustRightInd w:val="0"/>
        <w:spacing w:before="0" w:after="0"/>
        <w:ind w:left="0"/>
        <w:jc w:val="both"/>
        <w:rPr>
          <w:rFonts w:ascii="News Gothic GDB" w:hAnsi="News Gothic GDB"/>
          <w:bCs/>
          <w:szCs w:val="22"/>
        </w:rPr>
      </w:pPr>
    </w:p>
    <w:p w14:paraId="454119E6" w14:textId="77777777" w:rsidR="008019EA" w:rsidRPr="008019EA" w:rsidRDefault="008019EA" w:rsidP="008019EA">
      <w:pPr>
        <w:autoSpaceDE w:val="0"/>
        <w:autoSpaceDN w:val="0"/>
        <w:adjustRightInd w:val="0"/>
        <w:spacing w:before="0" w:after="0"/>
        <w:ind w:left="0"/>
        <w:jc w:val="both"/>
        <w:rPr>
          <w:rFonts w:ascii="News Gothic GDB" w:hAnsi="News Gothic GDB"/>
          <w:bCs/>
          <w:szCs w:val="22"/>
        </w:rPr>
      </w:pPr>
      <w:r w:rsidRPr="008019EA">
        <w:rPr>
          <w:rFonts w:ascii="News Gothic GDB" w:hAnsi="News Gothic GDB"/>
          <w:bCs/>
          <w:szCs w:val="22"/>
        </w:rPr>
        <w:t xml:space="preserve">(TP1) IA to check SII 2024-040_F04 status: - Outdated IS documentation in Level 4 and Level 5 (SII from previous audit 2024-040 Cyber and IS audit. CLOSED as per AMIT tool (AMIT-807). </w:t>
      </w:r>
    </w:p>
    <w:p w14:paraId="6D8B5AB4" w14:textId="77777777" w:rsidR="008019EA" w:rsidRPr="008019EA" w:rsidRDefault="008019EA" w:rsidP="008019EA">
      <w:pPr>
        <w:autoSpaceDE w:val="0"/>
        <w:autoSpaceDN w:val="0"/>
        <w:adjustRightInd w:val="0"/>
        <w:spacing w:before="0" w:after="0"/>
        <w:ind w:left="0"/>
        <w:jc w:val="both"/>
        <w:rPr>
          <w:rFonts w:ascii="News Gothic GDB" w:hAnsi="News Gothic GDB"/>
          <w:bCs/>
          <w:szCs w:val="22"/>
        </w:rPr>
      </w:pPr>
      <w:r w:rsidRPr="008019EA">
        <w:rPr>
          <w:rFonts w:ascii="News Gothic GDB" w:hAnsi="News Gothic GDB"/>
          <w:bCs/>
          <w:szCs w:val="22"/>
        </w:rPr>
        <w:t>(TP2) IA to check SII 2024-040_F05 status: - Cloud Security Guideline overdue annual update and review (SII from previous audit 2024-040 Cyber and IS audit).</w:t>
      </w:r>
    </w:p>
    <w:p w14:paraId="1623968A" w14:textId="77777777" w:rsidR="008019EA" w:rsidRPr="008019EA" w:rsidRDefault="008019EA" w:rsidP="008019EA">
      <w:pPr>
        <w:autoSpaceDE w:val="0"/>
        <w:autoSpaceDN w:val="0"/>
        <w:adjustRightInd w:val="0"/>
        <w:spacing w:before="0" w:after="0"/>
        <w:ind w:left="0"/>
        <w:jc w:val="both"/>
        <w:rPr>
          <w:rFonts w:ascii="News Gothic GDB" w:hAnsi="News Gothic GDB"/>
          <w:bCs/>
          <w:szCs w:val="22"/>
        </w:rPr>
      </w:pPr>
    </w:p>
    <w:p w14:paraId="6E52FC61" w14:textId="47AF6EE4" w:rsidR="008019EA" w:rsidRPr="008019EA" w:rsidRDefault="008019EA" w:rsidP="008019EA">
      <w:pPr>
        <w:autoSpaceDE w:val="0"/>
        <w:autoSpaceDN w:val="0"/>
        <w:adjustRightInd w:val="0"/>
        <w:spacing w:before="0" w:after="0"/>
        <w:ind w:left="0"/>
        <w:jc w:val="both"/>
        <w:rPr>
          <w:rFonts w:ascii="News Gothic GDB" w:hAnsi="News Gothic GDB"/>
          <w:bCs/>
          <w:szCs w:val="22"/>
        </w:rPr>
      </w:pPr>
      <w:r w:rsidRPr="008019EA">
        <w:rPr>
          <w:rFonts w:ascii="News Gothic GDB" w:hAnsi="News Gothic GDB"/>
          <w:bCs/>
          <w:szCs w:val="22"/>
        </w:rPr>
        <w:t xml:space="preserve">(TP3) IA to follow up on the “Information Security </w:t>
      </w:r>
      <w:r w:rsidR="003A6DD4" w:rsidRPr="008019EA">
        <w:rPr>
          <w:rFonts w:ascii="News Gothic GDB" w:hAnsi="News Gothic GDB"/>
          <w:bCs/>
          <w:szCs w:val="22"/>
        </w:rPr>
        <w:t>Organization</w:t>
      </w:r>
      <w:r w:rsidRPr="008019EA">
        <w:rPr>
          <w:rFonts w:ascii="News Gothic GDB" w:hAnsi="News Gothic GDB"/>
          <w:bCs/>
          <w:szCs w:val="22"/>
        </w:rPr>
        <w:t xml:space="preserve"> Guideline, Level 4, V1.0” (Hint: The guideline was last reviewed in 2021- to assess if it still relevant and why it has not been reviewed /aligned with DORA requirements. (Owner of document: Head of Information Security Framework &amp; Governance))</w:t>
      </w:r>
    </w:p>
    <w:p w14:paraId="00A903B0" w14:textId="77777777" w:rsidR="008019EA" w:rsidRPr="008019EA" w:rsidRDefault="008019EA" w:rsidP="008019EA">
      <w:pPr>
        <w:autoSpaceDE w:val="0"/>
        <w:autoSpaceDN w:val="0"/>
        <w:adjustRightInd w:val="0"/>
        <w:spacing w:before="0" w:after="0"/>
        <w:ind w:left="0"/>
        <w:jc w:val="both"/>
        <w:rPr>
          <w:rFonts w:ascii="News Gothic GDB" w:hAnsi="News Gothic GDB"/>
          <w:bCs/>
          <w:szCs w:val="22"/>
        </w:rPr>
      </w:pPr>
    </w:p>
    <w:p w14:paraId="6EFF2085" w14:textId="77777777" w:rsidR="008019EA" w:rsidRPr="008019EA" w:rsidRDefault="008019EA" w:rsidP="008019EA">
      <w:pPr>
        <w:autoSpaceDE w:val="0"/>
        <w:autoSpaceDN w:val="0"/>
        <w:adjustRightInd w:val="0"/>
        <w:spacing w:before="0" w:after="0"/>
        <w:ind w:left="0"/>
        <w:jc w:val="both"/>
        <w:rPr>
          <w:rFonts w:ascii="News Gothic GDB" w:hAnsi="News Gothic GDB"/>
          <w:bCs/>
          <w:szCs w:val="22"/>
        </w:rPr>
      </w:pPr>
      <w:r w:rsidRPr="008019EA">
        <w:rPr>
          <w:rFonts w:ascii="News Gothic GDB" w:hAnsi="News Gothic GDB"/>
          <w:bCs/>
          <w:szCs w:val="22"/>
        </w:rPr>
        <w:t>(TP4) An ICT Risk Management Framework (Version 1.0) is in place since December 2024 which includes the second level documents (the ICT Risk Guidelines) subordinate to the ICT Risk Policy –integrating the IS and IT frameworks into one framework that also incorporates relevant DORA requirements. Areas to be checked:</w:t>
      </w:r>
    </w:p>
    <w:p w14:paraId="4C8F8740" w14:textId="77777777" w:rsidR="008019EA" w:rsidRPr="008019EA" w:rsidRDefault="008019EA" w:rsidP="008019EA">
      <w:pPr>
        <w:autoSpaceDE w:val="0"/>
        <w:autoSpaceDN w:val="0"/>
        <w:adjustRightInd w:val="0"/>
        <w:spacing w:before="0" w:after="0"/>
        <w:ind w:left="540" w:hanging="360"/>
        <w:jc w:val="both"/>
        <w:rPr>
          <w:rFonts w:ascii="News Gothic GDB" w:hAnsi="News Gothic GDB"/>
          <w:bCs/>
          <w:szCs w:val="22"/>
        </w:rPr>
      </w:pPr>
      <w:r w:rsidRPr="008019EA">
        <w:rPr>
          <w:rFonts w:ascii="News Gothic GDB" w:hAnsi="News Gothic GDB"/>
          <w:bCs/>
          <w:szCs w:val="22"/>
        </w:rPr>
        <w:t>a)</w:t>
      </w:r>
      <w:r w:rsidRPr="008019EA">
        <w:rPr>
          <w:rFonts w:ascii="News Gothic GDB" w:hAnsi="News Gothic GDB"/>
          <w:bCs/>
          <w:szCs w:val="22"/>
        </w:rPr>
        <w:tab/>
        <w:t>Verify the existence of ICT Risk related procedures (Hint: As per the 2024 ICT Risk Framework, ICT risk related procedures will be addressed separately- Have those procedures already been rolled out- unclear at this stage since they are not available on the Intranet?)</w:t>
      </w:r>
    </w:p>
    <w:p w14:paraId="39448E13" w14:textId="77777777" w:rsidR="008019EA" w:rsidRPr="008019EA" w:rsidRDefault="008019EA" w:rsidP="008019EA">
      <w:pPr>
        <w:autoSpaceDE w:val="0"/>
        <w:autoSpaceDN w:val="0"/>
        <w:adjustRightInd w:val="0"/>
        <w:spacing w:before="0" w:after="0"/>
        <w:ind w:left="540" w:hanging="360"/>
        <w:jc w:val="both"/>
        <w:rPr>
          <w:rFonts w:ascii="News Gothic GDB" w:hAnsi="News Gothic GDB"/>
          <w:bCs/>
          <w:szCs w:val="22"/>
        </w:rPr>
      </w:pPr>
      <w:r w:rsidRPr="008019EA">
        <w:rPr>
          <w:rFonts w:ascii="News Gothic GDB" w:hAnsi="News Gothic GDB"/>
          <w:bCs/>
          <w:szCs w:val="22"/>
        </w:rPr>
        <w:t>b)</w:t>
      </w:r>
      <w:r w:rsidRPr="008019EA">
        <w:rPr>
          <w:rFonts w:ascii="News Gothic GDB" w:hAnsi="News Gothic GDB"/>
          <w:bCs/>
          <w:szCs w:val="22"/>
        </w:rPr>
        <w:tab/>
        <w:t>Review sample of written rules (guideline, procedure) relating to IS (E.g. vulnerability management, incident management, change management, ICT Risk Management) to ascertain adherence to regulatory requirements (DORA, CSSF)</w:t>
      </w:r>
    </w:p>
    <w:p w14:paraId="160B30FE" w14:textId="77777777" w:rsidR="008019EA" w:rsidRPr="008019EA" w:rsidRDefault="008019EA" w:rsidP="008019EA">
      <w:pPr>
        <w:autoSpaceDE w:val="0"/>
        <w:autoSpaceDN w:val="0"/>
        <w:adjustRightInd w:val="0"/>
        <w:spacing w:before="0" w:after="0"/>
        <w:ind w:left="0"/>
        <w:jc w:val="both"/>
        <w:rPr>
          <w:rFonts w:ascii="News Gothic GDB" w:hAnsi="News Gothic GDB"/>
          <w:bCs/>
          <w:szCs w:val="22"/>
        </w:rPr>
      </w:pPr>
    </w:p>
    <w:p w14:paraId="46633BB1" w14:textId="77777777" w:rsidR="008019EA" w:rsidRPr="008019EA" w:rsidRDefault="008019EA" w:rsidP="008019EA">
      <w:pPr>
        <w:autoSpaceDE w:val="0"/>
        <w:autoSpaceDN w:val="0"/>
        <w:adjustRightInd w:val="0"/>
        <w:spacing w:before="0" w:after="0"/>
        <w:ind w:left="0"/>
        <w:jc w:val="both"/>
        <w:rPr>
          <w:rFonts w:ascii="News Gothic GDB" w:hAnsi="News Gothic GDB"/>
          <w:bCs/>
          <w:szCs w:val="22"/>
        </w:rPr>
      </w:pPr>
      <w:r w:rsidRPr="008019EA">
        <w:rPr>
          <w:rFonts w:ascii="News Gothic GDB" w:hAnsi="News Gothic GDB"/>
          <w:bCs/>
          <w:szCs w:val="22"/>
        </w:rPr>
        <w:t>(TP5) Framework Alignment, Measurement and Monitoring. Areas to be checked:</w:t>
      </w:r>
    </w:p>
    <w:p w14:paraId="67F5D0B6" w14:textId="14EB6D92" w:rsidR="008019EA" w:rsidRPr="008019EA" w:rsidRDefault="008019EA" w:rsidP="008019EA">
      <w:pPr>
        <w:autoSpaceDE w:val="0"/>
        <w:autoSpaceDN w:val="0"/>
        <w:adjustRightInd w:val="0"/>
        <w:spacing w:before="0" w:after="0"/>
        <w:ind w:left="540" w:hanging="360"/>
        <w:jc w:val="both"/>
        <w:rPr>
          <w:rFonts w:ascii="News Gothic GDB" w:hAnsi="News Gothic GDB"/>
          <w:bCs/>
          <w:szCs w:val="22"/>
        </w:rPr>
      </w:pPr>
      <w:r w:rsidRPr="008019EA">
        <w:rPr>
          <w:rFonts w:ascii="News Gothic GDB" w:hAnsi="News Gothic GDB"/>
          <w:bCs/>
          <w:szCs w:val="22"/>
        </w:rPr>
        <w:t>a)</w:t>
      </w:r>
      <w:r w:rsidRPr="008019EA">
        <w:rPr>
          <w:rFonts w:ascii="News Gothic GDB" w:hAnsi="News Gothic GDB"/>
          <w:bCs/>
          <w:szCs w:val="22"/>
        </w:rPr>
        <w:tab/>
        <w:t xml:space="preserve">Follow up on FuN: </w:t>
      </w:r>
      <w:r w:rsidR="00172396" w:rsidRPr="008019EA">
        <w:rPr>
          <w:rFonts w:ascii="News Gothic GDB" w:hAnsi="News Gothic GDB"/>
          <w:bCs/>
          <w:szCs w:val="22"/>
        </w:rPr>
        <w:t>250312133836 –</w:t>
      </w:r>
      <w:r w:rsidRPr="008019EA">
        <w:rPr>
          <w:rFonts w:ascii="News Gothic GDB" w:hAnsi="News Gothic GDB"/>
          <w:bCs/>
          <w:szCs w:val="22"/>
        </w:rPr>
        <w:t xml:space="preserve"> The new ICT Risk Management Policy (Version: 1.0, Valid from 01.01.2025, prepared by DBAG CICTRO/CISO) and the Digital Operational Resilience Strategy (Version 1.0, 13.12.2024) focus strongly on Risk Management (to manage and mitigate cyber &amp; InfoSec threats) but may be does not support and articulate </w:t>
      </w:r>
      <w:r w:rsidRPr="00024B5D">
        <w:rPr>
          <w:rFonts w:ascii="News Gothic GDB" w:hAnsi="News Gothic GDB"/>
          <w:bCs/>
          <w:szCs w:val="22"/>
        </w:rPr>
        <w:t xml:space="preserve">the Cyber &amp; IS Strategy and Design. Reference to DORA Chapter 2 Article 6 para 2), IA to check if 2LoD (Line of </w:t>
      </w:r>
      <w:r w:rsidR="003A6DD4" w:rsidRPr="00024B5D">
        <w:rPr>
          <w:rFonts w:ascii="News Gothic GDB" w:hAnsi="News Gothic GDB"/>
          <w:bCs/>
          <w:szCs w:val="22"/>
        </w:rPr>
        <w:t>Defense</w:t>
      </w:r>
      <w:r w:rsidRPr="00024B5D">
        <w:rPr>
          <w:rFonts w:ascii="News Gothic GDB" w:hAnsi="News Gothic GDB"/>
          <w:bCs/>
          <w:szCs w:val="22"/>
        </w:rPr>
        <w:t xml:space="preserve">) in its ICT risk management framework included “Cyber &amp; IS Strategy and Design” within strategies, policies, procedures, ICT protocols and tools that are necessary, to ensure that all information assets and ICT assets are adequately protected from risks including damage and </w:t>
      </w:r>
      <w:r w:rsidR="003A6DD4" w:rsidRPr="00024B5D">
        <w:rPr>
          <w:rFonts w:ascii="News Gothic GDB" w:hAnsi="News Gothic GDB"/>
          <w:bCs/>
          <w:szCs w:val="22"/>
        </w:rPr>
        <w:t>unauthorized</w:t>
      </w:r>
      <w:r w:rsidRPr="00024B5D">
        <w:rPr>
          <w:rFonts w:ascii="News Gothic GDB" w:hAnsi="News Gothic GDB"/>
          <w:bCs/>
          <w:szCs w:val="22"/>
        </w:rPr>
        <w:t xml:space="preserve"> access or usage. Also, check if “Cyber &amp; IS Strategy and Design” serve the 1LoD functions as a basis for implementing Cyber</w:t>
      </w:r>
      <w:r w:rsidRPr="008019EA">
        <w:rPr>
          <w:rFonts w:ascii="News Gothic GDB" w:hAnsi="News Gothic GDB"/>
          <w:bCs/>
          <w:szCs w:val="22"/>
        </w:rPr>
        <w:t xml:space="preserve"> &amp; IS related processes.</w:t>
      </w:r>
    </w:p>
    <w:p w14:paraId="5C54C708" w14:textId="77777777" w:rsidR="008019EA" w:rsidRPr="008019EA" w:rsidRDefault="008019EA" w:rsidP="008019EA">
      <w:pPr>
        <w:autoSpaceDE w:val="0"/>
        <w:autoSpaceDN w:val="0"/>
        <w:adjustRightInd w:val="0"/>
        <w:spacing w:before="0" w:after="0"/>
        <w:ind w:left="540" w:hanging="360"/>
        <w:jc w:val="both"/>
        <w:rPr>
          <w:rFonts w:ascii="News Gothic GDB" w:hAnsi="News Gothic GDB"/>
          <w:bCs/>
          <w:szCs w:val="22"/>
        </w:rPr>
      </w:pPr>
      <w:r w:rsidRPr="008019EA">
        <w:rPr>
          <w:rFonts w:ascii="News Gothic GDB" w:hAnsi="News Gothic GDB"/>
          <w:bCs/>
          <w:szCs w:val="22"/>
        </w:rPr>
        <w:t>b)</w:t>
      </w:r>
      <w:r w:rsidRPr="008019EA">
        <w:rPr>
          <w:rFonts w:ascii="News Gothic GDB" w:hAnsi="News Gothic GDB"/>
          <w:bCs/>
          <w:szCs w:val="22"/>
        </w:rPr>
        <w:tab/>
        <w:t>Confirm that the DOR strategy aligns with other relevant frameworks and policies (Group Risk Framework, CIO/COO IT Strategy, Cyber Resilience Strategy). Check for consistency and cross-references.</w:t>
      </w:r>
    </w:p>
    <w:p w14:paraId="2416DE75" w14:textId="6C3A47B9" w:rsidR="008019EA" w:rsidRPr="008019EA" w:rsidRDefault="008019EA" w:rsidP="008019EA">
      <w:pPr>
        <w:autoSpaceDE w:val="0"/>
        <w:autoSpaceDN w:val="0"/>
        <w:adjustRightInd w:val="0"/>
        <w:spacing w:before="0" w:after="0"/>
        <w:ind w:left="540" w:hanging="360"/>
        <w:jc w:val="both"/>
        <w:rPr>
          <w:rFonts w:ascii="News Gothic GDB" w:hAnsi="News Gothic GDB"/>
          <w:bCs/>
          <w:szCs w:val="22"/>
        </w:rPr>
      </w:pPr>
      <w:r w:rsidRPr="008019EA">
        <w:rPr>
          <w:rFonts w:ascii="News Gothic GDB" w:hAnsi="News Gothic GDB"/>
          <w:bCs/>
          <w:szCs w:val="22"/>
        </w:rPr>
        <w:t>c)</w:t>
      </w:r>
      <w:r w:rsidRPr="008019EA">
        <w:rPr>
          <w:rFonts w:ascii="News Gothic GDB" w:hAnsi="News Gothic GDB"/>
          <w:bCs/>
          <w:szCs w:val="22"/>
        </w:rPr>
        <w:tab/>
        <w:t>Verify that appropriate</w:t>
      </w:r>
      <w:r w:rsidR="006614FE">
        <w:rPr>
          <w:rFonts w:ascii="News Gothic GDB" w:hAnsi="News Gothic GDB"/>
          <w:bCs/>
          <w:szCs w:val="22"/>
        </w:rPr>
        <w:t xml:space="preserve"> (SMART)</w:t>
      </w:r>
      <w:r w:rsidRPr="008019EA">
        <w:rPr>
          <w:rFonts w:ascii="News Gothic GDB" w:hAnsi="News Gothic GDB"/>
          <w:bCs/>
          <w:szCs w:val="22"/>
        </w:rPr>
        <w:t xml:space="preserve"> metrics are defined and in </w:t>
      </w:r>
      <w:r w:rsidR="00172396" w:rsidRPr="008019EA">
        <w:rPr>
          <w:rFonts w:ascii="News Gothic GDB" w:hAnsi="News Gothic GDB"/>
          <w:bCs/>
          <w:szCs w:val="22"/>
        </w:rPr>
        <w:t>place</w:t>
      </w:r>
      <w:r w:rsidRPr="008019EA">
        <w:rPr>
          <w:rFonts w:ascii="News Gothic GDB" w:hAnsi="News Gothic GDB"/>
          <w:bCs/>
          <w:szCs w:val="22"/>
        </w:rPr>
        <w:t xml:space="preserve"> measure the effectiveness of the DOR &amp; Cyber Resilience strategy and implementation initiatives. Check the frequency of reporting and how the results are used for improvement</w:t>
      </w:r>
      <w:r w:rsidR="006614FE">
        <w:rPr>
          <w:rFonts w:ascii="News Gothic GDB" w:hAnsi="News Gothic GDB"/>
          <w:bCs/>
          <w:szCs w:val="22"/>
        </w:rPr>
        <w:t xml:space="preserve">. </w:t>
      </w:r>
      <w:r w:rsidR="006614FE" w:rsidRPr="006614FE">
        <w:rPr>
          <w:rFonts w:ascii="News Gothic GDB" w:hAnsi="News Gothic GDB"/>
          <w:bCs/>
          <w:szCs w:val="22"/>
        </w:rPr>
        <w:t>Verify the coverage for all DBG LEs in audit scope.</w:t>
      </w:r>
    </w:p>
    <w:p w14:paraId="4C31A733" w14:textId="77777777" w:rsidR="008019EA" w:rsidRPr="00A7531B" w:rsidRDefault="008019EA" w:rsidP="00DF147A">
      <w:pPr>
        <w:autoSpaceDE w:val="0"/>
        <w:autoSpaceDN w:val="0"/>
        <w:adjustRightInd w:val="0"/>
        <w:spacing w:before="0" w:after="0"/>
        <w:ind w:left="0"/>
        <w:rPr>
          <w:rFonts w:ascii="News Gothic GDB" w:hAnsi="News Gothic GDB"/>
          <w:b/>
          <w:szCs w:val="22"/>
        </w:rPr>
      </w:pPr>
    </w:p>
    <w:p w14:paraId="735B9BC3" w14:textId="77777777" w:rsidR="0031401F" w:rsidRPr="00E40C73" w:rsidRDefault="0031401F" w:rsidP="0031401F">
      <w:pPr>
        <w:pStyle w:val="ListParagraph"/>
        <w:ind w:left="0"/>
        <w:jc w:val="both"/>
        <w:rPr>
          <w:rFonts w:ascii="News Gothic GDB" w:hAnsi="News Gothic GDB"/>
          <w:b/>
          <w:bCs/>
        </w:rPr>
      </w:pPr>
      <w:bookmarkStart w:id="0" w:name="_Hlk98428795"/>
      <w:r w:rsidRPr="00E40C73">
        <w:rPr>
          <w:rFonts w:ascii="News Gothic GDB" w:hAnsi="News Gothic GDB"/>
          <w:b/>
          <w:bCs/>
        </w:rPr>
        <w:t>Audit procedures/source:</w:t>
      </w:r>
    </w:p>
    <w:p w14:paraId="1C736A13" w14:textId="77777777" w:rsidR="0031401F" w:rsidRPr="00E40C73" w:rsidRDefault="0031401F" w:rsidP="0031401F">
      <w:pPr>
        <w:pStyle w:val="ListParagraph"/>
        <w:numPr>
          <w:ilvl w:val="0"/>
          <w:numId w:val="27"/>
        </w:numPr>
        <w:spacing w:before="0" w:after="160"/>
        <w:ind w:hanging="270"/>
        <w:jc w:val="both"/>
        <w:rPr>
          <w:rFonts w:ascii="News Gothic GDB" w:hAnsi="News Gothic GDB"/>
        </w:rPr>
      </w:pPr>
      <w:r w:rsidRPr="00E40C73">
        <w:rPr>
          <w:rFonts w:ascii="News Gothic GDB" w:hAnsi="News Gothic GDB"/>
        </w:rPr>
        <w:t>Information directly requested from auditee (via e-mail or call) or extracted from provided documentation during preparation phase.</w:t>
      </w:r>
    </w:p>
    <w:p w14:paraId="7F64294A" w14:textId="77777777" w:rsidR="0031401F" w:rsidRDefault="0031401F" w:rsidP="0031401F">
      <w:pPr>
        <w:autoSpaceDE w:val="0"/>
        <w:autoSpaceDN w:val="0"/>
        <w:adjustRightInd w:val="0"/>
        <w:spacing w:before="0" w:after="0"/>
        <w:ind w:left="0"/>
        <w:jc w:val="both"/>
        <w:rPr>
          <w:rFonts w:ascii="News Gothic GDB" w:hAnsi="News Gothic GDB"/>
          <w:b/>
          <w:szCs w:val="22"/>
        </w:rPr>
      </w:pPr>
    </w:p>
    <w:p w14:paraId="12B9137A" w14:textId="6F68DF6F" w:rsidR="0031401F" w:rsidRDefault="0031401F" w:rsidP="0031401F">
      <w:pPr>
        <w:autoSpaceDE w:val="0"/>
        <w:autoSpaceDN w:val="0"/>
        <w:adjustRightInd w:val="0"/>
        <w:spacing w:before="0" w:after="0"/>
        <w:ind w:left="0"/>
        <w:jc w:val="both"/>
        <w:rPr>
          <w:rFonts w:ascii="News Gothic GDB" w:hAnsi="News Gothic GDB"/>
          <w:b/>
          <w:szCs w:val="22"/>
        </w:rPr>
      </w:pPr>
      <w:r w:rsidRPr="00E40C73">
        <w:rPr>
          <w:rFonts w:ascii="News Gothic GDB" w:hAnsi="News Gothic GDB"/>
          <w:b/>
          <w:szCs w:val="22"/>
        </w:rPr>
        <w:t xml:space="preserve">Conclusion: </w:t>
      </w:r>
      <w:r w:rsidR="00996481" w:rsidRPr="00996481">
        <w:rPr>
          <w:rFonts w:ascii="News Gothic GDB" w:hAnsi="News Gothic GDB"/>
          <w:b/>
          <w:szCs w:val="22"/>
        </w:rPr>
        <w:t>No i</w:t>
      </w:r>
      <w:r w:rsidR="00EB2AE3" w:rsidRPr="00996481">
        <w:rPr>
          <w:rFonts w:ascii="News Gothic GDB" w:hAnsi="News Gothic GDB"/>
          <w:b/>
          <w:szCs w:val="22"/>
        </w:rPr>
        <w:t>ssue for close-out list.</w:t>
      </w:r>
    </w:p>
    <w:p w14:paraId="6D1731E0" w14:textId="1232ACE6" w:rsidR="00C9550F" w:rsidRPr="00C9550F" w:rsidRDefault="0056657C" w:rsidP="00C9550F">
      <w:pPr>
        <w:autoSpaceDE w:val="0"/>
        <w:autoSpaceDN w:val="0"/>
        <w:adjustRightInd w:val="0"/>
        <w:spacing w:before="0" w:after="0"/>
        <w:ind w:left="0"/>
        <w:jc w:val="both"/>
        <w:rPr>
          <w:rFonts w:ascii="News Gothic GDB" w:hAnsi="News Gothic GDB"/>
          <w:bCs/>
          <w:color w:val="FF0000"/>
          <w:szCs w:val="22"/>
        </w:rPr>
      </w:pPr>
      <w:r w:rsidRPr="00C9550F">
        <w:rPr>
          <w:rFonts w:ascii="News Gothic GDB" w:hAnsi="News Gothic GDB"/>
          <w:bCs/>
          <w:color w:val="FF0000"/>
          <w:szCs w:val="22"/>
        </w:rPr>
        <w:lastRenderedPageBreak/>
        <w:t>Extra Check – one issue regarding Partner Services</w:t>
      </w:r>
      <w:r w:rsidR="00C9550F" w:rsidRPr="00C9550F">
        <w:rPr>
          <w:rFonts w:ascii="News Gothic GDB" w:hAnsi="News Gothic GDB"/>
          <w:bCs/>
          <w:color w:val="FF0000"/>
          <w:szCs w:val="22"/>
        </w:rPr>
        <w:t xml:space="preserve"> – a follow up of audit comment from 2024-063 Technology Governance - </w:t>
      </w:r>
      <w:r w:rsidR="00C9550F" w:rsidRPr="00C9550F">
        <w:rPr>
          <w:rFonts w:ascii="News Gothic GDB" w:hAnsi="News Gothic GDB"/>
          <w:bCs/>
          <w:color w:val="FF0000"/>
          <w:szCs w:val="22"/>
        </w:rPr>
        <w:t>Partner Services: Inadequate guidelines on Partner Services as asset type in DBG’s APMS (2025-045_F05)</w:t>
      </w:r>
    </w:p>
    <w:p w14:paraId="7D9E82E5" w14:textId="77777777" w:rsidR="00E101E1" w:rsidRPr="00CF4D2A" w:rsidRDefault="00E101E1" w:rsidP="0031401F">
      <w:pPr>
        <w:spacing w:before="0" w:after="0"/>
        <w:ind w:left="0"/>
        <w:jc w:val="both"/>
        <w:rPr>
          <w:rFonts w:ascii="News Gothic GDB" w:hAnsi="News Gothic GDB"/>
          <w:color w:val="FF0000"/>
          <w:szCs w:val="22"/>
        </w:rPr>
      </w:pPr>
    </w:p>
    <w:p w14:paraId="0D3E9949" w14:textId="77777777" w:rsidR="0031401F" w:rsidRPr="00E40C73" w:rsidRDefault="0031401F" w:rsidP="0031401F">
      <w:pPr>
        <w:spacing w:before="0" w:after="0"/>
        <w:ind w:left="0"/>
        <w:jc w:val="both"/>
        <w:rPr>
          <w:rFonts w:ascii="News Gothic GDB" w:hAnsi="News Gothic GDB"/>
          <w:szCs w:val="22"/>
        </w:rPr>
      </w:pPr>
    </w:p>
    <w:p w14:paraId="358B47FB" w14:textId="7D4628D6" w:rsidR="0031401F" w:rsidRDefault="0031401F" w:rsidP="0031401F">
      <w:pPr>
        <w:spacing w:before="0" w:after="0"/>
        <w:ind w:left="0"/>
        <w:jc w:val="both"/>
        <w:rPr>
          <w:rFonts w:ascii="News Gothic GDB" w:hAnsi="News Gothic GDB"/>
        </w:rPr>
      </w:pPr>
      <w:r w:rsidRPr="00E40C73">
        <w:rPr>
          <w:rFonts w:ascii="News Gothic GDB" w:hAnsi="News Gothic GDB"/>
        </w:rPr>
        <w:t>Internal audit (</w:t>
      </w:r>
      <w:r w:rsidR="008019EA">
        <w:rPr>
          <w:rFonts w:ascii="News Gothic GDB" w:hAnsi="News Gothic GDB"/>
        </w:rPr>
        <w:t>YG, UE</w:t>
      </w:r>
      <w:r w:rsidRPr="00E40C73">
        <w:rPr>
          <w:rFonts w:ascii="News Gothic GDB" w:hAnsi="News Gothic GDB"/>
        </w:rPr>
        <w:t>)</w:t>
      </w:r>
      <w:r w:rsidRPr="00E40C73">
        <w:rPr>
          <w:rFonts w:ascii="News Gothic GDB" w:hAnsi="News Gothic GDB"/>
          <w:color w:val="FF0000"/>
        </w:rPr>
        <w:t xml:space="preserve"> </w:t>
      </w:r>
      <w:r w:rsidRPr="00E40C73">
        <w:rPr>
          <w:rFonts w:ascii="News Gothic GDB" w:hAnsi="News Gothic GDB"/>
        </w:rPr>
        <w:t>has performed the following Audit procedures:</w:t>
      </w:r>
    </w:p>
    <w:p w14:paraId="3B554672" w14:textId="77777777" w:rsidR="0031401F" w:rsidRDefault="0031401F" w:rsidP="0031401F">
      <w:pPr>
        <w:spacing w:before="0" w:after="0"/>
        <w:ind w:left="0"/>
        <w:jc w:val="both"/>
        <w:rPr>
          <w:rFonts w:ascii="News Gothic GDB" w:hAnsi="News Gothic GDB"/>
          <w:b/>
          <w:szCs w:val="22"/>
        </w:rPr>
      </w:pPr>
    </w:p>
    <w:p w14:paraId="517C4A38" w14:textId="77777777" w:rsidR="0031401F" w:rsidRPr="00E40C73" w:rsidRDefault="0031401F" w:rsidP="0031401F">
      <w:pPr>
        <w:spacing w:before="0" w:after="0"/>
        <w:ind w:left="0"/>
        <w:jc w:val="both"/>
        <w:rPr>
          <w:rFonts w:ascii="News Gothic GDB" w:hAnsi="News Gothic GDB"/>
          <w:b/>
          <w:szCs w:val="22"/>
        </w:rPr>
      </w:pPr>
      <w:r w:rsidRPr="00E40C73">
        <w:rPr>
          <w:rFonts w:ascii="News Gothic GDB" w:hAnsi="News Gothic GDB"/>
          <w:b/>
          <w:szCs w:val="22"/>
        </w:rPr>
        <w:t>-------------------------------------------------------</w:t>
      </w:r>
    </w:p>
    <w:p w14:paraId="28383923" w14:textId="77777777" w:rsidR="0031401F" w:rsidRPr="00E40C73" w:rsidRDefault="0031401F" w:rsidP="0031401F">
      <w:pPr>
        <w:spacing w:before="0" w:after="0"/>
        <w:ind w:left="0"/>
        <w:jc w:val="both"/>
        <w:rPr>
          <w:rFonts w:ascii="News Gothic GDB" w:hAnsi="News Gothic GDB"/>
          <w:b/>
          <w:bCs/>
          <w:szCs w:val="22"/>
        </w:rPr>
      </w:pPr>
      <w:r w:rsidRPr="00E40C73">
        <w:rPr>
          <w:rFonts w:ascii="News Gothic GDB" w:hAnsi="News Gothic GDB"/>
          <w:b/>
          <w:bCs/>
          <w:szCs w:val="22"/>
        </w:rPr>
        <w:t>Summary of work done:</w:t>
      </w:r>
    </w:p>
    <w:p w14:paraId="0FF4B1AF" w14:textId="77777777" w:rsidR="0031401F" w:rsidRPr="00E40C73" w:rsidRDefault="0031401F" w:rsidP="0031401F">
      <w:pPr>
        <w:spacing w:before="0" w:after="0"/>
        <w:ind w:left="0"/>
        <w:jc w:val="both"/>
        <w:rPr>
          <w:rFonts w:ascii="News Gothic GDB" w:hAnsi="News Gothic GDB"/>
          <w:b/>
          <w:szCs w:val="22"/>
        </w:rPr>
      </w:pPr>
      <w:r w:rsidRPr="7C92A96E">
        <w:rPr>
          <w:rFonts w:ascii="News Gothic GDB" w:hAnsi="News Gothic GDB"/>
          <w:b/>
          <w:bCs/>
        </w:rPr>
        <w:t>-------------------------------------------------------</w:t>
      </w:r>
    </w:p>
    <w:p w14:paraId="3951425E" w14:textId="77777777" w:rsidR="0031401F" w:rsidRDefault="0031401F" w:rsidP="0031401F">
      <w:pPr>
        <w:spacing w:before="0" w:after="0"/>
        <w:ind w:left="0"/>
        <w:jc w:val="both"/>
        <w:rPr>
          <w:rFonts w:ascii="News Gothic GDB" w:hAnsi="News Gothic GDB"/>
          <w:b/>
          <w:bCs/>
        </w:rPr>
      </w:pPr>
    </w:p>
    <w:p w14:paraId="7D6BE809" w14:textId="77777777" w:rsidR="0031401F" w:rsidRDefault="0031401F" w:rsidP="0031401F">
      <w:pPr>
        <w:spacing w:before="0" w:after="0"/>
        <w:ind w:left="0"/>
        <w:jc w:val="both"/>
        <w:rPr>
          <w:rFonts w:ascii="News Gothic GDB" w:hAnsi="News Gothic GDB"/>
          <w:b/>
          <w:bCs/>
          <w:u w:val="single"/>
        </w:rPr>
      </w:pPr>
    </w:p>
    <w:tbl>
      <w:tblPr>
        <w:tblStyle w:val="TableGrid"/>
        <w:tblW w:w="0" w:type="auto"/>
        <w:tblLayout w:type="fixed"/>
        <w:tblLook w:val="04A0" w:firstRow="1" w:lastRow="0" w:firstColumn="1" w:lastColumn="0" w:noHBand="0" w:noVBand="1"/>
      </w:tblPr>
      <w:tblGrid>
        <w:gridCol w:w="715"/>
        <w:gridCol w:w="8999"/>
        <w:gridCol w:w="1166"/>
      </w:tblGrid>
      <w:tr w:rsidR="0031401F" w:rsidRPr="00E40C73" w14:paraId="3A5D41A8" w14:textId="77777777" w:rsidTr="642CA260">
        <w:trPr>
          <w:trHeight w:val="539"/>
        </w:trPr>
        <w:tc>
          <w:tcPr>
            <w:tcW w:w="715" w:type="dxa"/>
          </w:tcPr>
          <w:p w14:paraId="2FB1A3F2" w14:textId="77777777" w:rsidR="0031401F" w:rsidRPr="00E40C73" w:rsidRDefault="0031401F" w:rsidP="00B142CB">
            <w:pPr>
              <w:spacing w:before="0" w:after="0"/>
              <w:ind w:left="0"/>
              <w:jc w:val="both"/>
              <w:rPr>
                <w:rFonts w:ascii="News Gothic GDB" w:hAnsi="News Gothic GDB"/>
                <w:b/>
                <w:szCs w:val="22"/>
              </w:rPr>
            </w:pPr>
            <w:bookmarkStart w:id="1" w:name="_Hlk160028574"/>
            <w:r w:rsidRPr="00E40C73">
              <w:rPr>
                <w:rFonts w:ascii="News Gothic GDB" w:hAnsi="News Gothic GDB"/>
                <w:b/>
                <w:szCs w:val="22"/>
              </w:rPr>
              <w:t>AP</w:t>
            </w:r>
          </w:p>
        </w:tc>
        <w:tc>
          <w:tcPr>
            <w:tcW w:w="8999" w:type="dxa"/>
          </w:tcPr>
          <w:p w14:paraId="4CEB4C5C" w14:textId="77777777" w:rsidR="0031401F" w:rsidRPr="00E40C73" w:rsidRDefault="0031401F" w:rsidP="00B142CB">
            <w:pPr>
              <w:spacing w:before="0" w:after="0"/>
              <w:ind w:left="0"/>
              <w:jc w:val="both"/>
              <w:rPr>
                <w:rFonts w:ascii="News Gothic GDB" w:hAnsi="News Gothic GDB"/>
                <w:b/>
                <w:bCs/>
              </w:rPr>
            </w:pPr>
            <w:r w:rsidRPr="00E40C73">
              <w:rPr>
                <w:rFonts w:ascii="News Gothic GDB" w:hAnsi="News Gothic GDB"/>
                <w:b/>
                <w:bCs/>
              </w:rPr>
              <w:t>Work done</w:t>
            </w:r>
          </w:p>
        </w:tc>
        <w:tc>
          <w:tcPr>
            <w:tcW w:w="1166" w:type="dxa"/>
          </w:tcPr>
          <w:p w14:paraId="79DD5044" w14:textId="77777777" w:rsidR="0031401F" w:rsidRPr="00E40C73" w:rsidRDefault="0031401F" w:rsidP="00B142CB">
            <w:pPr>
              <w:spacing w:before="0" w:after="0"/>
              <w:ind w:left="0"/>
              <w:jc w:val="both"/>
              <w:rPr>
                <w:rFonts w:ascii="News Gothic GDB" w:hAnsi="News Gothic GDB"/>
                <w:b/>
                <w:bCs/>
              </w:rPr>
            </w:pPr>
            <w:r w:rsidRPr="00E40C73">
              <w:rPr>
                <w:rFonts w:ascii="News Gothic GDB" w:hAnsi="News Gothic GDB"/>
                <w:b/>
                <w:bCs/>
              </w:rPr>
              <w:t>Result</w:t>
            </w:r>
          </w:p>
        </w:tc>
      </w:tr>
      <w:tr w:rsidR="0031401F" w:rsidRPr="00E40C73" w14:paraId="62285DFF" w14:textId="77777777" w:rsidTr="642CA260">
        <w:trPr>
          <w:trHeight w:val="539"/>
        </w:trPr>
        <w:tc>
          <w:tcPr>
            <w:tcW w:w="715" w:type="dxa"/>
          </w:tcPr>
          <w:p w14:paraId="26AC94BD" w14:textId="77777777" w:rsidR="0031401F" w:rsidRPr="00E40C73" w:rsidRDefault="0031401F" w:rsidP="00B142CB">
            <w:pPr>
              <w:spacing w:before="0" w:after="0"/>
              <w:ind w:left="0"/>
              <w:jc w:val="both"/>
              <w:rPr>
                <w:rFonts w:ascii="News Gothic GDB" w:hAnsi="News Gothic GDB"/>
                <w:b/>
                <w:szCs w:val="22"/>
              </w:rPr>
            </w:pPr>
            <w:r>
              <w:rPr>
                <w:rFonts w:ascii="News Gothic GDB" w:hAnsi="News Gothic GDB"/>
                <w:b/>
                <w:szCs w:val="22"/>
              </w:rPr>
              <w:t>TP1</w:t>
            </w:r>
          </w:p>
        </w:tc>
        <w:tc>
          <w:tcPr>
            <w:tcW w:w="8999" w:type="dxa"/>
          </w:tcPr>
          <w:p w14:paraId="26A5E54D" w14:textId="769567F0" w:rsidR="0031401F" w:rsidRPr="00E40C73" w:rsidRDefault="15B9CEDE" w:rsidP="642CA260">
            <w:pPr>
              <w:spacing w:before="0" w:after="0"/>
              <w:ind w:left="0"/>
              <w:jc w:val="both"/>
              <w:rPr>
                <w:rFonts w:ascii="News Gothic GDB" w:hAnsi="News Gothic GDB"/>
              </w:rPr>
            </w:pPr>
            <w:r w:rsidRPr="642CA260">
              <w:rPr>
                <w:rFonts w:ascii="News Gothic GDB" w:hAnsi="News Gothic GDB"/>
              </w:rPr>
              <w:t xml:space="preserve">IA </w:t>
            </w:r>
            <w:r w:rsidR="00C74606">
              <w:rPr>
                <w:rFonts w:ascii="News Gothic GDB" w:hAnsi="News Gothic GDB"/>
              </w:rPr>
              <w:t>noted</w:t>
            </w:r>
            <w:r w:rsidRPr="642CA260">
              <w:rPr>
                <w:rFonts w:ascii="News Gothic GDB" w:hAnsi="News Gothic GDB"/>
              </w:rPr>
              <w:t xml:space="preserve"> that following Guidelines were updated</w:t>
            </w:r>
            <w:r w:rsidR="7C932B4D" w:rsidRPr="642CA260">
              <w:rPr>
                <w:rFonts w:ascii="News Gothic GDB" w:hAnsi="News Gothic GDB"/>
              </w:rPr>
              <w:t xml:space="preserve"> according to the </w:t>
            </w:r>
            <w:hyperlink r:id="rId11">
              <w:r w:rsidR="7C932B4D" w:rsidRPr="642CA260">
                <w:rPr>
                  <w:rStyle w:val="Hyperlink"/>
                  <w:rFonts w:ascii="News Gothic GDB" w:eastAsia="News Gothic GDB" w:hAnsi="News Gothic GDB" w:cs="News Gothic GDB"/>
                  <w:szCs w:val="22"/>
                  <w:lang w:val="en-GB"/>
                </w:rPr>
                <w:t>AMIT-807</w:t>
              </w:r>
            </w:hyperlink>
            <w:r w:rsidRPr="642CA260">
              <w:rPr>
                <w:rFonts w:ascii="News Gothic GDB" w:hAnsi="News Gothic GDB"/>
              </w:rPr>
              <w:t>:</w:t>
            </w:r>
          </w:p>
          <w:p w14:paraId="439E611A" w14:textId="07BD2CF0" w:rsidR="0031401F" w:rsidRPr="00E40C73" w:rsidRDefault="15B9CEDE" w:rsidP="642CA260">
            <w:pPr>
              <w:pStyle w:val="ListParagraph"/>
              <w:numPr>
                <w:ilvl w:val="0"/>
                <w:numId w:val="1"/>
              </w:numPr>
              <w:spacing w:before="240" w:after="240"/>
              <w:jc w:val="both"/>
              <w:rPr>
                <w:rFonts w:ascii="News Gothic GDB" w:eastAsia="News Gothic GDB" w:hAnsi="News Gothic GDB" w:cs="News Gothic GDB"/>
                <w:szCs w:val="22"/>
              </w:rPr>
            </w:pPr>
            <w:r w:rsidRPr="642CA260">
              <w:rPr>
                <w:rFonts w:ascii="News Gothic GDB" w:eastAsia="News Gothic GDB" w:hAnsi="News Gothic GDB" w:cs="News Gothic GDB"/>
                <w:szCs w:val="22"/>
              </w:rPr>
              <w:t>DBG_GS_DLP Guideline v2.0</w:t>
            </w:r>
          </w:p>
          <w:p w14:paraId="33CEAF85" w14:textId="6D531FD7" w:rsidR="0031401F" w:rsidRPr="00E40C73" w:rsidRDefault="15B9CEDE" w:rsidP="642CA260">
            <w:pPr>
              <w:pStyle w:val="ListParagraph"/>
              <w:numPr>
                <w:ilvl w:val="0"/>
                <w:numId w:val="1"/>
              </w:numPr>
              <w:spacing w:before="240" w:after="240"/>
              <w:jc w:val="both"/>
              <w:rPr>
                <w:rFonts w:ascii="News Gothic GDB" w:eastAsia="News Gothic GDB" w:hAnsi="News Gothic GDB" w:cs="News Gothic GDB"/>
                <w:szCs w:val="22"/>
              </w:rPr>
            </w:pPr>
            <w:proofErr w:type="spellStart"/>
            <w:r w:rsidRPr="642CA260">
              <w:rPr>
                <w:rFonts w:ascii="News Gothic GDB" w:eastAsia="News Gothic GDB" w:hAnsi="News Gothic GDB" w:cs="News Gothic GDB"/>
                <w:szCs w:val="22"/>
              </w:rPr>
              <w:t>DBG_GS_Data_Security_Guideline</w:t>
            </w:r>
            <w:proofErr w:type="spellEnd"/>
            <w:r w:rsidRPr="642CA260">
              <w:rPr>
                <w:rFonts w:ascii="News Gothic GDB" w:eastAsia="News Gothic GDB" w:hAnsi="News Gothic GDB" w:cs="News Gothic GDB"/>
                <w:szCs w:val="22"/>
              </w:rPr>
              <w:t xml:space="preserve"> v1.1</w:t>
            </w:r>
          </w:p>
          <w:p w14:paraId="52E8CB33" w14:textId="76F3CE23" w:rsidR="0031401F" w:rsidRPr="00E40C73" w:rsidRDefault="15B9CEDE" w:rsidP="642CA260">
            <w:pPr>
              <w:pStyle w:val="ListParagraph"/>
              <w:numPr>
                <w:ilvl w:val="0"/>
                <w:numId w:val="1"/>
              </w:numPr>
              <w:spacing w:before="240" w:after="240"/>
              <w:jc w:val="both"/>
              <w:rPr>
                <w:rFonts w:ascii="News Gothic GDB" w:eastAsia="News Gothic GDB" w:hAnsi="News Gothic GDB" w:cs="News Gothic GDB"/>
                <w:szCs w:val="22"/>
              </w:rPr>
            </w:pPr>
            <w:proofErr w:type="spellStart"/>
            <w:r w:rsidRPr="642CA260">
              <w:rPr>
                <w:rFonts w:ascii="News Gothic GDB" w:eastAsia="News Gothic GDB" w:hAnsi="News Gothic GDB" w:cs="News Gothic GDB"/>
                <w:szCs w:val="22"/>
              </w:rPr>
              <w:t>DBG_GS_Anti</w:t>
            </w:r>
            <w:proofErr w:type="spellEnd"/>
            <w:r w:rsidRPr="642CA260">
              <w:rPr>
                <w:rFonts w:ascii="News Gothic GDB" w:eastAsia="News Gothic GDB" w:hAnsi="News Gothic GDB" w:cs="News Gothic GDB"/>
                <w:szCs w:val="22"/>
              </w:rPr>
              <w:t>-Malware Guideline v1.2</w:t>
            </w:r>
          </w:p>
          <w:p w14:paraId="73CB83CA" w14:textId="53423496" w:rsidR="0031401F" w:rsidRPr="00E40C73" w:rsidRDefault="15B9CEDE" w:rsidP="642CA260">
            <w:pPr>
              <w:pStyle w:val="ListParagraph"/>
              <w:numPr>
                <w:ilvl w:val="0"/>
                <w:numId w:val="1"/>
              </w:numPr>
              <w:spacing w:before="240" w:after="240"/>
              <w:jc w:val="both"/>
              <w:rPr>
                <w:rFonts w:ascii="News Gothic GDB" w:eastAsia="News Gothic GDB" w:hAnsi="News Gothic GDB" w:cs="News Gothic GDB"/>
                <w:szCs w:val="22"/>
              </w:rPr>
            </w:pPr>
            <w:proofErr w:type="spellStart"/>
            <w:r w:rsidRPr="642CA260">
              <w:rPr>
                <w:rFonts w:ascii="News Gothic GDB" w:eastAsia="News Gothic GDB" w:hAnsi="News Gothic GDB" w:cs="News Gothic GDB"/>
                <w:szCs w:val="22"/>
              </w:rPr>
              <w:t>DBG_GS_Vulnerability</w:t>
            </w:r>
            <w:proofErr w:type="spellEnd"/>
            <w:r w:rsidRPr="642CA260">
              <w:rPr>
                <w:rFonts w:ascii="News Gothic GDB" w:eastAsia="News Gothic GDB" w:hAnsi="News Gothic GDB" w:cs="News Gothic GDB"/>
                <w:szCs w:val="22"/>
              </w:rPr>
              <w:t xml:space="preserve"> Management Guideline_v3.0</w:t>
            </w:r>
          </w:p>
          <w:p w14:paraId="64B293FF" w14:textId="719A08A2" w:rsidR="0031401F" w:rsidRPr="00E40C73" w:rsidRDefault="15B9CEDE" w:rsidP="642CA260">
            <w:pPr>
              <w:pStyle w:val="ListParagraph"/>
              <w:numPr>
                <w:ilvl w:val="0"/>
                <w:numId w:val="1"/>
              </w:numPr>
              <w:spacing w:before="240" w:after="240"/>
              <w:jc w:val="both"/>
              <w:rPr>
                <w:rFonts w:ascii="News Gothic GDB" w:eastAsia="News Gothic GDB" w:hAnsi="News Gothic GDB" w:cs="News Gothic GDB"/>
                <w:szCs w:val="22"/>
              </w:rPr>
            </w:pPr>
            <w:proofErr w:type="spellStart"/>
            <w:r w:rsidRPr="642CA260">
              <w:rPr>
                <w:rFonts w:ascii="News Gothic GDB" w:eastAsia="News Gothic GDB" w:hAnsi="News Gothic GDB" w:cs="News Gothic GDB"/>
                <w:szCs w:val="22"/>
              </w:rPr>
              <w:t>DBG_GS_Baseline</w:t>
            </w:r>
            <w:proofErr w:type="spellEnd"/>
            <w:r w:rsidRPr="642CA260">
              <w:rPr>
                <w:rFonts w:ascii="News Gothic GDB" w:eastAsia="News Gothic GDB" w:hAnsi="News Gothic GDB" w:cs="News Gothic GDB"/>
                <w:szCs w:val="22"/>
              </w:rPr>
              <w:t xml:space="preserve"> Security Guideline v1.5</w:t>
            </w:r>
          </w:p>
          <w:p w14:paraId="46BE8062" w14:textId="099774D3" w:rsidR="0031401F" w:rsidRPr="00E40C73" w:rsidRDefault="15B9CEDE" w:rsidP="642CA260">
            <w:pPr>
              <w:pStyle w:val="ListParagraph"/>
              <w:numPr>
                <w:ilvl w:val="0"/>
                <w:numId w:val="1"/>
              </w:numPr>
              <w:spacing w:before="240" w:after="240"/>
              <w:jc w:val="both"/>
              <w:rPr>
                <w:rFonts w:ascii="News Gothic GDB" w:eastAsia="News Gothic GDB" w:hAnsi="News Gothic GDB" w:cs="News Gothic GDB"/>
                <w:szCs w:val="22"/>
              </w:rPr>
            </w:pPr>
            <w:r w:rsidRPr="642CA260">
              <w:rPr>
                <w:rFonts w:ascii="News Gothic GDB" w:eastAsia="News Gothic GDB" w:hAnsi="News Gothic GDB" w:cs="News Gothic GDB"/>
                <w:szCs w:val="22"/>
              </w:rPr>
              <w:t xml:space="preserve">DBG_GS Secure Software Development Guideline </w:t>
            </w:r>
          </w:p>
          <w:p w14:paraId="07A206B3" w14:textId="044068B4" w:rsidR="0031401F" w:rsidRPr="00E40C73" w:rsidRDefault="180662AF" w:rsidP="642CA260">
            <w:pPr>
              <w:pStyle w:val="ListParagraph"/>
              <w:numPr>
                <w:ilvl w:val="0"/>
                <w:numId w:val="1"/>
              </w:numPr>
              <w:spacing w:before="240" w:after="240"/>
              <w:jc w:val="both"/>
              <w:rPr>
                <w:rFonts w:ascii="News Gothic GDB" w:eastAsia="News Gothic GDB" w:hAnsi="News Gothic GDB" w:cs="News Gothic GDB"/>
                <w:szCs w:val="22"/>
              </w:rPr>
            </w:pPr>
            <w:r w:rsidRPr="642CA260">
              <w:rPr>
                <w:rFonts w:ascii="News Gothic GDB" w:eastAsia="News Gothic GDB" w:hAnsi="News Gothic GDB" w:cs="News Gothic GDB"/>
                <w:szCs w:val="22"/>
              </w:rPr>
              <w:t>DBG_GS_Penetration_Test_Procedure_v1.0</w:t>
            </w:r>
          </w:p>
          <w:p w14:paraId="5DA24036" w14:textId="1AD73DDE" w:rsidR="0031401F" w:rsidRDefault="7B728280" w:rsidP="642CA260">
            <w:pPr>
              <w:spacing w:before="240" w:after="240"/>
              <w:ind w:left="0"/>
              <w:jc w:val="both"/>
            </w:pPr>
            <w:r w:rsidRPr="642CA260">
              <w:rPr>
                <w:rFonts w:ascii="News Gothic GDB" w:hAnsi="News Gothic GDB"/>
              </w:rPr>
              <w:t>The SII 2024-040_F04, which was raised by Cyber Protection and Automation (IFB), is now closed.</w:t>
            </w:r>
            <w:r w:rsidR="00DE6F00">
              <w:rPr>
                <w:rFonts w:ascii="News Gothic GDB" w:hAnsi="News Gothic GDB"/>
              </w:rPr>
              <w:t xml:space="preserve"> However, IA noted that </w:t>
            </w:r>
            <w:r w:rsidR="00842C81">
              <w:rPr>
                <w:rFonts w:ascii="News Gothic GDB" w:hAnsi="News Gothic GDB"/>
              </w:rPr>
              <w:t xml:space="preserve">Group Security Guidelines are still under review </w:t>
            </w:r>
            <w:r w:rsidR="00FA6759">
              <w:rPr>
                <w:rFonts w:ascii="News Gothic GDB" w:hAnsi="News Gothic GDB"/>
              </w:rPr>
              <w:t>regarding</w:t>
            </w:r>
            <w:r w:rsidR="00842C81">
              <w:rPr>
                <w:rFonts w:ascii="News Gothic GDB" w:hAnsi="News Gothic GDB"/>
              </w:rPr>
              <w:t xml:space="preserve"> the new ICT Risk Management Framework</w:t>
            </w:r>
            <w:r w:rsidR="00FA6759">
              <w:rPr>
                <w:rFonts w:ascii="News Gothic GDB" w:hAnsi="News Gothic GDB"/>
              </w:rPr>
              <w:t xml:space="preserve">. </w:t>
            </w:r>
            <w:r w:rsidR="00525630" w:rsidRPr="00F2457C">
              <w:rPr>
                <w:rFonts w:ascii="News Gothic GDB" w:hAnsi="News Gothic GDB"/>
                <w:bCs/>
                <w:szCs w:val="22"/>
              </w:rPr>
              <w:t>These updates are being tracked in the ongoing DORA project</w:t>
            </w:r>
            <w:r w:rsidR="00525630">
              <w:rPr>
                <w:rFonts w:ascii="News Gothic GDB" w:hAnsi="News Gothic GDB"/>
                <w:bCs/>
                <w:szCs w:val="22"/>
              </w:rPr>
              <w:t xml:space="preserve"> through 2025 and in the open S3 Finding – 2024-063_F01 CAP</w:t>
            </w:r>
            <w:r w:rsidR="00525630" w:rsidRPr="00F2457C">
              <w:rPr>
                <w:rFonts w:ascii="News Gothic GDB" w:hAnsi="News Gothic GDB"/>
                <w:bCs/>
                <w:szCs w:val="22"/>
              </w:rPr>
              <w:t>. Currently, this activity has not been finalized, and the procedural documents of the Group Security Teams have not been updated</w:t>
            </w:r>
            <w:r w:rsidR="001B7A35">
              <w:rPr>
                <w:rFonts w:ascii="News Gothic GDB" w:hAnsi="News Gothic GDB"/>
                <w:bCs/>
                <w:szCs w:val="22"/>
              </w:rPr>
              <w:t>.</w:t>
            </w:r>
          </w:p>
          <w:p w14:paraId="45D2CDCF" w14:textId="1C7E4DB8" w:rsidR="00405A10" w:rsidRPr="00405A10" w:rsidRDefault="00405A10" w:rsidP="00405A10">
            <w:pPr>
              <w:spacing w:before="0" w:after="0"/>
              <w:ind w:left="0"/>
              <w:jc w:val="both"/>
              <w:rPr>
                <w:rFonts w:ascii="News Gothic GDB" w:hAnsi="News Gothic GDB"/>
                <w:color w:val="00B050"/>
                <w:szCs w:val="22"/>
              </w:rPr>
            </w:pPr>
            <w:r w:rsidRPr="00E40C73">
              <w:rPr>
                <w:rFonts w:ascii="News Gothic GDB" w:hAnsi="News Gothic GDB"/>
                <w:color w:val="00B050"/>
                <w:szCs w:val="22"/>
              </w:rPr>
              <w:t xml:space="preserve">Ok, no </w:t>
            </w:r>
            <w:r>
              <w:rPr>
                <w:rFonts w:ascii="News Gothic GDB" w:hAnsi="News Gothic GDB"/>
                <w:color w:val="00B050"/>
                <w:szCs w:val="22"/>
              </w:rPr>
              <w:t>exception</w:t>
            </w:r>
            <w:r w:rsidRPr="00E40C73">
              <w:rPr>
                <w:rFonts w:ascii="News Gothic GDB" w:hAnsi="News Gothic GDB"/>
                <w:color w:val="00B050"/>
                <w:szCs w:val="22"/>
              </w:rPr>
              <w:t xml:space="preserve"> identified</w:t>
            </w:r>
            <w:r>
              <w:rPr>
                <w:rFonts w:ascii="News Gothic GDB" w:hAnsi="News Gothic GDB"/>
                <w:color w:val="00B050"/>
                <w:szCs w:val="22"/>
              </w:rPr>
              <w:t>.</w:t>
            </w:r>
          </w:p>
        </w:tc>
        <w:tc>
          <w:tcPr>
            <w:tcW w:w="1166" w:type="dxa"/>
          </w:tcPr>
          <w:p w14:paraId="432E4C0D" w14:textId="499A2880" w:rsidR="0031401F" w:rsidRPr="00E40C73" w:rsidRDefault="6426A262" w:rsidP="00B142CB">
            <w:pPr>
              <w:spacing w:before="0" w:after="0"/>
              <w:ind w:left="0"/>
              <w:jc w:val="both"/>
              <w:rPr>
                <w:rFonts w:ascii="News Gothic GDB" w:hAnsi="News Gothic GDB"/>
                <w:b/>
                <w:bCs/>
              </w:rPr>
            </w:pPr>
            <w:r w:rsidRPr="642CA260">
              <w:rPr>
                <w:rFonts w:ascii="News Gothic GDB" w:hAnsi="News Gothic GDB"/>
                <w:b/>
                <w:bCs/>
              </w:rPr>
              <w:t>OK</w:t>
            </w:r>
          </w:p>
        </w:tc>
      </w:tr>
      <w:tr w:rsidR="0031401F" w:rsidRPr="00E40C73" w14:paraId="38CCFD3C" w14:textId="77777777" w:rsidTr="642CA260">
        <w:trPr>
          <w:trHeight w:val="539"/>
        </w:trPr>
        <w:tc>
          <w:tcPr>
            <w:tcW w:w="715" w:type="dxa"/>
          </w:tcPr>
          <w:p w14:paraId="41AAE038" w14:textId="77777777" w:rsidR="0031401F" w:rsidRPr="00E40C73" w:rsidRDefault="0031401F" w:rsidP="00B142CB">
            <w:pPr>
              <w:spacing w:before="0" w:after="0"/>
              <w:ind w:left="0"/>
              <w:jc w:val="both"/>
              <w:rPr>
                <w:rFonts w:ascii="News Gothic GDB" w:hAnsi="News Gothic GDB"/>
                <w:b/>
                <w:szCs w:val="22"/>
              </w:rPr>
            </w:pPr>
            <w:r>
              <w:rPr>
                <w:rFonts w:ascii="News Gothic GDB" w:hAnsi="News Gothic GDB"/>
                <w:b/>
                <w:szCs w:val="22"/>
              </w:rPr>
              <w:t>TP2</w:t>
            </w:r>
          </w:p>
        </w:tc>
        <w:tc>
          <w:tcPr>
            <w:tcW w:w="8999" w:type="dxa"/>
          </w:tcPr>
          <w:p w14:paraId="7582D633" w14:textId="6100EDC8" w:rsidR="001C06FC" w:rsidRDefault="001C06FC" w:rsidP="00B142CB">
            <w:pPr>
              <w:spacing w:before="0" w:after="0"/>
              <w:ind w:left="0"/>
              <w:jc w:val="both"/>
              <w:rPr>
                <w:rFonts w:ascii="News Gothic GDB" w:hAnsi="News Gothic GDB"/>
              </w:rPr>
            </w:pPr>
            <w:r w:rsidRPr="001C06FC">
              <w:rPr>
                <w:rFonts w:ascii="News Gothic GDB" w:hAnsi="News Gothic GDB"/>
              </w:rPr>
              <w:t>On May 30, 2025, IA held a meeting with Julian Wiegmann</w:t>
            </w:r>
            <w:r w:rsidR="00DF211B">
              <w:rPr>
                <w:rFonts w:ascii="News Gothic GDB" w:hAnsi="News Gothic GDB"/>
              </w:rPr>
              <w:t xml:space="preserve"> (Head of Strategy &amp; Architecture)</w:t>
            </w:r>
            <w:r w:rsidRPr="001C06FC">
              <w:rPr>
                <w:rFonts w:ascii="News Gothic GDB" w:hAnsi="News Gothic GDB"/>
              </w:rPr>
              <w:t xml:space="preserve">, the owner of SII, and was informed that the document previously called Cloud Security Guidance has been </w:t>
            </w:r>
            <w:r w:rsidRPr="000A4CD1">
              <w:rPr>
                <w:rFonts w:ascii="News Gothic GDB" w:hAnsi="News Gothic GDB"/>
              </w:rPr>
              <w:t>decommissioned</w:t>
            </w:r>
            <w:r w:rsidRPr="001C06FC">
              <w:rPr>
                <w:rFonts w:ascii="News Gothic GDB" w:hAnsi="News Gothic GDB"/>
              </w:rPr>
              <w:t xml:space="preserve">. For this reason, responsibility for the Cloud Security area has been handed over to the relevant teams, taking into account procedures such as IAM, PAM, and </w:t>
            </w:r>
            <w:r>
              <w:rPr>
                <w:rFonts w:ascii="News Gothic GDB" w:hAnsi="News Gothic GDB"/>
              </w:rPr>
              <w:t>D</w:t>
            </w:r>
            <w:r w:rsidRPr="001C06FC">
              <w:rPr>
                <w:rFonts w:ascii="News Gothic GDB" w:hAnsi="News Gothic GDB"/>
              </w:rPr>
              <w:t xml:space="preserve">ata </w:t>
            </w:r>
            <w:r>
              <w:rPr>
                <w:rFonts w:ascii="News Gothic GDB" w:hAnsi="News Gothic GDB"/>
              </w:rPr>
              <w:t>S</w:t>
            </w:r>
            <w:r w:rsidRPr="001C06FC">
              <w:rPr>
                <w:rFonts w:ascii="News Gothic GDB" w:hAnsi="News Gothic GDB"/>
              </w:rPr>
              <w:t>ecurity.</w:t>
            </w:r>
            <w:r>
              <w:rPr>
                <w:rFonts w:ascii="News Gothic GDB" w:hAnsi="News Gothic GDB"/>
              </w:rPr>
              <w:t xml:space="preserve"> (</w:t>
            </w:r>
            <w:hyperlink r:id="rId12" w:history="1">
              <w:r w:rsidRPr="004E2CEC">
                <w:rPr>
                  <w:rStyle w:val="Hyperlink"/>
                  <w:rFonts w:ascii="News Gothic GDB" w:hAnsi="News Gothic GDB"/>
                </w:rPr>
                <w:t>evidence</w:t>
              </w:r>
            </w:hyperlink>
            <w:r>
              <w:rPr>
                <w:rFonts w:ascii="News Gothic GDB" w:hAnsi="News Gothic GDB"/>
              </w:rPr>
              <w:t>)</w:t>
            </w:r>
          </w:p>
          <w:p w14:paraId="0573CBCF" w14:textId="77777777" w:rsidR="00405A10" w:rsidRDefault="00405A10" w:rsidP="00B142CB">
            <w:pPr>
              <w:spacing w:before="0" w:after="0"/>
              <w:ind w:left="0"/>
              <w:jc w:val="both"/>
              <w:rPr>
                <w:rFonts w:ascii="News Gothic GDB" w:hAnsi="News Gothic GDB"/>
              </w:rPr>
            </w:pPr>
          </w:p>
          <w:p w14:paraId="5368A35A" w14:textId="319D5424" w:rsidR="00405A10" w:rsidRPr="000A4CD1" w:rsidRDefault="00405A10" w:rsidP="00405A10">
            <w:pPr>
              <w:spacing w:before="0" w:after="0"/>
              <w:ind w:left="0"/>
              <w:jc w:val="both"/>
              <w:rPr>
                <w:rFonts w:ascii="News Gothic GDB" w:hAnsi="News Gothic GDB"/>
              </w:rPr>
            </w:pPr>
            <w:r w:rsidRPr="00E40C73">
              <w:rPr>
                <w:rFonts w:ascii="News Gothic GDB" w:hAnsi="News Gothic GDB"/>
                <w:color w:val="00B050"/>
                <w:szCs w:val="22"/>
              </w:rPr>
              <w:t xml:space="preserve">Ok, no </w:t>
            </w:r>
            <w:r>
              <w:rPr>
                <w:rFonts w:ascii="News Gothic GDB" w:hAnsi="News Gothic GDB"/>
                <w:color w:val="00B050"/>
                <w:szCs w:val="22"/>
              </w:rPr>
              <w:t>exception</w:t>
            </w:r>
            <w:r w:rsidRPr="00E40C73">
              <w:rPr>
                <w:rFonts w:ascii="News Gothic GDB" w:hAnsi="News Gothic GDB"/>
                <w:color w:val="00B050"/>
                <w:szCs w:val="22"/>
              </w:rPr>
              <w:t xml:space="preserve"> identified</w:t>
            </w:r>
            <w:r>
              <w:rPr>
                <w:rFonts w:ascii="News Gothic GDB" w:hAnsi="News Gothic GDB"/>
                <w:color w:val="00B050"/>
                <w:szCs w:val="22"/>
              </w:rPr>
              <w:t xml:space="preserve">. </w:t>
            </w:r>
          </w:p>
        </w:tc>
        <w:tc>
          <w:tcPr>
            <w:tcW w:w="1166" w:type="dxa"/>
          </w:tcPr>
          <w:p w14:paraId="168DBA08" w14:textId="77777777" w:rsidR="0031401F" w:rsidRDefault="000A4CD1" w:rsidP="00B142CB">
            <w:pPr>
              <w:spacing w:before="0" w:after="0"/>
              <w:ind w:left="0"/>
              <w:jc w:val="both"/>
              <w:rPr>
                <w:rFonts w:ascii="News Gothic GDB" w:hAnsi="News Gothic GDB"/>
                <w:b/>
                <w:bCs/>
              </w:rPr>
            </w:pPr>
            <w:r>
              <w:rPr>
                <w:rFonts w:ascii="News Gothic GDB" w:hAnsi="News Gothic GDB"/>
                <w:b/>
                <w:bCs/>
              </w:rPr>
              <w:t>OK</w:t>
            </w:r>
          </w:p>
          <w:p w14:paraId="704F99D2" w14:textId="2FB819BC" w:rsidR="000A4CD1" w:rsidRPr="00E40C73" w:rsidRDefault="000A4CD1" w:rsidP="00B142CB">
            <w:pPr>
              <w:spacing w:before="0" w:after="0"/>
              <w:ind w:left="0"/>
              <w:jc w:val="both"/>
              <w:rPr>
                <w:rFonts w:ascii="News Gothic GDB" w:hAnsi="News Gothic GDB"/>
                <w:b/>
                <w:bCs/>
              </w:rPr>
            </w:pPr>
          </w:p>
        </w:tc>
      </w:tr>
      <w:tr w:rsidR="0031401F" w:rsidRPr="00E40C73" w14:paraId="272C15E6" w14:textId="77777777" w:rsidTr="642CA260">
        <w:trPr>
          <w:trHeight w:val="539"/>
        </w:trPr>
        <w:tc>
          <w:tcPr>
            <w:tcW w:w="715" w:type="dxa"/>
          </w:tcPr>
          <w:p w14:paraId="2B1BA8A9" w14:textId="77777777" w:rsidR="0031401F" w:rsidRDefault="0031401F" w:rsidP="00B142CB">
            <w:pPr>
              <w:spacing w:before="0" w:after="0"/>
              <w:ind w:left="0"/>
              <w:jc w:val="both"/>
              <w:rPr>
                <w:rFonts w:ascii="News Gothic GDB" w:hAnsi="News Gothic GDB"/>
                <w:b/>
                <w:szCs w:val="22"/>
              </w:rPr>
            </w:pPr>
            <w:r>
              <w:rPr>
                <w:rFonts w:ascii="News Gothic GDB" w:hAnsi="News Gothic GDB"/>
                <w:b/>
                <w:szCs w:val="22"/>
              </w:rPr>
              <w:t>TP3</w:t>
            </w:r>
          </w:p>
        </w:tc>
        <w:tc>
          <w:tcPr>
            <w:tcW w:w="8999" w:type="dxa"/>
          </w:tcPr>
          <w:p w14:paraId="192FDBD0" w14:textId="77777777" w:rsidR="0031401F" w:rsidRDefault="000E735C" w:rsidP="001400F7">
            <w:pPr>
              <w:autoSpaceDE w:val="0"/>
              <w:autoSpaceDN w:val="0"/>
              <w:adjustRightInd w:val="0"/>
              <w:spacing w:before="0" w:after="0"/>
              <w:ind w:left="0"/>
              <w:rPr>
                <w:rFonts w:ascii="News Gothic GDB" w:hAnsi="News Gothic GDB"/>
              </w:rPr>
            </w:pPr>
            <w:r w:rsidRPr="000A4CD1">
              <w:rPr>
                <w:rFonts w:ascii="News Gothic GDB" w:hAnsi="News Gothic GDB"/>
              </w:rPr>
              <w:t xml:space="preserve">IA has been informed that “Information Security Organisation Guideline” has been decommissioned. </w:t>
            </w:r>
            <w:r w:rsidR="001C54C0">
              <w:rPr>
                <w:rFonts w:ascii="News Gothic GDB" w:hAnsi="News Gothic GDB"/>
                <w:bCs/>
                <w:szCs w:val="22"/>
              </w:rPr>
              <w:t>N</w:t>
            </w:r>
            <w:r w:rsidR="001C54C0" w:rsidRPr="008019EA">
              <w:rPr>
                <w:rFonts w:ascii="News Gothic GDB" w:hAnsi="News Gothic GDB"/>
                <w:bCs/>
                <w:szCs w:val="22"/>
              </w:rPr>
              <w:t>ew ICT Risk Management Policy (</w:t>
            </w:r>
            <w:r w:rsidR="001C54C0">
              <w:rPr>
                <w:rFonts w:ascii="News Gothic GDB" w:hAnsi="News Gothic GDB"/>
                <w:bCs/>
                <w:szCs w:val="22"/>
              </w:rPr>
              <w:t>v</w:t>
            </w:r>
            <w:r w:rsidR="001C54C0" w:rsidRPr="008019EA">
              <w:rPr>
                <w:rFonts w:ascii="News Gothic GDB" w:hAnsi="News Gothic GDB"/>
                <w:bCs/>
                <w:szCs w:val="22"/>
              </w:rPr>
              <w:t>ersion: 1.0</w:t>
            </w:r>
            <w:r w:rsidR="001C54C0">
              <w:rPr>
                <w:rFonts w:ascii="News Gothic GDB" w:hAnsi="News Gothic GDB"/>
                <w:bCs/>
                <w:szCs w:val="22"/>
              </w:rPr>
              <w:t xml:space="preserve">) is in use </w:t>
            </w:r>
            <w:r w:rsidR="005E4243">
              <w:rPr>
                <w:rFonts w:ascii="News Gothic GDB" w:hAnsi="News Gothic GDB"/>
                <w:bCs/>
                <w:szCs w:val="22"/>
              </w:rPr>
              <w:t>t</w:t>
            </w:r>
            <w:r w:rsidR="005E4243" w:rsidRPr="005E4243">
              <w:rPr>
                <w:rFonts w:ascii="News Gothic GDB" w:hAnsi="News Gothic GDB"/>
                <w:bCs/>
                <w:szCs w:val="22"/>
              </w:rPr>
              <w:t>o provide a binding ruleset for Deutsche Börse AG (DBAG) and/ or adopting LEs within Deutsche Börse Group (DBG) manage and oversee ICT risks, with a focus on digital and operational resilience</w:t>
            </w:r>
            <w:r>
              <w:rPr>
                <w:rFonts w:ascii="News Gothic GDB" w:hAnsi="News Gothic GDB"/>
              </w:rPr>
              <w:t>.</w:t>
            </w:r>
            <w:r w:rsidR="00504E47">
              <w:rPr>
                <w:rFonts w:ascii="News Gothic GDB" w:hAnsi="News Gothic GDB"/>
              </w:rPr>
              <w:t xml:space="preserve"> (</w:t>
            </w:r>
            <w:hyperlink r:id="rId13" w:history="1">
              <w:r w:rsidR="00504E47" w:rsidRPr="00504E47">
                <w:rPr>
                  <w:rStyle w:val="Hyperlink"/>
                  <w:rFonts w:ascii="News Gothic GDB" w:hAnsi="News Gothic GDB"/>
                </w:rPr>
                <w:t>evidence</w:t>
              </w:r>
            </w:hyperlink>
            <w:r w:rsidR="00504E47">
              <w:rPr>
                <w:rFonts w:ascii="News Gothic GDB" w:hAnsi="News Gothic GDB"/>
              </w:rPr>
              <w:t>)</w:t>
            </w:r>
          </w:p>
          <w:p w14:paraId="0042C5D0" w14:textId="77777777" w:rsidR="005E4243" w:rsidRDefault="005E4243" w:rsidP="001400F7">
            <w:pPr>
              <w:autoSpaceDE w:val="0"/>
              <w:autoSpaceDN w:val="0"/>
              <w:adjustRightInd w:val="0"/>
              <w:spacing w:before="0" w:after="0"/>
              <w:ind w:left="0"/>
              <w:rPr>
                <w:rFonts w:ascii="News Gothic GDB" w:hAnsi="News Gothic GDB"/>
              </w:rPr>
            </w:pPr>
          </w:p>
          <w:p w14:paraId="5F222845" w14:textId="1CAB7669" w:rsidR="005E4243" w:rsidRPr="001400F7" w:rsidRDefault="005E4243" w:rsidP="001400F7">
            <w:pPr>
              <w:autoSpaceDE w:val="0"/>
              <w:autoSpaceDN w:val="0"/>
              <w:adjustRightInd w:val="0"/>
              <w:spacing w:before="0" w:after="0"/>
              <w:ind w:left="0"/>
              <w:rPr>
                <w:rFonts w:ascii="News Gothic GDB" w:hAnsi="News Gothic GDB"/>
                <w:bCs/>
                <w:szCs w:val="22"/>
              </w:rPr>
            </w:pPr>
            <w:r w:rsidRPr="00E40C73">
              <w:rPr>
                <w:rFonts w:ascii="News Gothic GDB" w:hAnsi="News Gothic GDB"/>
                <w:color w:val="00B050"/>
                <w:szCs w:val="22"/>
              </w:rPr>
              <w:t xml:space="preserve">Ok, no </w:t>
            </w:r>
            <w:r>
              <w:rPr>
                <w:rFonts w:ascii="News Gothic GDB" w:hAnsi="News Gothic GDB"/>
                <w:color w:val="00B050"/>
                <w:szCs w:val="22"/>
              </w:rPr>
              <w:t>exception</w:t>
            </w:r>
            <w:r w:rsidRPr="00E40C73">
              <w:rPr>
                <w:rFonts w:ascii="News Gothic GDB" w:hAnsi="News Gothic GDB"/>
                <w:color w:val="00B050"/>
                <w:szCs w:val="22"/>
              </w:rPr>
              <w:t xml:space="preserve"> identified</w:t>
            </w:r>
            <w:r>
              <w:rPr>
                <w:rFonts w:ascii="News Gothic GDB" w:hAnsi="News Gothic GDB"/>
                <w:color w:val="00B050"/>
                <w:szCs w:val="22"/>
              </w:rPr>
              <w:t>.</w:t>
            </w:r>
          </w:p>
        </w:tc>
        <w:tc>
          <w:tcPr>
            <w:tcW w:w="1166" w:type="dxa"/>
          </w:tcPr>
          <w:p w14:paraId="2EF940BF" w14:textId="77777777" w:rsidR="00504E47" w:rsidRDefault="00504E47" w:rsidP="00504E47">
            <w:pPr>
              <w:spacing w:before="0" w:after="0"/>
              <w:ind w:left="0"/>
              <w:jc w:val="both"/>
              <w:rPr>
                <w:rFonts w:ascii="News Gothic GDB" w:hAnsi="News Gothic GDB"/>
                <w:b/>
                <w:bCs/>
              </w:rPr>
            </w:pPr>
            <w:r>
              <w:rPr>
                <w:rFonts w:ascii="News Gothic GDB" w:hAnsi="News Gothic GDB"/>
                <w:b/>
                <w:bCs/>
              </w:rPr>
              <w:t>OK</w:t>
            </w:r>
          </w:p>
          <w:p w14:paraId="3C6FC6D8" w14:textId="77777777" w:rsidR="0031401F" w:rsidRPr="00E40C73" w:rsidRDefault="0031401F" w:rsidP="00B142CB">
            <w:pPr>
              <w:spacing w:before="0" w:after="0"/>
              <w:ind w:left="0"/>
              <w:jc w:val="both"/>
              <w:rPr>
                <w:rFonts w:ascii="News Gothic GDB" w:hAnsi="News Gothic GDB"/>
                <w:b/>
                <w:bCs/>
              </w:rPr>
            </w:pPr>
          </w:p>
        </w:tc>
      </w:tr>
      <w:tr w:rsidR="0031401F" w:rsidRPr="00E40C73" w14:paraId="0C912076" w14:textId="77777777" w:rsidTr="642CA260">
        <w:trPr>
          <w:trHeight w:val="539"/>
        </w:trPr>
        <w:tc>
          <w:tcPr>
            <w:tcW w:w="715" w:type="dxa"/>
          </w:tcPr>
          <w:p w14:paraId="6150F2B1" w14:textId="045B0712" w:rsidR="0031401F" w:rsidRDefault="007C4F51" w:rsidP="00B142CB">
            <w:pPr>
              <w:spacing w:before="0" w:after="0"/>
              <w:ind w:left="0"/>
              <w:jc w:val="both"/>
              <w:rPr>
                <w:rFonts w:ascii="News Gothic GDB" w:hAnsi="News Gothic GDB"/>
                <w:b/>
                <w:szCs w:val="22"/>
              </w:rPr>
            </w:pPr>
            <w:r>
              <w:rPr>
                <w:rFonts w:ascii="News Gothic GDB" w:hAnsi="News Gothic GDB"/>
                <w:b/>
                <w:szCs w:val="22"/>
              </w:rPr>
              <w:t>TP4</w:t>
            </w:r>
          </w:p>
        </w:tc>
        <w:tc>
          <w:tcPr>
            <w:tcW w:w="8999" w:type="dxa"/>
          </w:tcPr>
          <w:p w14:paraId="4D35BECF" w14:textId="7D397D96" w:rsidR="0031401F" w:rsidRDefault="00FC4578" w:rsidP="001400F7">
            <w:pPr>
              <w:pStyle w:val="ListParagraph"/>
              <w:numPr>
                <w:ilvl w:val="0"/>
                <w:numId w:val="43"/>
              </w:numPr>
              <w:spacing w:before="0" w:after="0"/>
              <w:jc w:val="both"/>
              <w:rPr>
                <w:rFonts w:ascii="News Gothic GDB" w:hAnsi="News Gothic GDB"/>
                <w:bCs/>
                <w:szCs w:val="22"/>
              </w:rPr>
            </w:pPr>
            <w:r>
              <w:rPr>
                <w:rFonts w:ascii="News Gothic GDB" w:hAnsi="News Gothic GDB"/>
                <w:bCs/>
                <w:szCs w:val="22"/>
              </w:rPr>
              <w:t>IA has been informed that ICT Risk Framework</w:t>
            </w:r>
            <w:r w:rsidR="00E318B7" w:rsidRPr="00E318B7">
              <w:rPr>
                <w:rFonts w:ascii="News Gothic GDB" w:hAnsi="News Gothic GDB"/>
                <w:bCs/>
                <w:szCs w:val="22"/>
              </w:rPr>
              <w:t xml:space="preserve"> </w:t>
            </w:r>
            <w:r w:rsidR="00E90243" w:rsidRPr="00E318B7">
              <w:rPr>
                <w:rFonts w:ascii="News Gothic GDB" w:hAnsi="News Gothic GDB"/>
                <w:bCs/>
                <w:szCs w:val="22"/>
              </w:rPr>
              <w:t>is</w:t>
            </w:r>
            <w:r w:rsidR="00E318B7" w:rsidRPr="00E318B7">
              <w:rPr>
                <w:rFonts w:ascii="News Gothic GDB" w:hAnsi="News Gothic GDB"/>
                <w:bCs/>
                <w:szCs w:val="22"/>
              </w:rPr>
              <w:t xml:space="preserve"> responsible for the update of ICT Risk guidelines</w:t>
            </w:r>
            <w:r w:rsidR="009535D9">
              <w:rPr>
                <w:rFonts w:ascii="News Gothic GDB" w:hAnsi="News Gothic GDB"/>
                <w:bCs/>
                <w:szCs w:val="22"/>
              </w:rPr>
              <w:t xml:space="preserve"> (</w:t>
            </w:r>
            <w:r w:rsidR="00744C37">
              <w:rPr>
                <w:rFonts w:ascii="News Gothic GDB" w:hAnsi="News Gothic GDB"/>
                <w:bCs/>
                <w:szCs w:val="22"/>
              </w:rPr>
              <w:t>2</w:t>
            </w:r>
            <w:r w:rsidR="00D1379F">
              <w:rPr>
                <w:rFonts w:ascii="News Gothic GDB" w:hAnsi="News Gothic GDB"/>
                <w:bCs/>
                <w:szCs w:val="22"/>
              </w:rPr>
              <w:t>LoD, previously</w:t>
            </w:r>
            <w:r w:rsidR="009535D9">
              <w:rPr>
                <w:rFonts w:ascii="News Gothic GDB" w:hAnsi="News Gothic GDB"/>
                <w:bCs/>
                <w:szCs w:val="22"/>
              </w:rPr>
              <w:t xml:space="preserve"> </w:t>
            </w:r>
            <w:r w:rsidR="00744C37">
              <w:rPr>
                <w:rFonts w:ascii="News Gothic GDB" w:hAnsi="News Gothic GDB"/>
                <w:bCs/>
                <w:szCs w:val="22"/>
              </w:rPr>
              <w:t>Standards</w:t>
            </w:r>
            <w:r w:rsidR="009535D9">
              <w:rPr>
                <w:rFonts w:ascii="News Gothic GDB" w:hAnsi="News Gothic GDB"/>
                <w:bCs/>
                <w:szCs w:val="22"/>
              </w:rPr>
              <w:t>)</w:t>
            </w:r>
            <w:r w:rsidR="00E318B7" w:rsidRPr="00E318B7">
              <w:rPr>
                <w:rFonts w:ascii="News Gothic GDB" w:hAnsi="News Gothic GDB"/>
                <w:bCs/>
                <w:szCs w:val="22"/>
              </w:rPr>
              <w:t xml:space="preserve">. Related procedures </w:t>
            </w:r>
            <w:r w:rsidR="00637096">
              <w:rPr>
                <w:rFonts w:ascii="News Gothic GDB" w:hAnsi="News Gothic GDB"/>
                <w:bCs/>
                <w:szCs w:val="22"/>
              </w:rPr>
              <w:t>will be</w:t>
            </w:r>
            <w:r w:rsidR="00E318B7" w:rsidRPr="00E318B7">
              <w:rPr>
                <w:rFonts w:ascii="News Gothic GDB" w:hAnsi="News Gothic GDB"/>
                <w:bCs/>
                <w:szCs w:val="22"/>
              </w:rPr>
              <w:t xml:space="preserve"> reviewed, updated accordingly by the 1st L</w:t>
            </w:r>
            <w:r w:rsidR="00721377">
              <w:rPr>
                <w:rFonts w:ascii="News Gothic GDB" w:hAnsi="News Gothic GDB"/>
                <w:bCs/>
                <w:szCs w:val="22"/>
              </w:rPr>
              <w:t>o</w:t>
            </w:r>
            <w:r w:rsidR="00E318B7" w:rsidRPr="00E318B7">
              <w:rPr>
                <w:rFonts w:ascii="News Gothic GDB" w:hAnsi="News Gothic GDB"/>
                <w:bCs/>
                <w:szCs w:val="22"/>
              </w:rPr>
              <w:t xml:space="preserve">D as they are the </w:t>
            </w:r>
            <w:r w:rsidR="00E90243" w:rsidRPr="00E318B7">
              <w:rPr>
                <w:rFonts w:ascii="News Gothic GDB" w:hAnsi="News Gothic GDB"/>
                <w:bCs/>
                <w:szCs w:val="22"/>
              </w:rPr>
              <w:t>owners</w:t>
            </w:r>
            <w:r w:rsidR="00E318B7" w:rsidRPr="00E318B7">
              <w:rPr>
                <w:rFonts w:ascii="News Gothic GDB" w:hAnsi="News Gothic GDB"/>
                <w:bCs/>
                <w:szCs w:val="22"/>
              </w:rPr>
              <w:t xml:space="preserve"> of those documents. </w:t>
            </w:r>
            <w:r w:rsidR="00F82290" w:rsidRPr="00F82290">
              <w:t xml:space="preserve"> </w:t>
            </w:r>
            <w:r w:rsidR="00F82290" w:rsidRPr="00C435F8">
              <w:rPr>
                <w:rFonts w:ascii="News Gothic GDB" w:hAnsi="News Gothic GDB"/>
                <w:bCs/>
                <w:szCs w:val="22"/>
              </w:rPr>
              <w:t xml:space="preserve">IA obtained the </w:t>
            </w:r>
            <w:hyperlink r:id="rId14" w:history="1">
              <w:r w:rsidR="00F82290" w:rsidRPr="002A69DB">
                <w:rPr>
                  <w:rStyle w:val="Hyperlink"/>
                  <w:rFonts w:ascii="News Gothic GDB" w:hAnsi="News Gothic GDB"/>
                  <w:bCs/>
                  <w:szCs w:val="22"/>
                </w:rPr>
                <w:t>1LoD - Group Security docs</w:t>
              </w:r>
            </w:hyperlink>
            <w:r w:rsidR="00AE7344">
              <w:rPr>
                <w:rFonts w:ascii="News Gothic GDB" w:hAnsi="News Gothic GDB"/>
                <w:bCs/>
                <w:szCs w:val="22"/>
              </w:rPr>
              <w:t>.</w:t>
            </w:r>
            <w:r w:rsidR="004F69E6">
              <w:rPr>
                <w:rFonts w:ascii="News Gothic GDB" w:hAnsi="News Gothic GDB"/>
                <w:bCs/>
                <w:szCs w:val="22"/>
              </w:rPr>
              <w:t xml:space="preserve"> (</w:t>
            </w:r>
            <w:hyperlink r:id="rId15" w:history="1">
              <w:r w:rsidR="004F69E6" w:rsidRPr="00D1379F">
                <w:rPr>
                  <w:rStyle w:val="Hyperlink"/>
                  <w:rFonts w:ascii="News Gothic GDB" w:hAnsi="News Gothic GDB"/>
                  <w:bCs/>
                  <w:szCs w:val="22"/>
                </w:rPr>
                <w:t>Group Security</w:t>
              </w:r>
              <w:r w:rsidR="00D1379F" w:rsidRPr="00D1379F">
                <w:rPr>
                  <w:rStyle w:val="Hyperlink"/>
                  <w:rFonts w:ascii="News Gothic GDB" w:hAnsi="News Gothic GDB"/>
                  <w:bCs/>
                  <w:szCs w:val="22"/>
                </w:rPr>
                <w:t xml:space="preserve">’s </w:t>
              </w:r>
              <w:proofErr w:type="spellStart"/>
              <w:r w:rsidR="00D1379F" w:rsidRPr="00D1379F">
                <w:rPr>
                  <w:rStyle w:val="Hyperlink"/>
                  <w:rFonts w:ascii="News Gothic GDB" w:hAnsi="News Gothic GDB"/>
                  <w:bCs/>
                  <w:szCs w:val="22"/>
                </w:rPr>
                <w:t>Sharepoint</w:t>
              </w:r>
              <w:proofErr w:type="spellEnd"/>
              <w:r w:rsidR="00D1379F" w:rsidRPr="00D1379F">
                <w:rPr>
                  <w:rStyle w:val="Hyperlink"/>
                  <w:rFonts w:ascii="News Gothic GDB" w:hAnsi="News Gothic GDB"/>
                  <w:bCs/>
                  <w:szCs w:val="22"/>
                </w:rPr>
                <w:t xml:space="preserve"> for Guidelines</w:t>
              </w:r>
            </w:hyperlink>
            <w:r w:rsidR="004F69E6">
              <w:rPr>
                <w:rFonts w:ascii="News Gothic GDB" w:hAnsi="News Gothic GDB"/>
                <w:bCs/>
                <w:szCs w:val="22"/>
              </w:rPr>
              <w:t>)</w:t>
            </w:r>
          </w:p>
          <w:p w14:paraId="5777F208" w14:textId="77777777" w:rsidR="00CE3026" w:rsidRDefault="00CE3026" w:rsidP="00CE3026">
            <w:pPr>
              <w:pStyle w:val="ListParagraph"/>
              <w:spacing w:before="0" w:after="0"/>
              <w:ind w:left="360"/>
              <w:jc w:val="both"/>
              <w:rPr>
                <w:rFonts w:ascii="News Gothic GDB" w:hAnsi="News Gothic GDB"/>
                <w:bCs/>
                <w:szCs w:val="22"/>
              </w:rPr>
            </w:pPr>
          </w:p>
          <w:p w14:paraId="272431CA" w14:textId="6CA000D8" w:rsidR="006D033C" w:rsidRDefault="00F2457C" w:rsidP="001400F7">
            <w:pPr>
              <w:pStyle w:val="ListParagraph"/>
              <w:numPr>
                <w:ilvl w:val="0"/>
                <w:numId w:val="43"/>
              </w:numPr>
              <w:spacing w:before="0" w:after="0"/>
              <w:jc w:val="both"/>
              <w:rPr>
                <w:rFonts w:ascii="News Gothic GDB" w:hAnsi="News Gothic GDB"/>
                <w:bCs/>
                <w:szCs w:val="22"/>
              </w:rPr>
            </w:pPr>
            <w:r w:rsidRPr="00F2457C">
              <w:rPr>
                <w:rFonts w:ascii="News Gothic GDB" w:hAnsi="News Gothic GDB"/>
                <w:bCs/>
                <w:szCs w:val="22"/>
              </w:rPr>
              <w:lastRenderedPageBreak/>
              <w:t xml:space="preserve">IA observed that the </w:t>
            </w:r>
            <w:hyperlink r:id="rId16" w:history="1">
              <w:r w:rsidRPr="004054F0">
                <w:rPr>
                  <w:rStyle w:val="Hyperlink"/>
                  <w:rFonts w:ascii="News Gothic GDB" w:hAnsi="News Gothic GDB"/>
                  <w:bCs/>
                  <w:szCs w:val="22"/>
                </w:rPr>
                <w:t>2nd LoD guidelines</w:t>
              </w:r>
            </w:hyperlink>
            <w:r w:rsidRPr="00F2457C">
              <w:rPr>
                <w:rFonts w:ascii="News Gothic GDB" w:hAnsi="News Gothic GDB"/>
                <w:bCs/>
                <w:szCs w:val="22"/>
              </w:rPr>
              <w:t xml:space="preserve"> were completed and published in January 2025, including the new ICT framework. IA was informed that the 1st LoD Procedures will be updated in 2025 to reflect the new written rules framework. These updates are being tracked in the ongoing DORA project</w:t>
            </w:r>
            <w:r w:rsidR="00874A6A">
              <w:rPr>
                <w:rFonts w:ascii="News Gothic GDB" w:hAnsi="News Gothic GDB"/>
                <w:bCs/>
                <w:szCs w:val="22"/>
              </w:rPr>
              <w:t xml:space="preserve"> </w:t>
            </w:r>
            <w:r w:rsidR="00C0411D">
              <w:rPr>
                <w:rFonts w:ascii="News Gothic GDB" w:hAnsi="News Gothic GDB"/>
                <w:bCs/>
                <w:szCs w:val="22"/>
              </w:rPr>
              <w:t xml:space="preserve">through 2025 </w:t>
            </w:r>
            <w:r w:rsidR="00874A6A">
              <w:rPr>
                <w:rFonts w:ascii="News Gothic GDB" w:hAnsi="News Gothic GDB"/>
                <w:bCs/>
                <w:szCs w:val="22"/>
              </w:rPr>
              <w:t xml:space="preserve">and in the </w:t>
            </w:r>
            <w:r w:rsidR="007D4317">
              <w:rPr>
                <w:rFonts w:ascii="News Gothic GDB" w:hAnsi="News Gothic GDB"/>
                <w:bCs/>
                <w:szCs w:val="22"/>
              </w:rPr>
              <w:t>open S3 Finding – 2024-063_F01 CAP</w:t>
            </w:r>
            <w:r w:rsidRPr="00F2457C">
              <w:rPr>
                <w:rFonts w:ascii="News Gothic GDB" w:hAnsi="News Gothic GDB"/>
                <w:bCs/>
                <w:szCs w:val="22"/>
              </w:rPr>
              <w:t>. Currently, this activity has not been finalized, and the procedural documents of the Group Security Teams have not been updated. Naming and referencing ICT and DORA are lacking</w:t>
            </w:r>
            <w:r w:rsidR="00E735DF">
              <w:rPr>
                <w:rFonts w:ascii="News Gothic GDB" w:hAnsi="News Gothic GDB"/>
                <w:bCs/>
                <w:szCs w:val="22"/>
              </w:rPr>
              <w:t xml:space="preserve">. The deadline for finalizing the </w:t>
            </w:r>
            <w:r w:rsidR="0062650C">
              <w:rPr>
                <w:rFonts w:ascii="News Gothic GDB" w:hAnsi="News Gothic GDB"/>
                <w:bCs/>
                <w:szCs w:val="22"/>
              </w:rPr>
              <w:t>first level of documents is end of 2025</w:t>
            </w:r>
            <w:r w:rsidRPr="00F2457C">
              <w:rPr>
                <w:rFonts w:ascii="News Gothic GDB" w:hAnsi="News Gothic GDB"/>
                <w:bCs/>
                <w:szCs w:val="22"/>
              </w:rPr>
              <w:t>.</w:t>
            </w:r>
          </w:p>
          <w:p w14:paraId="526346D2" w14:textId="77777777" w:rsidR="003826E4" w:rsidRDefault="003826E4" w:rsidP="003826E4">
            <w:pPr>
              <w:pStyle w:val="ListParagraph"/>
              <w:ind w:left="360"/>
              <w:rPr>
                <w:rFonts w:ascii="News Gothic GDB" w:hAnsi="News Gothic GDB"/>
                <w:bCs/>
                <w:szCs w:val="22"/>
              </w:rPr>
            </w:pPr>
          </w:p>
          <w:p w14:paraId="62CCDB15" w14:textId="54F74684" w:rsidR="00444FBA" w:rsidRPr="00444FBA" w:rsidRDefault="00716939" w:rsidP="003826E4">
            <w:pPr>
              <w:pStyle w:val="ListParagraph"/>
              <w:ind w:left="360"/>
              <w:rPr>
                <w:rFonts w:ascii="News Gothic GDB" w:hAnsi="News Gothic GDB"/>
                <w:bCs/>
                <w:szCs w:val="22"/>
              </w:rPr>
            </w:pPr>
            <w:r>
              <w:rPr>
                <w:rFonts w:ascii="News Gothic GDB" w:hAnsi="News Gothic GDB"/>
                <w:bCs/>
                <w:szCs w:val="22"/>
              </w:rPr>
              <w:t xml:space="preserve">IA had </w:t>
            </w:r>
            <w:r w:rsidR="0062650C">
              <w:rPr>
                <w:rFonts w:ascii="News Gothic GDB" w:hAnsi="News Gothic GDB"/>
                <w:bCs/>
                <w:szCs w:val="22"/>
              </w:rPr>
              <w:t>a meeting</w:t>
            </w:r>
            <w:r>
              <w:rPr>
                <w:rFonts w:ascii="News Gothic GDB" w:hAnsi="News Gothic GDB"/>
                <w:bCs/>
                <w:szCs w:val="22"/>
              </w:rPr>
              <w:t xml:space="preserve"> with</w:t>
            </w:r>
            <w:ins w:id="2" w:author="Predrag Adamovic" w:date="2025-08-22T10:02:00Z" w16du:dateUtc="2025-08-22T08:02:00Z">
              <w:r w:rsidR="00A46EA9">
                <w:rPr>
                  <w:rFonts w:ascii="News Gothic GDB" w:hAnsi="News Gothic GDB"/>
                  <w:bCs/>
                  <w:szCs w:val="22"/>
                </w:rPr>
                <w:t xml:space="preserve"> 2LoD</w:t>
              </w:r>
            </w:ins>
            <w:r>
              <w:rPr>
                <w:rFonts w:ascii="News Gothic GDB" w:hAnsi="News Gothic GDB"/>
                <w:bCs/>
                <w:szCs w:val="22"/>
              </w:rPr>
              <w:t xml:space="preserve"> ICT Risk </w:t>
            </w:r>
            <w:del w:id="3" w:author="Predrag Adamovic" w:date="2025-08-22T10:01:00Z" w16du:dateUtc="2025-08-22T08:01:00Z">
              <w:r w:rsidDel="001E51DA">
                <w:rPr>
                  <w:rFonts w:ascii="News Gothic GDB" w:hAnsi="News Gothic GDB"/>
                  <w:bCs/>
                  <w:szCs w:val="22"/>
                </w:rPr>
                <w:delText xml:space="preserve">Assurance </w:delText>
              </w:r>
            </w:del>
            <w:ins w:id="4" w:author="Predrag Adamovic" w:date="2025-08-22T10:01:00Z" w16du:dateUtc="2025-08-22T08:01:00Z">
              <w:r w:rsidR="001E51DA">
                <w:rPr>
                  <w:rFonts w:ascii="News Gothic GDB" w:hAnsi="News Gothic GDB"/>
                  <w:bCs/>
                  <w:szCs w:val="22"/>
                </w:rPr>
                <w:t xml:space="preserve">Management </w:t>
              </w:r>
            </w:ins>
            <w:r>
              <w:rPr>
                <w:rFonts w:ascii="News Gothic GDB" w:hAnsi="News Gothic GDB"/>
                <w:bCs/>
                <w:szCs w:val="22"/>
              </w:rPr>
              <w:t>team</w:t>
            </w:r>
            <w:r w:rsidR="003826E4">
              <w:rPr>
                <w:rFonts w:ascii="News Gothic GDB" w:hAnsi="News Gothic GDB"/>
                <w:bCs/>
                <w:szCs w:val="22"/>
              </w:rPr>
              <w:t xml:space="preserve"> (Sarah</w:t>
            </w:r>
            <w:r w:rsidR="0049432B">
              <w:rPr>
                <w:rFonts w:ascii="News Gothic GDB" w:hAnsi="News Gothic GDB"/>
                <w:bCs/>
                <w:szCs w:val="22"/>
              </w:rPr>
              <w:t xml:space="preserve"> Ahmad Jahn- </w:t>
            </w:r>
            <w:r w:rsidR="0049432B" w:rsidRPr="0049432B">
              <w:rPr>
                <w:rFonts w:ascii="News Gothic GDB" w:hAnsi="News Gothic GDB"/>
                <w:bCs/>
                <w:szCs w:val="22"/>
              </w:rPr>
              <w:t>Head of ICT Risk Framework</w:t>
            </w:r>
            <w:r w:rsidR="00FF0678">
              <w:rPr>
                <w:rFonts w:ascii="News Gothic GDB" w:hAnsi="News Gothic GDB"/>
                <w:bCs/>
                <w:szCs w:val="22"/>
              </w:rPr>
              <w:t xml:space="preserve"> and Petr Strna</w:t>
            </w:r>
            <w:r w:rsidR="001352CA">
              <w:rPr>
                <w:rFonts w:ascii="News Gothic GDB" w:hAnsi="News Gothic GDB"/>
                <w:bCs/>
                <w:szCs w:val="22"/>
              </w:rPr>
              <w:t xml:space="preserve">d- </w:t>
            </w:r>
            <w:r w:rsidR="001352CA" w:rsidRPr="001352CA">
              <w:rPr>
                <w:rFonts w:ascii="News Gothic GDB" w:hAnsi="News Gothic GDB"/>
                <w:bCs/>
                <w:szCs w:val="22"/>
              </w:rPr>
              <w:t>Head of IT Risk &amp; Controls</w:t>
            </w:r>
            <w:r w:rsidR="003826E4">
              <w:rPr>
                <w:rFonts w:ascii="News Gothic GDB" w:hAnsi="News Gothic GDB"/>
                <w:bCs/>
                <w:szCs w:val="22"/>
              </w:rPr>
              <w:t>)</w:t>
            </w:r>
            <w:r>
              <w:rPr>
                <w:rFonts w:ascii="News Gothic GDB" w:hAnsi="News Gothic GDB"/>
                <w:bCs/>
                <w:szCs w:val="22"/>
              </w:rPr>
              <w:t xml:space="preserve"> on July</w:t>
            </w:r>
            <w:r w:rsidR="003826E4">
              <w:rPr>
                <w:rFonts w:ascii="News Gothic GDB" w:hAnsi="News Gothic GDB"/>
                <w:bCs/>
                <w:szCs w:val="22"/>
              </w:rPr>
              <w:t xml:space="preserve"> 7,</w:t>
            </w:r>
            <w:r>
              <w:rPr>
                <w:rFonts w:ascii="News Gothic GDB" w:hAnsi="News Gothic GDB"/>
                <w:bCs/>
                <w:szCs w:val="22"/>
              </w:rPr>
              <w:t xml:space="preserve"> 2025 and had been informed that</w:t>
            </w:r>
            <w:r w:rsidR="00D15B6C">
              <w:rPr>
                <w:rFonts w:ascii="News Gothic GDB" w:hAnsi="News Gothic GDB"/>
                <w:bCs/>
                <w:szCs w:val="22"/>
              </w:rPr>
              <w:t xml:space="preserve"> KRIs for the selected guidelines </w:t>
            </w:r>
            <w:r w:rsidR="00E735DF">
              <w:rPr>
                <w:rFonts w:ascii="News Gothic GDB" w:hAnsi="News Gothic GDB"/>
                <w:bCs/>
                <w:szCs w:val="22"/>
              </w:rPr>
              <w:t xml:space="preserve">are on track </w:t>
            </w:r>
            <w:r w:rsidR="0062650C">
              <w:rPr>
                <w:rFonts w:ascii="News Gothic GDB" w:hAnsi="News Gothic GDB"/>
                <w:bCs/>
                <w:szCs w:val="22"/>
              </w:rPr>
              <w:t xml:space="preserve">and </w:t>
            </w:r>
            <w:r w:rsidR="005471F9">
              <w:rPr>
                <w:rFonts w:ascii="News Gothic GDB" w:hAnsi="News Gothic GDB"/>
                <w:bCs/>
                <w:szCs w:val="22"/>
              </w:rPr>
              <w:t xml:space="preserve">written guidelines are covering </w:t>
            </w:r>
            <w:r w:rsidR="00AA49E5">
              <w:rPr>
                <w:rFonts w:ascii="News Gothic GDB" w:hAnsi="News Gothic GDB"/>
                <w:bCs/>
                <w:szCs w:val="22"/>
              </w:rPr>
              <w:t>new DORA ICT Risk Framework.</w:t>
            </w:r>
            <w:r w:rsidR="000479E7">
              <w:t xml:space="preserve"> </w:t>
            </w:r>
            <w:r w:rsidR="000479E7" w:rsidRPr="000479E7">
              <w:rPr>
                <w:rFonts w:ascii="News Gothic GDB" w:hAnsi="News Gothic GDB"/>
                <w:bCs/>
                <w:szCs w:val="22"/>
              </w:rPr>
              <w:t>The first level of defense (1LoD) implements its controls in the procedures by contacting the second level of defense (2LoD).</w:t>
            </w:r>
          </w:p>
          <w:p w14:paraId="42D43A49" w14:textId="21998DF0" w:rsidR="00444FBA" w:rsidRDefault="00444FBA" w:rsidP="003826E4">
            <w:pPr>
              <w:spacing w:before="0" w:after="0"/>
              <w:ind w:left="360"/>
              <w:jc w:val="both"/>
              <w:rPr>
                <w:rFonts w:ascii="News Gothic GDB" w:hAnsi="News Gothic GDB"/>
                <w:bCs/>
                <w:szCs w:val="22"/>
              </w:rPr>
            </w:pPr>
            <w:r>
              <w:rPr>
                <w:rFonts w:ascii="News Gothic GDB" w:hAnsi="News Gothic GDB"/>
                <w:bCs/>
                <w:szCs w:val="22"/>
              </w:rPr>
              <w:t xml:space="preserve">Additionally, </w:t>
            </w:r>
            <w:r w:rsidR="00027A75">
              <w:rPr>
                <w:rFonts w:ascii="News Gothic GDB" w:hAnsi="News Gothic GDB"/>
                <w:bCs/>
                <w:szCs w:val="22"/>
              </w:rPr>
              <w:t xml:space="preserve">IA </w:t>
            </w:r>
            <w:r w:rsidR="00D50B0D">
              <w:rPr>
                <w:rFonts w:ascii="News Gothic GDB" w:hAnsi="News Gothic GDB"/>
                <w:bCs/>
                <w:szCs w:val="22"/>
              </w:rPr>
              <w:t xml:space="preserve">noted </w:t>
            </w:r>
            <w:r w:rsidR="0062650C">
              <w:rPr>
                <w:rFonts w:ascii="News Gothic GDB" w:hAnsi="News Gothic GDB"/>
                <w:bCs/>
                <w:szCs w:val="22"/>
              </w:rPr>
              <w:t>the following</w:t>
            </w:r>
            <w:r w:rsidR="00D50B0D">
              <w:rPr>
                <w:rFonts w:ascii="News Gothic GDB" w:hAnsi="News Gothic GDB"/>
                <w:bCs/>
                <w:szCs w:val="22"/>
              </w:rPr>
              <w:t xml:space="preserve"> details in</w:t>
            </w:r>
            <w:r w:rsidR="00027A75">
              <w:rPr>
                <w:rFonts w:ascii="News Gothic GDB" w:hAnsi="News Gothic GDB"/>
                <w:bCs/>
                <w:szCs w:val="22"/>
              </w:rPr>
              <w:t xml:space="preserve"> the </w:t>
            </w:r>
            <w:r w:rsidR="0062650C">
              <w:rPr>
                <w:rFonts w:ascii="News Gothic GDB" w:hAnsi="News Gothic GDB"/>
                <w:bCs/>
                <w:szCs w:val="22"/>
              </w:rPr>
              <w:t>sample</w:t>
            </w:r>
            <w:r w:rsidR="003826E4">
              <w:rPr>
                <w:rFonts w:ascii="News Gothic GDB" w:hAnsi="News Gothic GDB"/>
                <w:bCs/>
                <w:szCs w:val="22"/>
              </w:rPr>
              <w:t>d</w:t>
            </w:r>
            <w:r w:rsidR="00D42418">
              <w:rPr>
                <w:rFonts w:ascii="News Gothic GDB" w:hAnsi="News Gothic GDB"/>
                <w:bCs/>
                <w:szCs w:val="22"/>
              </w:rPr>
              <w:t xml:space="preserve"> 2LoD Guidelines:</w:t>
            </w:r>
          </w:p>
          <w:p w14:paraId="7471C19A" w14:textId="77777777" w:rsidR="00D42418" w:rsidRDefault="00D42418" w:rsidP="00444FBA">
            <w:pPr>
              <w:spacing w:before="0" w:after="0"/>
              <w:jc w:val="both"/>
              <w:rPr>
                <w:rFonts w:ascii="News Gothic GDB" w:hAnsi="News Gothic GDB"/>
                <w:bCs/>
                <w:szCs w:val="22"/>
              </w:rPr>
            </w:pPr>
          </w:p>
          <w:p w14:paraId="69EE9981" w14:textId="6670E74F" w:rsidR="00036DAF" w:rsidRDefault="001F5571" w:rsidP="00444FBA">
            <w:pPr>
              <w:spacing w:before="0" w:after="0"/>
              <w:jc w:val="both"/>
              <w:rPr>
                <w:rFonts w:ascii="News Gothic GDB" w:hAnsi="News Gothic GDB"/>
                <w:bCs/>
                <w:szCs w:val="22"/>
              </w:rPr>
            </w:pPr>
            <w:hyperlink r:id="rId17" w:history="1">
              <w:r w:rsidRPr="009A270A">
                <w:rPr>
                  <w:rStyle w:val="Hyperlink"/>
                  <w:rFonts w:ascii="News Gothic GDB" w:hAnsi="News Gothic GDB"/>
                  <w:b/>
                  <w:szCs w:val="22"/>
                </w:rPr>
                <w:t xml:space="preserve">IAM </w:t>
              </w:r>
              <w:r w:rsidR="00432B5B" w:rsidRPr="009A270A">
                <w:rPr>
                  <w:rStyle w:val="Hyperlink"/>
                  <w:rFonts w:ascii="News Gothic GDB" w:hAnsi="News Gothic GDB"/>
                  <w:b/>
                  <w:szCs w:val="22"/>
                </w:rPr>
                <w:t>Guideline</w:t>
              </w:r>
            </w:hyperlink>
            <w:r w:rsidR="00432B5B">
              <w:rPr>
                <w:rFonts w:ascii="News Gothic GDB" w:hAnsi="News Gothic GDB"/>
                <w:b/>
                <w:szCs w:val="22"/>
              </w:rPr>
              <w:t xml:space="preserve">: </w:t>
            </w:r>
            <w:r w:rsidR="00D50B0D" w:rsidRPr="00D50B0D">
              <w:rPr>
                <w:rFonts w:ascii="News Gothic GDB" w:hAnsi="News Gothic GDB"/>
                <w:bCs/>
                <w:szCs w:val="22"/>
              </w:rPr>
              <w:t>The guideline comprehensively covers access request procedures, account lifecycle management, access rights definition and documentation, segregation of duties (SoD), and account recertification</w:t>
            </w:r>
            <w:r w:rsidR="00D50B0D">
              <w:rPr>
                <w:rFonts w:ascii="News Gothic GDB" w:hAnsi="News Gothic GDB"/>
                <w:bCs/>
                <w:szCs w:val="22"/>
              </w:rPr>
              <w:t>. Also, i</w:t>
            </w:r>
            <w:r w:rsidR="00D50B0D" w:rsidRPr="00D50B0D">
              <w:rPr>
                <w:rFonts w:ascii="News Gothic GDB" w:hAnsi="News Gothic GDB"/>
                <w:bCs/>
                <w:szCs w:val="22"/>
              </w:rPr>
              <w:t>t addresses password management, strong authentication (including multi-factor authentication), and protection against unauthorized access</w:t>
            </w:r>
            <w:r w:rsidR="00D50B0D">
              <w:rPr>
                <w:rFonts w:ascii="News Gothic GDB" w:hAnsi="News Gothic GDB"/>
                <w:bCs/>
                <w:szCs w:val="22"/>
              </w:rPr>
              <w:t>.</w:t>
            </w:r>
          </w:p>
          <w:p w14:paraId="52E6B50B" w14:textId="77777777" w:rsidR="009E0298" w:rsidRDefault="009E0298" w:rsidP="00444FBA">
            <w:pPr>
              <w:spacing w:before="0" w:after="0"/>
              <w:jc w:val="both"/>
              <w:rPr>
                <w:rFonts w:ascii="News Gothic GDB" w:hAnsi="News Gothic GDB"/>
                <w:bCs/>
                <w:szCs w:val="22"/>
              </w:rPr>
            </w:pPr>
          </w:p>
          <w:p w14:paraId="0B6F2AA9" w14:textId="06AEBB4E" w:rsidR="009E0298" w:rsidRDefault="001C3FDD" w:rsidP="00444FBA">
            <w:pPr>
              <w:spacing w:before="0" w:after="0"/>
              <w:jc w:val="both"/>
              <w:rPr>
                <w:rFonts w:ascii="News Gothic GDB" w:hAnsi="News Gothic GDB"/>
                <w:bCs/>
                <w:szCs w:val="22"/>
              </w:rPr>
            </w:pPr>
            <w:hyperlink r:id="rId18" w:history="1">
              <w:r w:rsidRPr="009A270A">
                <w:rPr>
                  <w:rStyle w:val="Hyperlink"/>
                  <w:rFonts w:ascii="News Gothic GDB" w:hAnsi="News Gothic GDB"/>
                  <w:b/>
                  <w:szCs w:val="22"/>
                </w:rPr>
                <w:t>Software Development and ICT Change Management Guideline</w:t>
              </w:r>
            </w:hyperlink>
            <w:r>
              <w:rPr>
                <w:rFonts w:ascii="News Gothic GDB" w:hAnsi="News Gothic GDB"/>
                <w:bCs/>
                <w:szCs w:val="22"/>
              </w:rPr>
              <w:t xml:space="preserve">: </w:t>
            </w:r>
            <w:r w:rsidR="00522452" w:rsidRPr="00522452">
              <w:rPr>
                <w:rFonts w:ascii="News Gothic GDB" w:hAnsi="News Gothic GDB"/>
                <w:bCs/>
                <w:szCs w:val="22"/>
              </w:rPr>
              <w:t>The guideline details the ICT change management process, covering documentation, classification, prioritization, authorization, approval, testing, and implementation. This detailed approach addresses DORA's focus on controlled and systematic change management.</w:t>
            </w:r>
          </w:p>
          <w:p w14:paraId="399F2A1E" w14:textId="7CDE3101" w:rsidR="00A93636" w:rsidRDefault="002B402E" w:rsidP="00444FBA">
            <w:pPr>
              <w:spacing w:before="0" w:after="0"/>
              <w:jc w:val="both"/>
              <w:rPr>
                <w:rFonts w:ascii="News Gothic GDB" w:hAnsi="News Gothic GDB"/>
                <w:bCs/>
                <w:szCs w:val="22"/>
              </w:rPr>
            </w:pPr>
            <w:r w:rsidRPr="002B402E">
              <w:rPr>
                <w:rFonts w:ascii="News Gothic GDB" w:hAnsi="News Gothic GDB"/>
                <w:bCs/>
                <w:szCs w:val="22"/>
              </w:rPr>
              <w:t>The guideline incorporates security throughout the software development lifecycle (SDLC), including secure coding, secure system architecture, source code testing, and security function testing.</w:t>
            </w:r>
          </w:p>
          <w:p w14:paraId="29734301" w14:textId="77777777" w:rsidR="003826E4" w:rsidRDefault="003826E4" w:rsidP="00444FBA">
            <w:pPr>
              <w:spacing w:before="0" w:after="0"/>
              <w:jc w:val="both"/>
              <w:rPr>
                <w:rFonts w:ascii="News Gothic GDB" w:hAnsi="News Gothic GDB"/>
                <w:bCs/>
                <w:szCs w:val="22"/>
              </w:rPr>
            </w:pPr>
          </w:p>
          <w:p w14:paraId="6206B8DD" w14:textId="036DF859" w:rsidR="00A93636" w:rsidRDefault="00F403EA" w:rsidP="00A93636">
            <w:pPr>
              <w:spacing w:before="0" w:after="0"/>
              <w:jc w:val="both"/>
              <w:rPr>
                <w:rFonts w:ascii="News Gothic GDB" w:hAnsi="News Gothic GDB"/>
                <w:bCs/>
                <w:szCs w:val="22"/>
              </w:rPr>
            </w:pPr>
            <w:hyperlink r:id="rId19" w:history="1">
              <w:r w:rsidRPr="00B81FF6">
                <w:rPr>
                  <w:rStyle w:val="Hyperlink"/>
                  <w:rFonts w:ascii="News Gothic GDB" w:hAnsi="News Gothic GDB"/>
                  <w:b/>
                  <w:szCs w:val="22"/>
                </w:rPr>
                <w:t>Network Security Guideline</w:t>
              </w:r>
            </w:hyperlink>
            <w:r w:rsidR="00A93636">
              <w:rPr>
                <w:rFonts w:ascii="News Gothic GDB" w:hAnsi="News Gothic GDB"/>
                <w:bCs/>
                <w:szCs w:val="22"/>
              </w:rPr>
              <w:t xml:space="preserve">: </w:t>
            </w:r>
            <w:r w:rsidR="00942638" w:rsidRPr="00942638">
              <w:rPr>
                <w:rFonts w:ascii="News Gothic GDB" w:hAnsi="News Gothic GDB"/>
                <w:bCs/>
                <w:szCs w:val="22"/>
              </w:rPr>
              <w:t>The guideline mandates secure configuration and hardening baselines for network and infrastructure components, along with regular reviews, which is a crucial element of operational resilience under DORA</w:t>
            </w:r>
            <w:r w:rsidR="00942638">
              <w:rPr>
                <w:rFonts w:ascii="News Gothic GDB" w:hAnsi="News Gothic GDB"/>
                <w:bCs/>
                <w:szCs w:val="22"/>
              </w:rPr>
              <w:t>.</w:t>
            </w:r>
            <w:r w:rsidR="00942638">
              <w:t xml:space="preserve"> </w:t>
            </w:r>
            <w:r w:rsidR="00942638" w:rsidRPr="00942638">
              <w:rPr>
                <w:rFonts w:ascii="News Gothic GDB" w:hAnsi="News Gothic GDB"/>
                <w:bCs/>
                <w:szCs w:val="22"/>
              </w:rPr>
              <w:t>The guideline explicitly addresses network segregation and requires implementing different network security zones logically and recommends a clear perimeter for each zone. It mentions DMZs and separate networks for administration, aligning with DORA's expectations for environment separation to limit the impact of security breaches.</w:t>
            </w:r>
          </w:p>
          <w:p w14:paraId="56C742C0" w14:textId="77777777" w:rsidR="00476B69" w:rsidRDefault="00476B69" w:rsidP="00A93636">
            <w:pPr>
              <w:spacing w:before="0" w:after="0"/>
              <w:jc w:val="both"/>
              <w:rPr>
                <w:rFonts w:ascii="News Gothic GDB" w:hAnsi="News Gothic GDB"/>
                <w:bCs/>
                <w:szCs w:val="22"/>
              </w:rPr>
            </w:pPr>
          </w:p>
          <w:p w14:paraId="04978285" w14:textId="25C7C2E3" w:rsidR="00996481" w:rsidRDefault="00476B69" w:rsidP="003826E4">
            <w:pPr>
              <w:spacing w:before="0" w:after="0"/>
              <w:jc w:val="both"/>
              <w:rPr>
                <w:rFonts w:ascii="News Gothic GDB" w:hAnsi="News Gothic GDB"/>
                <w:color w:val="FF0000"/>
              </w:rPr>
            </w:pPr>
            <w:hyperlink r:id="rId20">
              <w:r w:rsidRPr="3460098B">
                <w:rPr>
                  <w:rStyle w:val="Hyperlink"/>
                  <w:rFonts w:ascii="News Gothic GDB" w:hAnsi="News Gothic GDB"/>
                  <w:b/>
                  <w:bCs/>
                </w:rPr>
                <w:t xml:space="preserve">ICT Incident </w:t>
              </w:r>
              <w:r w:rsidR="00A55428" w:rsidRPr="3460098B">
                <w:rPr>
                  <w:rStyle w:val="Hyperlink"/>
                  <w:rFonts w:ascii="News Gothic GDB" w:hAnsi="News Gothic GDB"/>
                  <w:b/>
                  <w:bCs/>
                </w:rPr>
                <w:t>Operational</w:t>
              </w:r>
              <w:r w:rsidRPr="3460098B">
                <w:rPr>
                  <w:rStyle w:val="Hyperlink"/>
                  <w:rFonts w:ascii="News Gothic GDB" w:hAnsi="News Gothic GDB"/>
                  <w:b/>
                  <w:bCs/>
                </w:rPr>
                <w:t xml:space="preserve"> Event </w:t>
              </w:r>
              <w:r w:rsidR="00A55428" w:rsidRPr="3460098B">
                <w:rPr>
                  <w:rStyle w:val="Hyperlink"/>
                  <w:rFonts w:ascii="News Gothic GDB" w:hAnsi="News Gothic GDB"/>
                  <w:b/>
                  <w:bCs/>
                </w:rPr>
                <w:t>Management</w:t>
              </w:r>
              <w:r w:rsidRPr="3460098B">
                <w:rPr>
                  <w:rStyle w:val="Hyperlink"/>
                  <w:rFonts w:ascii="News Gothic GDB" w:hAnsi="News Gothic GDB"/>
                  <w:b/>
                  <w:bCs/>
                </w:rPr>
                <w:t xml:space="preserve"> Guideline</w:t>
              </w:r>
            </w:hyperlink>
            <w:r w:rsidRPr="3460098B">
              <w:rPr>
                <w:rFonts w:ascii="News Gothic GDB" w:hAnsi="News Gothic GDB"/>
              </w:rPr>
              <w:t>:</w:t>
            </w:r>
            <w:r w:rsidR="0093213C">
              <w:t xml:space="preserve"> </w:t>
            </w:r>
            <w:r w:rsidR="00E5265F" w:rsidRPr="3460098B">
              <w:rPr>
                <w:rFonts w:ascii="News Gothic GDB" w:hAnsi="News Gothic GDB"/>
              </w:rPr>
              <w:t>The guideline defines comprehensive rules and procedures for managing ICT incidents, including identification, logging, analysis, response, and reporting, aligned with DORA’s requirements for a robust incident management framework. The definition of early warning indicators shows a proactive approach.</w:t>
            </w:r>
            <w:r w:rsidR="001D088E" w:rsidRPr="3460098B">
              <w:rPr>
                <w:rFonts w:ascii="News Gothic GDB" w:hAnsi="News Gothic GDB"/>
              </w:rPr>
              <w:t xml:space="preserve"> The detailed logging procedures, including retention periods and security measures for log data, fulfill DORA's expectations for comprehensive logging and analysis of security events. The inclusion of "lessons learned" is a positive for continuous improvement</w:t>
            </w:r>
            <w:r w:rsidR="003826E4" w:rsidRPr="3460098B">
              <w:rPr>
                <w:rFonts w:ascii="News Gothic GDB" w:hAnsi="News Gothic GDB"/>
              </w:rPr>
              <w:t>.</w:t>
            </w:r>
            <w:r w:rsidR="00594BEF" w:rsidRPr="3460098B">
              <w:rPr>
                <w:rFonts w:ascii="News Gothic GDB" w:hAnsi="News Gothic GDB"/>
              </w:rPr>
              <w:t xml:space="preserve"> </w:t>
            </w:r>
            <w:r w:rsidR="00C32F4B" w:rsidRPr="3460098B">
              <w:rPr>
                <w:rFonts w:ascii="News Gothic GDB" w:hAnsi="News Gothic GDB"/>
              </w:rPr>
              <w:t>(</w:t>
            </w:r>
            <w:r w:rsidR="00407BF4" w:rsidRPr="3460098B">
              <w:rPr>
                <w:rFonts w:ascii="News Gothic GDB" w:hAnsi="News Gothic GDB"/>
                <w:b/>
                <w:bCs/>
              </w:rPr>
              <w:t>Note</w:t>
            </w:r>
            <w:r w:rsidR="00407BF4" w:rsidRPr="3460098B">
              <w:rPr>
                <w:rFonts w:ascii="News Gothic GDB" w:hAnsi="News Gothic GDB"/>
              </w:rPr>
              <w:t xml:space="preserve">: IA </w:t>
            </w:r>
            <w:r w:rsidR="4AC7410B" w:rsidRPr="3460098B">
              <w:rPr>
                <w:rFonts w:ascii="News Gothic GDB" w:hAnsi="News Gothic GDB"/>
              </w:rPr>
              <w:t xml:space="preserve">noted </w:t>
            </w:r>
            <w:r w:rsidR="65BC743F" w:rsidRPr="3460098B">
              <w:rPr>
                <w:rFonts w:ascii="News Gothic GDB" w:hAnsi="News Gothic GDB"/>
              </w:rPr>
              <w:t xml:space="preserve">that </w:t>
            </w:r>
            <w:r w:rsidR="4AC7410B" w:rsidRPr="3460098B">
              <w:rPr>
                <w:rFonts w:ascii="News Gothic GDB" w:hAnsi="News Gothic GDB"/>
              </w:rPr>
              <w:t xml:space="preserve">ICT Incident Guideline references </w:t>
            </w:r>
            <w:r w:rsidR="41B71EF6" w:rsidRPr="3460098B">
              <w:rPr>
                <w:rFonts w:ascii="News Gothic GDB" w:hAnsi="News Gothic GDB"/>
              </w:rPr>
              <w:t>control</w:t>
            </w:r>
            <w:r w:rsidR="00487FB4" w:rsidRPr="3460098B">
              <w:rPr>
                <w:rFonts w:ascii="News Gothic GDB" w:hAnsi="News Gothic GDB"/>
              </w:rPr>
              <w:t xml:space="preserve"> from</w:t>
            </w:r>
            <w:r w:rsidR="00407BF4" w:rsidRPr="3460098B">
              <w:rPr>
                <w:rFonts w:ascii="News Gothic GDB" w:hAnsi="News Gothic GDB"/>
              </w:rPr>
              <w:t xml:space="preserve"> </w:t>
            </w:r>
            <w:r w:rsidR="00487FB4" w:rsidRPr="3460098B">
              <w:rPr>
                <w:rFonts w:ascii="News Gothic GDB" w:hAnsi="News Gothic GDB"/>
              </w:rPr>
              <w:t>DORA</w:t>
            </w:r>
            <w:r w:rsidR="00407BF4" w:rsidRPr="3460098B">
              <w:rPr>
                <w:rFonts w:ascii="News Gothic GDB" w:hAnsi="News Gothic GDB"/>
              </w:rPr>
              <w:t xml:space="preserve"> Chapter 3 - ICT-related incident management (Articles 17-19)</w:t>
            </w:r>
            <w:r w:rsidR="00487FB4" w:rsidRPr="3460098B">
              <w:rPr>
                <w:rFonts w:ascii="News Gothic GDB" w:hAnsi="News Gothic GDB"/>
              </w:rPr>
              <w:t xml:space="preserve"> </w:t>
            </w:r>
            <w:r w:rsidR="00C32F4B" w:rsidRPr="3460098B">
              <w:rPr>
                <w:rFonts w:ascii="News Gothic GDB" w:hAnsi="News Gothic GDB"/>
              </w:rPr>
              <w:t xml:space="preserve">and </w:t>
            </w:r>
            <w:r w:rsidR="2D1BE9A1" w:rsidRPr="3460098B">
              <w:rPr>
                <w:rFonts w:ascii="News Gothic GDB" w:hAnsi="News Gothic GDB"/>
              </w:rPr>
              <w:t xml:space="preserve">therefore </w:t>
            </w:r>
            <w:r w:rsidR="00C32F4B" w:rsidRPr="3460098B">
              <w:rPr>
                <w:rFonts w:ascii="News Gothic GDB" w:hAnsi="News Gothic GDB"/>
              </w:rPr>
              <w:t>no issues.)</w:t>
            </w:r>
          </w:p>
          <w:p w14:paraId="6B74F454" w14:textId="77777777" w:rsidR="00716939" w:rsidRDefault="00716939" w:rsidP="00C0411D">
            <w:pPr>
              <w:pStyle w:val="ListParagraph"/>
              <w:spacing w:before="0" w:after="0"/>
              <w:ind w:left="0"/>
              <w:jc w:val="both"/>
              <w:rPr>
                <w:rFonts w:ascii="News Gothic GDB" w:hAnsi="News Gothic GDB"/>
                <w:color w:val="FF0000"/>
                <w:szCs w:val="22"/>
              </w:rPr>
            </w:pPr>
          </w:p>
          <w:p w14:paraId="797B5DD8" w14:textId="35E544CE" w:rsidR="00996481" w:rsidRPr="001400F7" w:rsidRDefault="00996481" w:rsidP="00C0411D">
            <w:pPr>
              <w:pStyle w:val="ListParagraph"/>
              <w:spacing w:before="0" w:after="0"/>
              <w:ind w:left="0"/>
              <w:jc w:val="both"/>
              <w:rPr>
                <w:rFonts w:ascii="News Gothic GDB" w:hAnsi="News Gothic GDB"/>
                <w:b/>
                <w:bCs/>
              </w:rPr>
            </w:pPr>
            <w:r w:rsidRPr="00E40C73">
              <w:rPr>
                <w:rFonts w:ascii="News Gothic GDB" w:hAnsi="News Gothic GDB"/>
                <w:color w:val="00B050"/>
                <w:szCs w:val="22"/>
              </w:rPr>
              <w:t xml:space="preserve">Ok, no </w:t>
            </w:r>
            <w:r>
              <w:rPr>
                <w:rFonts w:ascii="News Gothic GDB" w:hAnsi="News Gothic GDB"/>
                <w:color w:val="00B050"/>
                <w:szCs w:val="22"/>
              </w:rPr>
              <w:t>exception</w:t>
            </w:r>
            <w:r w:rsidRPr="00E40C73">
              <w:rPr>
                <w:rFonts w:ascii="News Gothic GDB" w:hAnsi="News Gothic GDB"/>
                <w:color w:val="00B050"/>
                <w:szCs w:val="22"/>
              </w:rPr>
              <w:t xml:space="preserve"> identified</w:t>
            </w:r>
            <w:r>
              <w:rPr>
                <w:rFonts w:ascii="News Gothic GDB" w:hAnsi="News Gothic GDB"/>
                <w:color w:val="00B050"/>
                <w:szCs w:val="22"/>
              </w:rPr>
              <w:t>.</w:t>
            </w:r>
          </w:p>
        </w:tc>
        <w:tc>
          <w:tcPr>
            <w:tcW w:w="1166" w:type="dxa"/>
          </w:tcPr>
          <w:p w14:paraId="3A159E1F" w14:textId="77777777" w:rsidR="00996481" w:rsidRDefault="00996481" w:rsidP="00996481">
            <w:pPr>
              <w:spacing w:before="0" w:after="0"/>
              <w:ind w:left="0"/>
              <w:jc w:val="both"/>
              <w:rPr>
                <w:rFonts w:ascii="News Gothic GDB" w:hAnsi="News Gothic GDB"/>
                <w:b/>
                <w:bCs/>
              </w:rPr>
            </w:pPr>
            <w:r>
              <w:rPr>
                <w:rFonts w:ascii="News Gothic GDB" w:hAnsi="News Gothic GDB"/>
                <w:b/>
                <w:bCs/>
              </w:rPr>
              <w:lastRenderedPageBreak/>
              <w:t>OK</w:t>
            </w:r>
          </w:p>
          <w:p w14:paraId="0CCC16BE" w14:textId="3F8576C8" w:rsidR="0031401F" w:rsidRPr="00E40C73" w:rsidRDefault="0031401F" w:rsidP="00B142CB">
            <w:pPr>
              <w:spacing w:before="0" w:after="0"/>
              <w:ind w:left="0"/>
              <w:jc w:val="both"/>
              <w:rPr>
                <w:rFonts w:ascii="News Gothic GDB" w:hAnsi="News Gothic GDB"/>
                <w:b/>
                <w:bCs/>
              </w:rPr>
            </w:pPr>
          </w:p>
        </w:tc>
      </w:tr>
      <w:tr w:rsidR="008019EA" w:rsidRPr="00E40C73" w14:paraId="3FE04D9D" w14:textId="77777777" w:rsidTr="642CA260">
        <w:trPr>
          <w:trHeight w:val="539"/>
        </w:trPr>
        <w:tc>
          <w:tcPr>
            <w:tcW w:w="715" w:type="dxa"/>
          </w:tcPr>
          <w:p w14:paraId="4E2E2221" w14:textId="5BE4471A" w:rsidR="008019EA" w:rsidRDefault="008019EA" w:rsidP="00B142CB">
            <w:pPr>
              <w:spacing w:before="0" w:after="0"/>
              <w:ind w:left="0"/>
              <w:jc w:val="both"/>
              <w:rPr>
                <w:rFonts w:ascii="News Gothic GDB" w:hAnsi="News Gothic GDB"/>
                <w:b/>
                <w:szCs w:val="22"/>
              </w:rPr>
            </w:pPr>
            <w:r>
              <w:rPr>
                <w:rFonts w:ascii="News Gothic GDB" w:hAnsi="News Gothic GDB"/>
                <w:b/>
                <w:szCs w:val="22"/>
              </w:rPr>
              <w:lastRenderedPageBreak/>
              <w:t>TP5</w:t>
            </w:r>
          </w:p>
        </w:tc>
        <w:tc>
          <w:tcPr>
            <w:tcW w:w="8999" w:type="dxa"/>
          </w:tcPr>
          <w:p w14:paraId="64DC1DB0" w14:textId="1207DEA4" w:rsidR="002271E2" w:rsidRDefault="009B61B7" w:rsidP="003E412D">
            <w:pPr>
              <w:pStyle w:val="ListParagraph"/>
              <w:numPr>
                <w:ilvl w:val="0"/>
                <w:numId w:val="44"/>
              </w:numPr>
              <w:spacing w:before="0" w:after="0"/>
              <w:ind w:left="360"/>
              <w:jc w:val="both"/>
              <w:rPr>
                <w:rFonts w:ascii="News Gothic GDB" w:hAnsi="News Gothic GDB"/>
                <w:bCs/>
                <w:szCs w:val="22"/>
              </w:rPr>
            </w:pPr>
            <w:r w:rsidRPr="002271E2">
              <w:rPr>
                <w:rFonts w:ascii="News Gothic GDB" w:hAnsi="News Gothic GDB"/>
              </w:rPr>
              <w:t xml:space="preserve">IA obtained the </w:t>
            </w:r>
            <w:hyperlink r:id="rId21" w:history="1">
              <w:r w:rsidRPr="002271E2">
                <w:rPr>
                  <w:rStyle w:val="Hyperlink"/>
                  <w:rFonts w:ascii="News Gothic GDB" w:hAnsi="News Gothic GDB"/>
                </w:rPr>
                <w:t>ICT Risk Management Policy</w:t>
              </w:r>
            </w:hyperlink>
            <w:r w:rsidRPr="002271E2">
              <w:rPr>
                <w:rFonts w:ascii="News Gothic GDB" w:hAnsi="News Gothic GDB"/>
              </w:rPr>
              <w:t xml:space="preserve"> and </w:t>
            </w:r>
            <w:hyperlink r:id="rId22" w:history="1">
              <w:r w:rsidR="008F1A50" w:rsidRPr="002271E2">
                <w:rPr>
                  <w:rStyle w:val="Hyperlink"/>
                  <w:rFonts w:ascii="News Gothic GDB" w:hAnsi="News Gothic GDB"/>
                  <w:bCs/>
                  <w:szCs w:val="22"/>
                </w:rPr>
                <w:t>Digital Operational Resilience Strategy</w:t>
              </w:r>
            </w:hyperlink>
            <w:r w:rsidR="008F1A50" w:rsidRPr="002271E2">
              <w:rPr>
                <w:rFonts w:ascii="News Gothic GDB" w:hAnsi="News Gothic GDB"/>
                <w:bCs/>
                <w:szCs w:val="22"/>
              </w:rPr>
              <w:t xml:space="preserve"> documents. </w:t>
            </w:r>
          </w:p>
          <w:p w14:paraId="3232F3AC" w14:textId="34D26C60" w:rsidR="001C41B6" w:rsidRDefault="001C41B6" w:rsidP="003E412D">
            <w:pPr>
              <w:spacing w:before="0" w:after="0"/>
              <w:ind w:left="207"/>
              <w:jc w:val="both"/>
              <w:rPr>
                <w:rFonts w:ascii="News Gothic GDB" w:hAnsi="News Gothic GDB"/>
                <w:bCs/>
                <w:szCs w:val="22"/>
              </w:rPr>
            </w:pPr>
            <w:r>
              <w:rPr>
                <w:rFonts w:ascii="News Gothic GDB" w:hAnsi="News Gothic GDB"/>
                <w:bCs/>
                <w:szCs w:val="22"/>
              </w:rPr>
              <w:t>In the DOR Strategy document</w:t>
            </w:r>
            <w:r w:rsidR="005D681A">
              <w:rPr>
                <w:rFonts w:ascii="News Gothic GDB" w:hAnsi="News Gothic GDB"/>
                <w:bCs/>
                <w:szCs w:val="22"/>
              </w:rPr>
              <w:t>,</w:t>
            </w:r>
            <w:r>
              <w:rPr>
                <w:rFonts w:ascii="News Gothic GDB" w:hAnsi="News Gothic GDB"/>
                <w:bCs/>
                <w:szCs w:val="22"/>
              </w:rPr>
              <w:t xml:space="preserve"> it </w:t>
            </w:r>
            <w:r w:rsidR="005D681A">
              <w:rPr>
                <w:rFonts w:ascii="News Gothic GDB" w:hAnsi="News Gothic GDB"/>
                <w:bCs/>
                <w:szCs w:val="22"/>
              </w:rPr>
              <w:t>was</w:t>
            </w:r>
            <w:r>
              <w:rPr>
                <w:rFonts w:ascii="News Gothic GDB" w:hAnsi="News Gothic GDB"/>
                <w:bCs/>
                <w:szCs w:val="22"/>
              </w:rPr>
              <w:t xml:space="preserve"> mentioned that</w:t>
            </w:r>
            <w:r w:rsidR="005D681A">
              <w:rPr>
                <w:rFonts w:ascii="News Gothic GDB" w:hAnsi="News Gothic GDB"/>
                <w:bCs/>
                <w:szCs w:val="22"/>
              </w:rPr>
              <w:t xml:space="preserve"> </w:t>
            </w:r>
            <w:r w:rsidR="004D52CF">
              <w:rPr>
                <w:rFonts w:ascii="News Gothic GDB" w:hAnsi="News Gothic GDB"/>
                <w:bCs/>
                <w:szCs w:val="22"/>
              </w:rPr>
              <w:t>“Strateg</w:t>
            </w:r>
            <w:r w:rsidR="004D52CF" w:rsidRPr="004D52CF">
              <w:rPr>
                <w:rFonts w:ascii="News Gothic GDB" w:hAnsi="News Gothic GDB"/>
                <w:bCs/>
                <w:szCs w:val="22"/>
              </w:rPr>
              <w:t>y is aligned with (but not limited to) the Group Risk Framework, CIO/COO IT Strategy, DBAG Outsourcing &amp; TPRM Strategy, and DBAG Cyber Resilience Strategy</w:t>
            </w:r>
            <w:r w:rsidR="004D52CF">
              <w:rPr>
                <w:rFonts w:ascii="News Gothic GDB" w:hAnsi="News Gothic GDB"/>
                <w:bCs/>
                <w:szCs w:val="22"/>
              </w:rPr>
              <w:t>”.</w:t>
            </w:r>
            <w:r w:rsidR="00D75516">
              <w:rPr>
                <w:rFonts w:ascii="News Gothic GDB" w:hAnsi="News Gothic GDB"/>
                <w:bCs/>
                <w:szCs w:val="22"/>
              </w:rPr>
              <w:t xml:space="preserve"> </w:t>
            </w:r>
          </w:p>
          <w:p w14:paraId="5A9AAB51" w14:textId="77777777" w:rsidR="00C93685" w:rsidRPr="001C41B6" w:rsidRDefault="00C93685" w:rsidP="001C41B6">
            <w:pPr>
              <w:spacing w:before="0" w:after="0"/>
              <w:jc w:val="both"/>
              <w:rPr>
                <w:rFonts w:ascii="News Gothic GDB" w:hAnsi="News Gothic GDB"/>
                <w:bCs/>
                <w:szCs w:val="22"/>
              </w:rPr>
            </w:pPr>
          </w:p>
          <w:p w14:paraId="13A7835E" w14:textId="623F462C" w:rsidR="009A7C76" w:rsidRDefault="002271E2" w:rsidP="00B142CB">
            <w:pPr>
              <w:spacing w:before="0" w:after="0"/>
              <w:ind w:left="0"/>
              <w:jc w:val="both"/>
              <w:rPr>
                <w:rFonts w:ascii="News Gothic GDB" w:hAnsi="News Gothic GDB"/>
              </w:rPr>
            </w:pPr>
            <w:r w:rsidRPr="002271E2">
              <w:rPr>
                <w:rFonts w:ascii="News Gothic GDB" w:hAnsi="News Gothic GDB"/>
                <w:noProof/>
              </w:rPr>
              <w:drawing>
                <wp:inline distT="0" distB="0" distL="0" distR="0" wp14:anchorId="3073E9CA" wp14:editId="69DCC21F">
                  <wp:extent cx="5577205" cy="2661920"/>
                  <wp:effectExtent l="0" t="0" r="4445" b="5080"/>
                  <wp:docPr id="45315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56878" name=""/>
                          <pic:cNvPicPr/>
                        </pic:nvPicPr>
                        <pic:blipFill>
                          <a:blip r:embed="rId23"/>
                          <a:stretch>
                            <a:fillRect/>
                          </a:stretch>
                        </pic:blipFill>
                        <pic:spPr>
                          <a:xfrm>
                            <a:off x="0" y="0"/>
                            <a:ext cx="5577205" cy="2661920"/>
                          </a:xfrm>
                          <a:prstGeom prst="rect">
                            <a:avLst/>
                          </a:prstGeom>
                        </pic:spPr>
                      </pic:pic>
                    </a:graphicData>
                  </a:graphic>
                </wp:inline>
              </w:drawing>
            </w:r>
          </w:p>
          <w:p w14:paraId="003F3F27" w14:textId="77777777" w:rsidR="002271E2" w:rsidRDefault="002271E2" w:rsidP="00B142CB">
            <w:pPr>
              <w:spacing w:before="0" w:after="0"/>
              <w:ind w:left="0"/>
              <w:jc w:val="both"/>
              <w:rPr>
                <w:rFonts w:ascii="News Gothic GDB" w:hAnsi="News Gothic GDB"/>
              </w:rPr>
            </w:pPr>
          </w:p>
          <w:p w14:paraId="15A12244" w14:textId="33805BB3" w:rsidR="002271E2" w:rsidRDefault="00D07752" w:rsidP="00B142CB">
            <w:pPr>
              <w:spacing w:before="0" w:after="0"/>
              <w:ind w:left="0"/>
              <w:jc w:val="both"/>
              <w:rPr>
                <w:rFonts w:ascii="News Gothic GDB" w:hAnsi="News Gothic GDB"/>
              </w:rPr>
            </w:pPr>
            <w:r>
              <w:rPr>
                <w:rFonts w:ascii="News Gothic GDB" w:hAnsi="News Gothic GDB"/>
              </w:rPr>
              <w:t>IA held a meeting on 11</w:t>
            </w:r>
            <w:r w:rsidR="007723E7">
              <w:rPr>
                <w:rFonts w:ascii="News Gothic GDB" w:hAnsi="News Gothic GDB"/>
              </w:rPr>
              <w:t xml:space="preserve">.06.2025 with </w:t>
            </w:r>
            <w:r w:rsidR="007723E7" w:rsidRPr="007723E7">
              <w:rPr>
                <w:rFonts w:ascii="News Gothic GDB" w:hAnsi="News Gothic GDB"/>
              </w:rPr>
              <w:t>Sarah Ahmad Jahn</w:t>
            </w:r>
            <w:r w:rsidR="009C392B">
              <w:rPr>
                <w:rFonts w:ascii="News Gothic GDB" w:hAnsi="News Gothic GDB"/>
              </w:rPr>
              <w:t xml:space="preserve"> (Head of </w:t>
            </w:r>
            <w:r w:rsidR="00CD16CB">
              <w:rPr>
                <w:rFonts w:ascii="News Gothic GDB" w:hAnsi="News Gothic GDB"/>
              </w:rPr>
              <w:t>ICT Risk Framework</w:t>
            </w:r>
            <w:r w:rsidR="009C392B">
              <w:rPr>
                <w:rFonts w:ascii="News Gothic GDB" w:hAnsi="News Gothic GDB"/>
              </w:rPr>
              <w:t>)</w:t>
            </w:r>
            <w:r w:rsidR="007723E7" w:rsidRPr="007723E7">
              <w:rPr>
                <w:rFonts w:ascii="News Gothic GDB" w:hAnsi="News Gothic GDB"/>
              </w:rPr>
              <w:t xml:space="preserve"> </w:t>
            </w:r>
            <w:r w:rsidR="007723E7">
              <w:rPr>
                <w:rFonts w:ascii="News Gothic GDB" w:hAnsi="News Gothic GDB"/>
              </w:rPr>
              <w:t xml:space="preserve">and </w:t>
            </w:r>
            <w:r w:rsidR="009C392B" w:rsidRPr="009C392B">
              <w:rPr>
                <w:rFonts w:ascii="News Gothic GDB" w:hAnsi="News Gothic GDB"/>
              </w:rPr>
              <w:t>Christian Goetz</w:t>
            </w:r>
            <w:r w:rsidR="00CD16CB">
              <w:rPr>
                <w:rFonts w:ascii="News Gothic GDB" w:hAnsi="News Gothic GDB"/>
              </w:rPr>
              <w:t xml:space="preserve"> (Head of ICT Risk Strategy &amp; Methodology). </w:t>
            </w:r>
            <w:r w:rsidR="00E8688C">
              <w:rPr>
                <w:rFonts w:ascii="News Gothic GDB" w:hAnsi="News Gothic GDB"/>
              </w:rPr>
              <w:t>IA had been informed that within the new ICT Framework of DBG</w:t>
            </w:r>
            <w:r w:rsidR="009B7564">
              <w:rPr>
                <w:rFonts w:ascii="News Gothic GDB" w:hAnsi="News Gothic GDB"/>
              </w:rPr>
              <w:t xml:space="preserve">, </w:t>
            </w:r>
            <w:r w:rsidR="002772A1">
              <w:rPr>
                <w:rFonts w:ascii="News Gothic GDB" w:hAnsi="News Gothic GDB"/>
              </w:rPr>
              <w:t>2</w:t>
            </w:r>
            <w:r w:rsidR="002772A1" w:rsidRPr="002772A1">
              <w:rPr>
                <w:rFonts w:ascii="News Gothic GDB" w:hAnsi="News Gothic GDB"/>
                <w:vertAlign w:val="superscript"/>
              </w:rPr>
              <w:t>nd</w:t>
            </w:r>
            <w:r w:rsidR="002772A1">
              <w:rPr>
                <w:rFonts w:ascii="News Gothic GDB" w:hAnsi="News Gothic GDB"/>
              </w:rPr>
              <w:t xml:space="preserve"> LoD </w:t>
            </w:r>
            <w:r w:rsidR="00CC0225">
              <w:rPr>
                <w:rFonts w:ascii="News Gothic GDB" w:hAnsi="News Gothic GDB"/>
              </w:rPr>
              <w:t xml:space="preserve">Guidelines, </w:t>
            </w:r>
            <w:r w:rsidR="00CC0225" w:rsidRPr="004D52CF">
              <w:rPr>
                <w:rFonts w:ascii="News Gothic GDB" w:hAnsi="News Gothic GDB"/>
                <w:bCs/>
                <w:szCs w:val="22"/>
              </w:rPr>
              <w:t>CIO</w:t>
            </w:r>
            <w:r w:rsidR="009A0D81" w:rsidRPr="004D52CF">
              <w:rPr>
                <w:rFonts w:ascii="News Gothic GDB" w:hAnsi="News Gothic GDB"/>
                <w:bCs/>
                <w:szCs w:val="22"/>
              </w:rPr>
              <w:t xml:space="preserve">/COO IT Strategy, and DBAG Cyber Resilience </w:t>
            </w:r>
            <w:r w:rsidR="008C0B07" w:rsidRPr="004D52CF">
              <w:rPr>
                <w:rFonts w:ascii="News Gothic GDB" w:hAnsi="News Gothic GDB"/>
                <w:bCs/>
                <w:szCs w:val="22"/>
              </w:rPr>
              <w:t>Strategy</w:t>
            </w:r>
            <w:r w:rsidR="008C0B07">
              <w:rPr>
                <w:rFonts w:ascii="News Gothic GDB" w:hAnsi="News Gothic GDB"/>
              </w:rPr>
              <w:t>,</w:t>
            </w:r>
            <w:r w:rsidR="002772A1">
              <w:rPr>
                <w:rFonts w:ascii="News Gothic GDB" w:hAnsi="News Gothic GDB"/>
              </w:rPr>
              <w:t xml:space="preserve"> </w:t>
            </w:r>
            <w:r w:rsidR="00B17F2D">
              <w:rPr>
                <w:rFonts w:ascii="News Gothic GDB" w:hAnsi="News Gothic GDB"/>
              </w:rPr>
              <w:t>serve</w:t>
            </w:r>
            <w:r w:rsidR="00F43407">
              <w:rPr>
                <w:rFonts w:ascii="News Gothic GDB" w:hAnsi="News Gothic GDB"/>
              </w:rPr>
              <w:t xml:space="preserve"> </w:t>
            </w:r>
            <w:r w:rsidR="00F43407">
              <w:rPr>
                <w:rFonts w:ascii="News Gothic GDB" w:hAnsi="News Gothic GDB"/>
                <w:bCs/>
                <w:szCs w:val="22"/>
              </w:rPr>
              <w:t>to</w:t>
            </w:r>
            <w:r w:rsidR="00B17F2D" w:rsidRPr="00024B5D">
              <w:rPr>
                <w:rFonts w:ascii="News Gothic GDB" w:hAnsi="News Gothic GDB"/>
                <w:bCs/>
                <w:szCs w:val="22"/>
              </w:rPr>
              <w:t xml:space="preserve"> 1LoD functions as a basis for implementing Cyber</w:t>
            </w:r>
            <w:r w:rsidR="00B17F2D" w:rsidRPr="008019EA">
              <w:rPr>
                <w:rFonts w:ascii="News Gothic GDB" w:hAnsi="News Gothic GDB"/>
                <w:bCs/>
                <w:szCs w:val="22"/>
              </w:rPr>
              <w:t xml:space="preserve"> &amp; IS related processes</w:t>
            </w:r>
            <w:r w:rsidR="008C0B07">
              <w:rPr>
                <w:rFonts w:ascii="News Gothic GDB" w:hAnsi="News Gothic GDB"/>
              </w:rPr>
              <w:t>.</w:t>
            </w:r>
          </w:p>
          <w:p w14:paraId="2746EB03" w14:textId="77777777" w:rsidR="002271E2" w:rsidRDefault="002271E2" w:rsidP="00B142CB">
            <w:pPr>
              <w:spacing w:before="0" w:after="0"/>
              <w:ind w:left="0"/>
              <w:jc w:val="both"/>
              <w:rPr>
                <w:rFonts w:ascii="News Gothic GDB" w:hAnsi="News Gothic GDB"/>
              </w:rPr>
            </w:pPr>
          </w:p>
          <w:p w14:paraId="44D30D38" w14:textId="77777777" w:rsidR="009A7C76" w:rsidRPr="00F975C4" w:rsidRDefault="009A7C76" w:rsidP="00B142CB">
            <w:pPr>
              <w:spacing w:before="0" w:after="0"/>
              <w:ind w:left="0"/>
              <w:jc w:val="both"/>
              <w:rPr>
                <w:rFonts w:ascii="News Gothic GDB" w:hAnsi="News Gothic GDB"/>
              </w:rPr>
            </w:pPr>
          </w:p>
          <w:p w14:paraId="2747AC7F" w14:textId="6A1D2A5B" w:rsidR="009A7C76" w:rsidRDefault="0000674A" w:rsidP="002C7C28">
            <w:pPr>
              <w:spacing w:before="0" w:after="0"/>
              <w:ind w:left="0"/>
              <w:jc w:val="both"/>
              <w:rPr>
                <w:rFonts w:ascii="News Gothic GDB" w:hAnsi="News Gothic GDB"/>
                <w:lang w:val="en-GB"/>
              </w:rPr>
            </w:pPr>
            <w:r w:rsidRPr="00F975C4">
              <w:rPr>
                <w:rFonts w:ascii="News Gothic GDB" w:hAnsi="News Gothic GDB"/>
              </w:rPr>
              <w:t xml:space="preserve">b) </w:t>
            </w:r>
            <w:r w:rsidR="00EF36A1">
              <w:rPr>
                <w:rFonts w:ascii="News Gothic GDB" w:hAnsi="News Gothic GDB"/>
              </w:rPr>
              <w:t xml:space="preserve">To </w:t>
            </w:r>
            <w:r w:rsidR="003922CD">
              <w:rPr>
                <w:rFonts w:ascii="News Gothic GDB" w:hAnsi="News Gothic GDB"/>
              </w:rPr>
              <w:t>c</w:t>
            </w:r>
            <w:r w:rsidR="00EF36A1" w:rsidRPr="008019EA">
              <w:rPr>
                <w:rFonts w:ascii="News Gothic GDB" w:hAnsi="News Gothic GDB"/>
                <w:bCs/>
                <w:szCs w:val="22"/>
              </w:rPr>
              <w:t xml:space="preserve">onfirm that the DOR strategy aligns with other relevant frameworks and policies </w:t>
            </w:r>
            <w:r w:rsidRPr="00F975C4">
              <w:rPr>
                <w:rFonts w:ascii="News Gothic GDB" w:hAnsi="News Gothic GDB"/>
              </w:rPr>
              <w:t xml:space="preserve">IA obtained the </w:t>
            </w:r>
            <w:r w:rsidR="00697702">
              <w:rPr>
                <w:rFonts w:ascii="News Gothic GDB" w:hAnsi="News Gothic GDB"/>
              </w:rPr>
              <w:t>Group Risk Framework</w:t>
            </w:r>
            <w:r w:rsidR="006C3C9A">
              <w:rPr>
                <w:rFonts w:ascii="News Gothic GDB" w:hAnsi="News Gothic GDB"/>
              </w:rPr>
              <w:t xml:space="preserve">, </w:t>
            </w:r>
            <w:r w:rsidR="006C3C9A" w:rsidRPr="00876525">
              <w:rPr>
                <w:rFonts w:ascii="News Gothic GDB" w:hAnsi="News Gothic GDB"/>
              </w:rPr>
              <w:t>2024 CIO/COO IT Strategy</w:t>
            </w:r>
            <w:r w:rsidR="006C3C9A">
              <w:rPr>
                <w:rFonts w:ascii="News Gothic GDB" w:hAnsi="News Gothic GDB"/>
              </w:rPr>
              <w:t xml:space="preserve"> </w:t>
            </w:r>
            <w:r w:rsidR="00B403A5">
              <w:rPr>
                <w:rFonts w:ascii="News Gothic GDB" w:hAnsi="News Gothic GDB"/>
              </w:rPr>
              <w:t xml:space="preserve">and </w:t>
            </w:r>
            <w:r w:rsidRPr="00F975C4">
              <w:rPr>
                <w:rFonts w:ascii="News Gothic GDB" w:hAnsi="News Gothic GDB"/>
              </w:rPr>
              <w:t>Cyber Resilience Strategy</w:t>
            </w:r>
            <w:r w:rsidR="00033399">
              <w:rPr>
                <w:rFonts w:ascii="News Gothic GDB" w:hAnsi="News Gothic GDB"/>
              </w:rPr>
              <w:t xml:space="preserve">. During the fieldwork, IA has been informed that </w:t>
            </w:r>
            <w:r w:rsidR="00347C8C" w:rsidRPr="002C7C28">
              <w:rPr>
                <w:rFonts w:ascii="News Gothic GDB" w:hAnsi="News Gothic GDB"/>
                <w:lang w:val="en-GB"/>
              </w:rPr>
              <w:t>the 2025</w:t>
            </w:r>
            <w:r w:rsidR="002C7C28" w:rsidRPr="002C7C28">
              <w:rPr>
                <w:rFonts w:ascii="News Gothic GDB" w:hAnsi="News Gothic GDB"/>
                <w:lang w:val="en-GB"/>
              </w:rPr>
              <w:t xml:space="preserve"> CIO/COO IT Strategy document</w:t>
            </w:r>
            <w:r w:rsidR="002C7C28">
              <w:rPr>
                <w:rFonts w:ascii="News Gothic GDB" w:hAnsi="News Gothic GDB"/>
                <w:lang w:val="en-GB"/>
              </w:rPr>
              <w:t xml:space="preserve"> </w:t>
            </w:r>
            <w:r w:rsidR="002C7C28" w:rsidRPr="002C7C28">
              <w:rPr>
                <w:rFonts w:ascii="News Gothic GDB" w:hAnsi="News Gothic GDB"/>
                <w:lang w:val="en-GB"/>
              </w:rPr>
              <w:t xml:space="preserve">is </w:t>
            </w:r>
            <w:r w:rsidR="00622DD8">
              <w:rPr>
                <w:rFonts w:ascii="News Gothic GDB" w:hAnsi="News Gothic GDB"/>
                <w:lang w:val="en-GB"/>
              </w:rPr>
              <w:t xml:space="preserve">not finalized due to </w:t>
            </w:r>
            <w:r w:rsidR="002C7C28" w:rsidRPr="002C7C28">
              <w:rPr>
                <w:rFonts w:ascii="News Gothic GDB" w:hAnsi="News Gothic GDB"/>
                <w:lang w:val="en-GB"/>
              </w:rPr>
              <w:t>dependency on other strategy initiatives within the group.</w:t>
            </w:r>
            <w:r w:rsidR="00622DD8">
              <w:rPr>
                <w:rFonts w:ascii="News Gothic GDB" w:hAnsi="News Gothic GDB"/>
                <w:lang w:val="en-GB"/>
              </w:rPr>
              <w:t xml:space="preserve"> </w:t>
            </w:r>
            <w:r w:rsidR="00AE75BF" w:rsidRPr="002C7C28">
              <w:rPr>
                <w:rFonts w:ascii="News Gothic GDB" w:hAnsi="News Gothic GDB"/>
                <w:lang w:val="en-GB"/>
              </w:rPr>
              <w:t>Therefore,</w:t>
            </w:r>
            <w:r w:rsidR="008D4591">
              <w:rPr>
                <w:rFonts w:ascii="News Gothic GDB" w:hAnsi="News Gothic GDB"/>
                <w:lang w:val="en-GB"/>
              </w:rPr>
              <w:t xml:space="preserve"> </w:t>
            </w:r>
            <w:r w:rsidR="002C7C28" w:rsidRPr="002C7C28">
              <w:rPr>
                <w:rFonts w:ascii="News Gothic GDB" w:hAnsi="News Gothic GDB"/>
                <w:lang w:val="en-GB"/>
              </w:rPr>
              <w:t>date for finalization and approval</w:t>
            </w:r>
            <w:r w:rsidR="00BC33BE">
              <w:rPr>
                <w:rFonts w:ascii="News Gothic GDB" w:hAnsi="News Gothic GDB"/>
                <w:lang w:val="en-GB"/>
              </w:rPr>
              <w:t xml:space="preserve"> is tentatively for end of July 2025</w:t>
            </w:r>
            <w:r w:rsidR="008D4591">
              <w:rPr>
                <w:rFonts w:ascii="News Gothic GDB" w:hAnsi="News Gothic GDB"/>
                <w:lang w:val="en-GB"/>
              </w:rPr>
              <w:t xml:space="preserve">. </w:t>
            </w:r>
          </w:p>
          <w:p w14:paraId="3103F24E" w14:textId="13061039" w:rsidR="00B17CC1" w:rsidRDefault="00B17CC1" w:rsidP="00B17CC1">
            <w:pPr>
              <w:spacing w:before="0" w:after="0"/>
              <w:ind w:left="0"/>
              <w:jc w:val="both"/>
              <w:rPr>
                <w:rFonts w:ascii="News Gothic GDB" w:hAnsi="News Gothic GDB"/>
              </w:rPr>
            </w:pPr>
            <w:r>
              <w:rPr>
                <w:rFonts w:ascii="News Gothic GDB" w:hAnsi="News Gothic GDB"/>
              </w:rPr>
              <w:t>IA observed that t</w:t>
            </w:r>
            <w:r w:rsidRPr="00552855">
              <w:rPr>
                <w:rFonts w:ascii="News Gothic GDB" w:hAnsi="News Gothic GDB"/>
              </w:rPr>
              <w:t xml:space="preserve">he </w:t>
            </w:r>
            <w:r w:rsidRPr="00B17CC1">
              <w:rPr>
                <w:rFonts w:ascii="News Gothic GDB" w:hAnsi="News Gothic GDB"/>
              </w:rPr>
              <w:t>CIO/ COO IT Strategy 2024 document</w:t>
            </w:r>
            <w:r w:rsidRPr="00552855">
              <w:rPr>
                <w:rFonts w:ascii="News Gothic GDB" w:hAnsi="News Gothic GDB"/>
              </w:rPr>
              <w:t xml:space="preserve"> outlines the strategic perspective of information</w:t>
            </w:r>
            <w:r>
              <w:rPr>
                <w:rFonts w:ascii="News Gothic GDB" w:hAnsi="News Gothic GDB"/>
              </w:rPr>
              <w:t xml:space="preserve"> </w:t>
            </w:r>
            <w:r w:rsidRPr="00552855">
              <w:rPr>
                <w:rFonts w:ascii="News Gothic GDB" w:hAnsi="News Gothic GDB"/>
              </w:rPr>
              <w:t>technology to deliver the DBG Strategy “Horizon 2026”. The CIO/ COO division acts as agent for the business with the overall goal to deliver stable operations and availability while implementing growth initiatives in time, scope, quality and budget. In addition, the CIO/ COO division complies with the regulations applicable to regulated entities within the scope of services provided to these entities</w:t>
            </w:r>
            <w:r>
              <w:rPr>
                <w:rFonts w:ascii="News Gothic GDB" w:hAnsi="News Gothic GDB"/>
              </w:rPr>
              <w:t>.</w:t>
            </w:r>
          </w:p>
          <w:p w14:paraId="00465562" w14:textId="77777777" w:rsidR="00AE75BF" w:rsidRDefault="00AE75BF" w:rsidP="002C7C28">
            <w:pPr>
              <w:spacing w:before="0" w:after="0"/>
              <w:ind w:left="0"/>
              <w:jc w:val="both"/>
              <w:rPr>
                <w:rFonts w:ascii="News Gothic GDB" w:hAnsi="News Gothic GDB"/>
              </w:rPr>
            </w:pPr>
          </w:p>
          <w:p w14:paraId="746707BA" w14:textId="17C07C2D" w:rsidR="00BD269F" w:rsidRDefault="0079776E" w:rsidP="00E87923">
            <w:pPr>
              <w:spacing w:before="0" w:after="0"/>
              <w:ind w:left="0"/>
              <w:jc w:val="both"/>
              <w:rPr>
                <w:rFonts w:ascii="News Gothic GDB" w:hAnsi="News Gothic GDB"/>
                <w:lang w:val="en-GB"/>
              </w:rPr>
            </w:pPr>
            <w:r w:rsidRPr="00AD0A33">
              <w:rPr>
                <w:rFonts w:ascii="News Gothic GDB" w:hAnsi="News Gothic GDB"/>
                <w:lang w:val="en-GB"/>
              </w:rPr>
              <w:t xml:space="preserve">IA observed that </w:t>
            </w:r>
            <w:hyperlink r:id="rId24" w:history="1">
              <w:r w:rsidRPr="0061497B">
                <w:rPr>
                  <w:rStyle w:val="Hyperlink"/>
                  <w:rFonts w:ascii="News Gothic GDB" w:hAnsi="News Gothic GDB"/>
                  <w:lang w:val="en-GB"/>
                </w:rPr>
                <w:t>DOR Strategy</w:t>
              </w:r>
            </w:hyperlink>
            <w:r w:rsidRPr="00AD0A33">
              <w:rPr>
                <w:rFonts w:ascii="News Gothic GDB" w:hAnsi="News Gothic GDB"/>
                <w:lang w:val="en-GB"/>
              </w:rPr>
              <w:t xml:space="preserve"> document</w:t>
            </w:r>
            <w:r w:rsidR="00AD0A33" w:rsidRPr="00AD0A33">
              <w:rPr>
                <w:rFonts w:ascii="News Gothic GDB" w:hAnsi="News Gothic GDB"/>
                <w:lang w:val="en-GB"/>
              </w:rPr>
              <w:t xml:space="preserve"> provides a comprehensive outline of DBAG's approach to enhancing its digital operational resilience</w:t>
            </w:r>
            <w:r w:rsidR="00653C9A">
              <w:rPr>
                <w:rFonts w:ascii="News Gothic GDB" w:hAnsi="News Gothic GDB"/>
                <w:lang w:val="en-GB"/>
              </w:rPr>
              <w:t>. T</w:t>
            </w:r>
            <w:r w:rsidR="00653C9A" w:rsidRPr="00653C9A">
              <w:rPr>
                <w:rFonts w:ascii="News Gothic GDB" w:hAnsi="News Gothic GDB"/>
                <w:lang w:val="en-GB"/>
              </w:rPr>
              <w:t>his strategy articulates DBAG's risk appetite in relation to ICT risk to ensure that the approach to digital operational resilience is not only strategic but also aligned with the overall risk management of the group</w:t>
            </w:r>
            <w:r w:rsidR="00653C9A">
              <w:rPr>
                <w:rFonts w:ascii="News Gothic GDB" w:hAnsi="News Gothic GDB"/>
                <w:lang w:val="en-GB"/>
              </w:rPr>
              <w:t>.</w:t>
            </w:r>
            <w:r w:rsidR="00FB4357">
              <w:rPr>
                <w:rFonts w:ascii="News Gothic GDB" w:hAnsi="News Gothic GDB"/>
                <w:lang w:val="en-GB"/>
              </w:rPr>
              <w:t xml:space="preserve"> </w:t>
            </w:r>
            <w:r w:rsidR="0080491B">
              <w:rPr>
                <w:rFonts w:ascii="News Gothic GDB" w:hAnsi="News Gothic GDB"/>
                <w:lang w:val="en-GB"/>
              </w:rPr>
              <w:t>Also,</w:t>
            </w:r>
            <w:r w:rsidR="00FB4357">
              <w:rPr>
                <w:rFonts w:ascii="News Gothic GDB" w:hAnsi="News Gothic GDB"/>
                <w:lang w:val="en-GB"/>
              </w:rPr>
              <w:t xml:space="preserve"> IA observed that </w:t>
            </w:r>
            <w:r w:rsidR="00FB4357" w:rsidRPr="00FB4357">
              <w:rPr>
                <w:rFonts w:ascii="News Gothic GDB" w:hAnsi="News Gothic GDB"/>
                <w:lang w:val="en-GB"/>
              </w:rPr>
              <w:t>primary objective of establishing digital operational resilience is the protection of stability and continuity of critical or important functions (CIF), which are vital to DBAG’s ability to deliver its products and services to the market.</w:t>
            </w:r>
            <w:r w:rsidR="00787263">
              <w:rPr>
                <w:rFonts w:ascii="News Gothic GDB" w:hAnsi="News Gothic GDB"/>
                <w:lang w:val="en-GB"/>
              </w:rPr>
              <w:t xml:space="preserve"> </w:t>
            </w:r>
          </w:p>
          <w:p w14:paraId="218F28A5" w14:textId="52F4DD7A" w:rsidR="00CF119A" w:rsidRDefault="00787263" w:rsidP="00CF119A">
            <w:pPr>
              <w:spacing w:before="0" w:after="0"/>
              <w:ind w:left="0"/>
              <w:jc w:val="both"/>
            </w:pPr>
            <w:r>
              <w:rPr>
                <w:rFonts w:ascii="News Gothic GDB" w:hAnsi="News Gothic GDB"/>
                <w:lang w:val="en-GB"/>
              </w:rPr>
              <w:lastRenderedPageBreak/>
              <w:t>For the strategy</w:t>
            </w:r>
            <w:r w:rsidR="00BD269F">
              <w:rPr>
                <w:rFonts w:ascii="News Gothic GDB" w:hAnsi="News Gothic GDB"/>
                <w:lang w:val="en-GB"/>
              </w:rPr>
              <w:t>,</w:t>
            </w:r>
            <w:r w:rsidR="00E87923" w:rsidRPr="00E87923">
              <w:rPr>
                <w:rFonts w:ascii="News Gothic GDB" w:hAnsi="News Gothic GDB"/>
                <w:lang w:val="en-GB"/>
              </w:rPr>
              <w:t xml:space="preserve"> integration of digital operational resilience across the layers of people, processes, and technology, the DOR strategy is defined in line with DBAG’s business strategy (Horizon 2026), FWB </w:t>
            </w:r>
            <w:r w:rsidR="00E87923">
              <w:rPr>
                <w:rFonts w:ascii="News Gothic GDB" w:hAnsi="News Gothic GDB"/>
                <w:lang w:val="en-GB"/>
              </w:rPr>
              <w:t>(</w:t>
            </w:r>
            <w:r w:rsidR="00E87923" w:rsidRPr="00E87923">
              <w:rPr>
                <w:rFonts w:ascii="News Gothic GDB" w:hAnsi="News Gothic GDB"/>
                <w:lang w:val="en-GB"/>
              </w:rPr>
              <w:t xml:space="preserve">Frankfurter </w:t>
            </w:r>
            <w:proofErr w:type="spellStart"/>
            <w:r w:rsidR="00E87923" w:rsidRPr="00E87923">
              <w:rPr>
                <w:rFonts w:ascii="News Gothic GDB" w:hAnsi="News Gothic GDB"/>
                <w:lang w:val="en-GB"/>
              </w:rPr>
              <w:t>Wertpapierbörse</w:t>
            </w:r>
            <w:proofErr w:type="spellEnd"/>
            <w:r w:rsidR="00E87923">
              <w:rPr>
                <w:rFonts w:ascii="News Gothic GDB" w:hAnsi="News Gothic GDB"/>
                <w:lang w:val="en-GB"/>
              </w:rPr>
              <w:t xml:space="preserve">) </w:t>
            </w:r>
            <w:r w:rsidR="00E87923" w:rsidRPr="00E87923">
              <w:rPr>
                <w:rFonts w:ascii="News Gothic GDB" w:hAnsi="News Gothic GDB"/>
                <w:lang w:val="en-GB"/>
              </w:rPr>
              <w:t>strategy, and other relevant strategic documents</w:t>
            </w:r>
            <w:r w:rsidR="00BD269F">
              <w:rPr>
                <w:rFonts w:ascii="News Gothic GDB" w:hAnsi="News Gothic GDB"/>
                <w:lang w:val="en-GB"/>
              </w:rPr>
              <w:t>.</w:t>
            </w:r>
            <w:r w:rsidR="00BD269F" w:rsidRPr="00BE6DF5">
              <w:rPr>
                <w:rFonts w:ascii="News Gothic GDB" w:hAnsi="News Gothic GDB"/>
                <w:lang w:val="en-GB"/>
              </w:rPr>
              <w:t xml:space="preserve"> T</w:t>
            </w:r>
            <w:r w:rsidR="00BD269F" w:rsidRPr="00BD269F">
              <w:rPr>
                <w:rFonts w:ascii="News Gothic GDB" w:hAnsi="News Gothic GDB"/>
                <w:lang w:val="en-GB"/>
              </w:rPr>
              <w:t xml:space="preserve">he DBAG DOR strategy is aligned with (but not limited to) the </w:t>
            </w:r>
            <w:r w:rsidR="00BD269F" w:rsidRPr="00887EA3">
              <w:rPr>
                <w:rFonts w:ascii="News Gothic GDB" w:hAnsi="News Gothic GDB"/>
                <w:b/>
                <w:bCs/>
                <w:lang w:val="en-GB"/>
              </w:rPr>
              <w:t>Group Risk Framework, CIO/COO IT Strategy</w:t>
            </w:r>
            <w:r w:rsidR="00BD269F" w:rsidRPr="00D656E6">
              <w:rPr>
                <w:rFonts w:ascii="News Gothic GDB" w:hAnsi="News Gothic GDB"/>
                <w:lang w:val="en-GB"/>
              </w:rPr>
              <w:t xml:space="preserve">, DBAG Outsourcing &amp; TPRM Strategy, </w:t>
            </w:r>
            <w:r w:rsidR="00BD269F" w:rsidRPr="00887EA3">
              <w:rPr>
                <w:rFonts w:ascii="News Gothic GDB" w:hAnsi="News Gothic GDB"/>
                <w:b/>
                <w:bCs/>
                <w:lang w:val="en-GB"/>
              </w:rPr>
              <w:t>and DBAG Cyber Resilience Strategy</w:t>
            </w:r>
            <w:r w:rsidR="00CF119A">
              <w:rPr>
                <w:rFonts w:ascii="News Gothic GDB" w:hAnsi="News Gothic GDB"/>
                <w:lang w:val="en-GB"/>
              </w:rPr>
              <w:t>.</w:t>
            </w:r>
            <w:r w:rsidR="00CF119A">
              <w:t xml:space="preserve"> </w:t>
            </w:r>
            <w:r w:rsidR="00AD7643">
              <w:t xml:space="preserve"> </w:t>
            </w:r>
            <w:r w:rsidR="00AD7643" w:rsidRPr="005A5485">
              <w:rPr>
                <w:rFonts w:ascii="News Gothic GDB" w:hAnsi="News Gothic GDB"/>
                <w:lang w:val="en-GB"/>
              </w:rPr>
              <w:t>(</w:t>
            </w:r>
            <w:r w:rsidR="005A5485" w:rsidRPr="005A5485">
              <w:rPr>
                <w:rFonts w:ascii="News Gothic GDB" w:hAnsi="News Gothic GDB"/>
                <w:lang w:val="en-GB"/>
              </w:rPr>
              <w:t>pg. 5</w:t>
            </w:r>
            <w:r w:rsidR="005A5485">
              <w:rPr>
                <w:rFonts w:ascii="News Gothic GDB" w:hAnsi="News Gothic GDB"/>
                <w:lang w:val="en-GB"/>
              </w:rPr>
              <w:t xml:space="preserve"> of the </w:t>
            </w:r>
            <w:r w:rsidR="00F6643B">
              <w:rPr>
                <w:rFonts w:ascii="News Gothic GDB" w:hAnsi="News Gothic GDB"/>
                <w:lang w:val="en-GB"/>
              </w:rPr>
              <w:t>DBAG DOR Strategy</w:t>
            </w:r>
            <w:r w:rsidR="00AD7643" w:rsidRPr="005A5485">
              <w:rPr>
                <w:rFonts w:ascii="News Gothic GDB" w:hAnsi="News Gothic GDB"/>
                <w:lang w:val="en-GB"/>
              </w:rPr>
              <w:t>)</w:t>
            </w:r>
          </w:p>
          <w:p w14:paraId="0C1EE8E6" w14:textId="578D6C79" w:rsidR="00AE75BF" w:rsidRPr="00AD0A33" w:rsidRDefault="00CF119A" w:rsidP="00CF119A">
            <w:pPr>
              <w:spacing w:before="0" w:after="0"/>
              <w:ind w:left="0"/>
              <w:jc w:val="both"/>
              <w:rPr>
                <w:rFonts w:ascii="News Gothic GDB" w:hAnsi="News Gothic GDB"/>
                <w:lang w:val="en-GB"/>
              </w:rPr>
            </w:pPr>
            <w:r w:rsidRPr="00CF119A">
              <w:rPr>
                <w:rFonts w:ascii="News Gothic GDB" w:hAnsi="News Gothic GDB"/>
                <w:lang w:val="en-GB"/>
              </w:rPr>
              <w:t>DOR objectives are directly derived from the strategic vision, building on DBAG’s established resilience capabilities. The objectives focus on ensuring confidentiality, integrity, availability, and authenticity of information and the resilience of operations, even in the face of ICT threats, technological failures, or other disruptions. They outline the target state for digital operational resilience at DBAG as informed by the</w:t>
            </w:r>
            <w:r>
              <w:rPr>
                <w:rFonts w:ascii="News Gothic GDB" w:hAnsi="News Gothic GDB"/>
                <w:lang w:val="en-GB"/>
              </w:rPr>
              <w:t xml:space="preserve"> </w:t>
            </w:r>
            <w:r w:rsidRPr="00CF119A">
              <w:rPr>
                <w:rFonts w:ascii="News Gothic GDB" w:hAnsi="News Gothic GDB"/>
                <w:lang w:val="en-GB"/>
              </w:rPr>
              <w:t>business strategy and ongoing resilience in a dynamic operational landscape while achieving timely compliance with regulatory requirements.</w:t>
            </w:r>
          </w:p>
          <w:p w14:paraId="52E34536" w14:textId="77777777" w:rsidR="00AC31C1" w:rsidRDefault="00AC31C1" w:rsidP="00B142CB">
            <w:pPr>
              <w:spacing w:before="0" w:after="0"/>
              <w:ind w:left="0"/>
              <w:jc w:val="both"/>
              <w:rPr>
                <w:rFonts w:ascii="News Gothic GDB" w:hAnsi="News Gothic GDB"/>
              </w:rPr>
            </w:pPr>
          </w:p>
          <w:p w14:paraId="16ED0367" w14:textId="53026FEB" w:rsidR="00D71C43" w:rsidRPr="004C27D3" w:rsidRDefault="00CC0225" w:rsidP="00D71C43">
            <w:pPr>
              <w:spacing w:before="0" w:after="0"/>
              <w:ind w:left="0"/>
              <w:jc w:val="both"/>
              <w:rPr>
                <w:rFonts w:ascii="News Gothic GDB" w:hAnsi="News Gothic GDB"/>
              </w:rPr>
            </w:pPr>
            <w:r>
              <w:rPr>
                <w:rFonts w:ascii="News Gothic GDB" w:hAnsi="News Gothic GDB"/>
              </w:rPr>
              <w:t xml:space="preserve">On the </w:t>
            </w:r>
            <w:r w:rsidR="00D71C43" w:rsidRPr="004C27D3">
              <w:rPr>
                <w:rFonts w:ascii="News Gothic GDB" w:hAnsi="News Gothic GDB"/>
              </w:rPr>
              <w:t xml:space="preserve">Chapter 5 of the </w:t>
            </w:r>
            <w:hyperlink r:id="rId25" w:history="1">
              <w:r w:rsidR="00D71C43" w:rsidRPr="004C27D3">
                <w:rPr>
                  <w:rStyle w:val="Hyperlink"/>
                  <w:rFonts w:ascii="News Gothic GDB" w:hAnsi="News Gothic GDB"/>
                </w:rPr>
                <w:t>Cyber Resilience Strategy</w:t>
              </w:r>
            </w:hyperlink>
            <w:r w:rsidR="00D71C43" w:rsidRPr="004C27D3">
              <w:rPr>
                <w:rFonts w:ascii="News Gothic GDB" w:hAnsi="News Gothic GDB"/>
              </w:rPr>
              <w:t xml:space="preserve"> describes the security initiatives which are taken to increase the maturity of cyber resilience. The mentioned initiatives are either:</w:t>
            </w:r>
          </w:p>
          <w:p w14:paraId="1DA83819" w14:textId="77777777" w:rsidR="00D71C43" w:rsidRPr="004C27D3" w:rsidRDefault="00D71C43" w:rsidP="00D71C43">
            <w:pPr>
              <w:numPr>
                <w:ilvl w:val="0"/>
                <w:numId w:val="45"/>
              </w:numPr>
              <w:spacing w:before="0" w:after="0"/>
              <w:jc w:val="both"/>
              <w:rPr>
                <w:rFonts w:ascii="News Gothic GDB" w:hAnsi="News Gothic GDB"/>
              </w:rPr>
            </w:pPr>
            <w:r w:rsidRPr="004C27D3">
              <w:rPr>
                <w:rFonts w:ascii="News Gothic GDB" w:hAnsi="News Gothic GDB"/>
              </w:rPr>
              <w:t>Separate programs / projects like Hyperion, Ameli, DORA which have their own tracking, reporting, and governance structure (steering committees), which ensure that measures are implemented effectively</w:t>
            </w:r>
          </w:p>
          <w:p w14:paraId="597CDAF7" w14:textId="4255740E" w:rsidR="00D71C43" w:rsidRPr="004C27D3" w:rsidRDefault="00D71C43" w:rsidP="00D71C43">
            <w:pPr>
              <w:numPr>
                <w:ilvl w:val="0"/>
                <w:numId w:val="45"/>
              </w:numPr>
              <w:spacing w:before="0" w:after="0"/>
              <w:jc w:val="both"/>
              <w:rPr>
                <w:rFonts w:ascii="News Gothic GDB" w:hAnsi="News Gothic GDB"/>
              </w:rPr>
            </w:pPr>
            <w:r w:rsidRPr="004C27D3">
              <w:rPr>
                <w:rFonts w:ascii="News Gothic GDB" w:hAnsi="News Gothic GDB"/>
              </w:rPr>
              <w:t>Relevant security services provided by Group Security are already regularly reported with KPI figures as part of the monthly Digital Security Committee (DSC).</w:t>
            </w:r>
            <w:r>
              <w:rPr>
                <w:rFonts w:ascii="News Gothic GDB" w:hAnsi="News Gothic GDB"/>
              </w:rPr>
              <w:t xml:space="preserve"> </w:t>
            </w:r>
            <w:r w:rsidRPr="3460098B">
              <w:rPr>
                <w:rFonts w:ascii="News Gothic GDB" w:hAnsi="News Gothic GDB"/>
              </w:rPr>
              <w:t>(</w:t>
            </w:r>
            <w:hyperlink r:id="rId26">
              <w:r w:rsidRPr="3460098B">
                <w:rPr>
                  <w:rStyle w:val="Hyperlink"/>
                  <w:rFonts w:ascii="News Gothic GDB" w:hAnsi="News Gothic GDB"/>
                </w:rPr>
                <w:t>evidence</w:t>
              </w:r>
            </w:hyperlink>
            <w:r w:rsidRPr="3460098B">
              <w:rPr>
                <w:rFonts w:ascii="News Gothic GDB" w:hAnsi="News Gothic GDB"/>
              </w:rPr>
              <w:t xml:space="preserve">) </w:t>
            </w:r>
          </w:p>
          <w:p w14:paraId="7673AD9C" w14:textId="77777777" w:rsidR="00AC31C1" w:rsidRPr="00F975C4" w:rsidRDefault="00AC31C1" w:rsidP="00B142CB">
            <w:pPr>
              <w:spacing w:before="0" w:after="0"/>
              <w:ind w:left="0"/>
              <w:jc w:val="both"/>
              <w:rPr>
                <w:rFonts w:ascii="News Gothic GDB" w:hAnsi="News Gothic GDB"/>
              </w:rPr>
            </w:pPr>
          </w:p>
          <w:p w14:paraId="7C03B672" w14:textId="058D0869" w:rsidR="008019EA" w:rsidRDefault="009A7C76" w:rsidP="00B142CB">
            <w:pPr>
              <w:spacing w:before="0" w:after="0"/>
              <w:ind w:left="0"/>
              <w:jc w:val="both"/>
              <w:rPr>
                <w:rFonts w:ascii="News Gothic GDB" w:hAnsi="News Gothic GDB"/>
              </w:rPr>
            </w:pPr>
            <w:r w:rsidRPr="00F975C4">
              <w:rPr>
                <w:rFonts w:ascii="News Gothic GDB" w:hAnsi="News Gothic GDB"/>
              </w:rPr>
              <w:t>c</w:t>
            </w:r>
            <w:r w:rsidR="001400F7" w:rsidRPr="00F975C4">
              <w:rPr>
                <w:rFonts w:ascii="News Gothic GDB" w:hAnsi="News Gothic GDB"/>
              </w:rPr>
              <w:t>)</w:t>
            </w:r>
            <w:r w:rsidR="002A54B1">
              <w:rPr>
                <w:rFonts w:ascii="News Gothic GDB" w:hAnsi="News Gothic GDB"/>
              </w:rPr>
              <w:t xml:space="preserve"> IA </w:t>
            </w:r>
            <w:r w:rsidR="00F20D86">
              <w:rPr>
                <w:rFonts w:ascii="News Gothic GDB" w:hAnsi="News Gothic GDB"/>
              </w:rPr>
              <w:t>observed</w:t>
            </w:r>
            <w:r w:rsidR="003166B0">
              <w:rPr>
                <w:rFonts w:ascii="News Gothic GDB" w:hAnsi="News Gothic GDB"/>
              </w:rPr>
              <w:t xml:space="preserve"> r</w:t>
            </w:r>
            <w:r w:rsidR="003166B0" w:rsidRPr="003166B0">
              <w:rPr>
                <w:rFonts w:ascii="News Gothic GDB" w:hAnsi="News Gothic GDB"/>
              </w:rPr>
              <w:t>egarding DOR Strategy</w:t>
            </w:r>
            <w:r w:rsidR="00F20D86">
              <w:rPr>
                <w:rFonts w:ascii="News Gothic GDB" w:hAnsi="News Gothic GDB"/>
              </w:rPr>
              <w:t xml:space="preserve"> that </w:t>
            </w:r>
            <w:r w:rsidR="004968A4" w:rsidRPr="004968A4">
              <w:rPr>
                <w:rFonts w:ascii="News Gothic GDB" w:hAnsi="News Gothic GDB"/>
              </w:rPr>
              <w:t>ICT Risk Strategy &amp; Methodology</w:t>
            </w:r>
            <w:r w:rsidR="004968A4">
              <w:rPr>
                <w:rFonts w:ascii="News Gothic GDB" w:hAnsi="News Gothic GDB"/>
              </w:rPr>
              <w:t xml:space="preserve"> </w:t>
            </w:r>
            <w:r w:rsidR="003166B0" w:rsidRPr="003166B0">
              <w:rPr>
                <w:rFonts w:ascii="News Gothic GDB" w:hAnsi="News Gothic GDB"/>
              </w:rPr>
              <w:t xml:space="preserve">have defined DOR metrics which are used to monitor progress and effectiveness of the objectives and target capabilities described in the </w:t>
            </w:r>
            <w:hyperlink r:id="rId27" w:history="1">
              <w:r w:rsidR="003166B0" w:rsidRPr="008D3A76">
                <w:rPr>
                  <w:rStyle w:val="Hyperlink"/>
                  <w:rFonts w:ascii="News Gothic GDB" w:hAnsi="News Gothic GDB"/>
                </w:rPr>
                <w:t>Strategy</w:t>
              </w:r>
              <w:r w:rsidR="004968A4" w:rsidRPr="008D3A76">
                <w:rPr>
                  <w:rStyle w:val="Hyperlink"/>
                  <w:rFonts w:ascii="News Gothic GDB" w:hAnsi="News Gothic GDB"/>
                </w:rPr>
                <w:t xml:space="preserve"> Maintenance and Monitoring Process</w:t>
              </w:r>
            </w:hyperlink>
            <w:r w:rsidR="004968A4">
              <w:rPr>
                <w:rFonts w:ascii="News Gothic GDB" w:hAnsi="News Gothic GDB"/>
              </w:rPr>
              <w:t xml:space="preserve"> document.</w:t>
            </w:r>
            <w:r w:rsidR="003166B0" w:rsidRPr="003166B0">
              <w:rPr>
                <w:rFonts w:ascii="News Gothic GDB" w:hAnsi="News Gothic GDB"/>
              </w:rPr>
              <w:t xml:space="preserve"> </w:t>
            </w:r>
            <w:r w:rsidR="003166B0" w:rsidRPr="005D0002">
              <w:rPr>
                <w:rFonts w:ascii="News Gothic GDB" w:hAnsi="News Gothic GDB"/>
              </w:rPr>
              <w:t>These are monitored and reported on a quarterly basis as part of the CISO Risk Report</w:t>
            </w:r>
            <w:r w:rsidR="005D0002">
              <w:rPr>
                <w:rFonts w:ascii="News Gothic GDB" w:hAnsi="News Gothic GDB"/>
              </w:rPr>
              <w:t>.</w:t>
            </w:r>
            <w:r w:rsidR="00EE2443">
              <w:rPr>
                <w:rFonts w:ascii="News Gothic GDB" w:hAnsi="News Gothic GDB"/>
              </w:rPr>
              <w:t xml:space="preserve"> First Pilot Reporting was done for Q1 2025.</w:t>
            </w:r>
            <w:r w:rsidR="005D0002">
              <w:rPr>
                <w:rFonts w:ascii="News Gothic GDB" w:hAnsi="News Gothic GDB"/>
              </w:rPr>
              <w:t xml:space="preserve"> (</w:t>
            </w:r>
            <w:hyperlink r:id="rId28" w:history="1">
              <w:r w:rsidR="00B369B7">
                <w:rPr>
                  <w:rStyle w:val="Hyperlink"/>
                  <w:rFonts w:ascii="News Gothic GDB" w:hAnsi="News Gothic GDB"/>
                </w:rPr>
                <w:t>CISO Risk Report Q1 2025</w:t>
              </w:r>
            </w:hyperlink>
            <w:r w:rsidR="00376434">
              <w:rPr>
                <w:rFonts w:ascii="News Gothic GDB" w:hAnsi="News Gothic GDB"/>
              </w:rPr>
              <w:t>,</w:t>
            </w:r>
            <w:r w:rsidR="001F1CB7">
              <w:rPr>
                <w:rFonts w:ascii="News Gothic GDB" w:hAnsi="News Gothic GDB"/>
              </w:rPr>
              <w:t xml:space="preserve"> </w:t>
            </w:r>
            <w:hyperlink r:id="rId29" w:history="1">
              <w:r w:rsidR="001F1CB7" w:rsidRPr="001F1CB7">
                <w:rPr>
                  <w:rStyle w:val="Hyperlink"/>
                  <w:rFonts w:ascii="News Gothic GDB" w:hAnsi="News Gothic GDB"/>
                </w:rPr>
                <w:t>email distribution</w:t>
              </w:r>
            </w:hyperlink>
            <w:r w:rsidR="005D0002">
              <w:rPr>
                <w:rFonts w:ascii="News Gothic GDB" w:hAnsi="News Gothic GDB"/>
              </w:rPr>
              <w:t>)</w:t>
            </w:r>
          </w:p>
          <w:p w14:paraId="3B3E4A51" w14:textId="77777777" w:rsidR="00366CAF" w:rsidRDefault="00366CAF" w:rsidP="00B142CB">
            <w:pPr>
              <w:spacing w:before="0" w:after="0"/>
              <w:ind w:left="0"/>
              <w:jc w:val="both"/>
              <w:rPr>
                <w:rFonts w:ascii="News Gothic GDB" w:hAnsi="News Gothic GDB"/>
              </w:rPr>
            </w:pPr>
          </w:p>
          <w:p w14:paraId="2BA6B60E" w14:textId="77777777" w:rsidR="00366CAF" w:rsidRDefault="00366CAF" w:rsidP="00B142CB">
            <w:pPr>
              <w:spacing w:before="0" w:after="0"/>
              <w:ind w:left="0"/>
              <w:jc w:val="both"/>
              <w:rPr>
                <w:rFonts w:ascii="News Gothic GDB" w:hAnsi="News Gothic GDB"/>
                <w:b/>
                <w:bCs/>
              </w:rPr>
            </w:pPr>
            <w:r w:rsidRPr="00366CAF">
              <w:rPr>
                <w:rFonts w:ascii="News Gothic GDB" w:hAnsi="News Gothic GDB"/>
                <w:b/>
                <w:bCs/>
                <w:noProof/>
              </w:rPr>
              <w:drawing>
                <wp:inline distT="0" distB="0" distL="0" distR="0" wp14:anchorId="42C6F6E9" wp14:editId="6D1B24DF">
                  <wp:extent cx="3494283" cy="3606800"/>
                  <wp:effectExtent l="0" t="0" r="0" b="0"/>
                  <wp:docPr id="7957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9515" name=""/>
                          <pic:cNvPicPr/>
                        </pic:nvPicPr>
                        <pic:blipFill>
                          <a:blip r:embed="rId30"/>
                          <a:stretch>
                            <a:fillRect/>
                          </a:stretch>
                        </pic:blipFill>
                        <pic:spPr>
                          <a:xfrm>
                            <a:off x="0" y="0"/>
                            <a:ext cx="3496471" cy="3609059"/>
                          </a:xfrm>
                          <a:prstGeom prst="rect">
                            <a:avLst/>
                          </a:prstGeom>
                        </pic:spPr>
                      </pic:pic>
                    </a:graphicData>
                  </a:graphic>
                </wp:inline>
              </w:drawing>
            </w:r>
          </w:p>
          <w:p w14:paraId="2250C102" w14:textId="77777777" w:rsidR="00EE2443" w:rsidRDefault="00EE2443" w:rsidP="00B142CB">
            <w:pPr>
              <w:spacing w:before="0" w:after="0"/>
              <w:ind w:left="0"/>
              <w:jc w:val="both"/>
              <w:rPr>
                <w:rFonts w:ascii="News Gothic GDB" w:hAnsi="News Gothic GDB"/>
                <w:b/>
                <w:bCs/>
              </w:rPr>
            </w:pPr>
          </w:p>
          <w:p w14:paraId="0963D360" w14:textId="77777777" w:rsidR="00E24F77" w:rsidRDefault="00E24F77" w:rsidP="00B142CB">
            <w:pPr>
              <w:spacing w:before="0" w:after="0"/>
              <w:ind w:left="0"/>
              <w:jc w:val="both"/>
              <w:rPr>
                <w:rFonts w:ascii="News Gothic GDB" w:hAnsi="News Gothic GDB"/>
                <w:b/>
                <w:bCs/>
              </w:rPr>
            </w:pPr>
            <w:r w:rsidRPr="00E24F77">
              <w:rPr>
                <w:rFonts w:ascii="News Gothic GDB" w:hAnsi="News Gothic GDB"/>
                <w:b/>
                <w:bCs/>
                <w:noProof/>
              </w:rPr>
              <w:lastRenderedPageBreak/>
              <w:drawing>
                <wp:inline distT="0" distB="0" distL="0" distR="0" wp14:anchorId="010E4EE9" wp14:editId="1CF5E044">
                  <wp:extent cx="3486329" cy="3162463"/>
                  <wp:effectExtent l="0" t="0" r="0" b="0"/>
                  <wp:docPr id="197053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32567" name=""/>
                          <pic:cNvPicPr/>
                        </pic:nvPicPr>
                        <pic:blipFill>
                          <a:blip r:embed="rId31"/>
                          <a:stretch>
                            <a:fillRect/>
                          </a:stretch>
                        </pic:blipFill>
                        <pic:spPr>
                          <a:xfrm>
                            <a:off x="0" y="0"/>
                            <a:ext cx="3486329" cy="3162463"/>
                          </a:xfrm>
                          <a:prstGeom prst="rect">
                            <a:avLst/>
                          </a:prstGeom>
                        </pic:spPr>
                      </pic:pic>
                    </a:graphicData>
                  </a:graphic>
                </wp:inline>
              </w:drawing>
            </w:r>
          </w:p>
          <w:p w14:paraId="44F2B140" w14:textId="77777777" w:rsidR="002C39EA" w:rsidRDefault="002C39EA" w:rsidP="00B142CB">
            <w:pPr>
              <w:spacing w:before="0" w:after="0"/>
              <w:ind w:left="0"/>
              <w:jc w:val="both"/>
              <w:rPr>
                <w:rFonts w:ascii="News Gothic GDB" w:hAnsi="News Gothic GDB"/>
                <w:b/>
                <w:bCs/>
              </w:rPr>
            </w:pPr>
          </w:p>
          <w:p w14:paraId="694F1A7C" w14:textId="68DE820B" w:rsidR="00E02D41" w:rsidRPr="0083108B" w:rsidRDefault="0083108B" w:rsidP="00B142CB">
            <w:pPr>
              <w:spacing w:before="0" w:after="0"/>
              <w:ind w:left="0"/>
              <w:jc w:val="both"/>
              <w:rPr>
                <w:rFonts w:ascii="News Gothic GDB" w:hAnsi="News Gothic GDB"/>
              </w:rPr>
            </w:pPr>
            <w:r w:rsidRPr="0083108B">
              <w:rPr>
                <w:rFonts w:ascii="News Gothic GDB" w:hAnsi="News Gothic GDB"/>
              </w:rPr>
              <w:t>According to the Q1 CISO Risk Report, IA observed that two metrics did not meet their targets, and three metrics are still in development</w:t>
            </w:r>
            <w:r w:rsidR="001D4E42" w:rsidRPr="0083108B">
              <w:rPr>
                <w:rFonts w:ascii="News Gothic GDB" w:hAnsi="News Gothic GDB"/>
              </w:rPr>
              <w:t>:</w:t>
            </w:r>
          </w:p>
          <w:p w14:paraId="24E6E4A7" w14:textId="10610488" w:rsidR="002C39EA" w:rsidRDefault="002C39EA" w:rsidP="00B142CB">
            <w:pPr>
              <w:spacing w:before="0" w:after="0"/>
              <w:ind w:left="0"/>
              <w:jc w:val="both"/>
              <w:rPr>
                <w:rFonts w:ascii="News Gothic GDB" w:hAnsi="News Gothic GDB"/>
                <w:b/>
                <w:bCs/>
              </w:rPr>
            </w:pPr>
            <w:r w:rsidRPr="002C39EA">
              <w:rPr>
                <w:rFonts w:ascii="News Gothic GDB" w:hAnsi="News Gothic GDB"/>
                <w:b/>
                <w:bCs/>
                <w:noProof/>
              </w:rPr>
              <w:drawing>
                <wp:inline distT="0" distB="0" distL="0" distR="0" wp14:anchorId="74F7911F" wp14:editId="4675FAC6">
                  <wp:extent cx="4623666" cy="3981947"/>
                  <wp:effectExtent l="0" t="0" r="5715" b="0"/>
                  <wp:docPr id="123369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93772" name=""/>
                          <pic:cNvPicPr/>
                        </pic:nvPicPr>
                        <pic:blipFill>
                          <a:blip r:embed="rId32"/>
                          <a:stretch>
                            <a:fillRect/>
                          </a:stretch>
                        </pic:blipFill>
                        <pic:spPr>
                          <a:xfrm>
                            <a:off x="0" y="0"/>
                            <a:ext cx="4634926" cy="3991644"/>
                          </a:xfrm>
                          <a:prstGeom prst="rect">
                            <a:avLst/>
                          </a:prstGeom>
                        </pic:spPr>
                      </pic:pic>
                    </a:graphicData>
                  </a:graphic>
                </wp:inline>
              </w:drawing>
            </w:r>
          </w:p>
          <w:p w14:paraId="78D330D2" w14:textId="77777777" w:rsidR="008D4F36" w:rsidRDefault="008D4F36" w:rsidP="00B142CB">
            <w:pPr>
              <w:spacing w:before="0" w:after="0"/>
              <w:ind w:left="0"/>
              <w:jc w:val="both"/>
              <w:rPr>
                <w:rFonts w:ascii="News Gothic GDB" w:hAnsi="News Gothic GDB"/>
                <w:b/>
                <w:bCs/>
              </w:rPr>
            </w:pPr>
          </w:p>
          <w:p w14:paraId="281D2BCD" w14:textId="29EEDCFD" w:rsidR="00A86BBD" w:rsidRDefault="00A86BBD" w:rsidP="00B142CB">
            <w:pPr>
              <w:spacing w:before="0" w:after="0"/>
              <w:ind w:left="0"/>
              <w:jc w:val="both"/>
              <w:rPr>
                <w:rFonts w:ascii="News Gothic GDB" w:hAnsi="News Gothic GDB"/>
              </w:rPr>
            </w:pPr>
          </w:p>
          <w:p w14:paraId="4E3004B6" w14:textId="3E3132E9" w:rsidR="00C32F4B" w:rsidRDefault="00C32F4B" w:rsidP="00B142CB">
            <w:pPr>
              <w:spacing w:before="0" w:after="0"/>
              <w:ind w:left="0"/>
              <w:jc w:val="both"/>
              <w:rPr>
                <w:rFonts w:ascii="News Gothic GDB" w:hAnsi="News Gothic GDB"/>
              </w:rPr>
            </w:pPr>
            <w:r w:rsidRPr="00C32F4B">
              <w:rPr>
                <w:rFonts w:ascii="News Gothic GDB" w:hAnsi="News Gothic GDB"/>
                <w:bCs/>
                <w:szCs w:val="22"/>
              </w:rPr>
              <w:t>(</w:t>
            </w:r>
            <w:r w:rsidRPr="00C32F4B">
              <w:rPr>
                <w:rFonts w:ascii="News Gothic GDB" w:hAnsi="News Gothic GDB"/>
                <w:b/>
                <w:szCs w:val="22"/>
              </w:rPr>
              <w:t>Note</w:t>
            </w:r>
            <w:r w:rsidRPr="00C32F4B">
              <w:rPr>
                <w:rFonts w:ascii="News Gothic GDB" w:hAnsi="News Gothic GDB"/>
                <w:bCs/>
                <w:szCs w:val="22"/>
              </w:rPr>
              <w:t xml:space="preserve">: IA performed controls from </w:t>
            </w:r>
            <w:r w:rsidRPr="00C32F4B">
              <w:rPr>
                <w:rFonts w:ascii="News Gothic GDB" w:hAnsi="News Gothic GDB"/>
              </w:rPr>
              <w:t xml:space="preserve">DORA Chapter 2 - ICT risk management (Articles 5-10 &amp; 13)) </w:t>
            </w:r>
            <w:r w:rsidRPr="00C32F4B">
              <w:rPr>
                <w:rFonts w:ascii="News Gothic GDB" w:hAnsi="News Gothic GDB"/>
                <w:bCs/>
                <w:szCs w:val="22"/>
              </w:rPr>
              <w:t>and</w:t>
            </w:r>
            <w:r w:rsidR="00A30D70">
              <w:rPr>
                <w:rFonts w:ascii="News Gothic GDB" w:hAnsi="News Gothic GDB"/>
                <w:bCs/>
                <w:szCs w:val="22"/>
              </w:rPr>
              <w:t xml:space="preserve"> observed that requirements were taken into accounts in the relevant documents/ guidelines</w:t>
            </w:r>
            <w:r w:rsidRPr="00C32F4B">
              <w:rPr>
                <w:rFonts w:ascii="News Gothic GDB" w:hAnsi="News Gothic GDB"/>
                <w:bCs/>
                <w:szCs w:val="22"/>
              </w:rPr>
              <w:t xml:space="preserve"> </w:t>
            </w:r>
            <w:r w:rsidR="00A30D70">
              <w:rPr>
                <w:rFonts w:ascii="News Gothic GDB" w:hAnsi="News Gothic GDB"/>
                <w:bCs/>
                <w:szCs w:val="22"/>
              </w:rPr>
              <w:t xml:space="preserve">and </w:t>
            </w:r>
            <w:r w:rsidRPr="00C32F4B">
              <w:rPr>
                <w:rFonts w:ascii="News Gothic GDB" w:hAnsi="News Gothic GDB"/>
                <w:bCs/>
                <w:szCs w:val="22"/>
              </w:rPr>
              <w:t xml:space="preserve">no issues </w:t>
            </w:r>
            <w:r w:rsidR="00A30D70" w:rsidRPr="00C32F4B">
              <w:rPr>
                <w:rFonts w:ascii="News Gothic GDB" w:hAnsi="News Gothic GDB"/>
                <w:bCs/>
                <w:szCs w:val="22"/>
              </w:rPr>
              <w:t>were found</w:t>
            </w:r>
            <w:r w:rsidRPr="00C32F4B">
              <w:rPr>
                <w:rFonts w:ascii="News Gothic GDB" w:hAnsi="News Gothic GDB"/>
                <w:bCs/>
                <w:szCs w:val="22"/>
              </w:rPr>
              <w:t>.)</w:t>
            </w:r>
          </w:p>
          <w:p w14:paraId="12D4750F" w14:textId="77777777" w:rsidR="00C6570F" w:rsidRPr="00C6570F" w:rsidRDefault="00C6570F" w:rsidP="00B142CB">
            <w:pPr>
              <w:spacing w:before="0" w:after="0"/>
              <w:ind w:left="0"/>
              <w:jc w:val="both"/>
              <w:rPr>
                <w:rFonts w:ascii="News Gothic GDB" w:hAnsi="News Gothic GDB"/>
              </w:rPr>
            </w:pPr>
          </w:p>
          <w:p w14:paraId="3CF48F18" w14:textId="01A51441" w:rsidR="008D4F36" w:rsidRDefault="008D4F36" w:rsidP="0025309E">
            <w:pPr>
              <w:spacing w:before="0" w:after="0"/>
              <w:ind w:left="0"/>
              <w:jc w:val="both"/>
              <w:rPr>
                <w:rFonts w:ascii="News Gothic GDB" w:hAnsi="News Gothic GDB"/>
              </w:rPr>
            </w:pPr>
            <w:r w:rsidRPr="0019236B">
              <w:rPr>
                <w:rFonts w:ascii="News Gothic GDB" w:hAnsi="News Gothic GDB"/>
              </w:rPr>
              <w:t>Given that the DORA project is in the implementation phase</w:t>
            </w:r>
            <w:r w:rsidR="004B10CF" w:rsidRPr="0019236B">
              <w:rPr>
                <w:rFonts w:ascii="News Gothic GDB" w:hAnsi="News Gothic GDB"/>
              </w:rPr>
              <w:t xml:space="preserve"> and tracked closely by the DORA Program in consultation with regulatory bodies – BaFin and CSSF on alternate month basis</w:t>
            </w:r>
            <w:r w:rsidRPr="0019236B">
              <w:rPr>
                <w:rFonts w:ascii="News Gothic GDB" w:hAnsi="News Gothic GDB"/>
              </w:rPr>
              <w:t xml:space="preserve">, </w:t>
            </w:r>
            <w:r w:rsidR="00F54794" w:rsidRPr="0019236B">
              <w:rPr>
                <w:rFonts w:ascii="News Gothic GDB" w:hAnsi="News Gothic GDB"/>
              </w:rPr>
              <w:t xml:space="preserve">and the ongoing remediation </w:t>
            </w:r>
            <w:r w:rsidR="0019236B" w:rsidRPr="0019236B">
              <w:rPr>
                <w:rFonts w:ascii="News Gothic GDB" w:hAnsi="News Gothic GDB"/>
              </w:rPr>
              <w:t xml:space="preserve">of the S3 CAP – 2024-063_F01 finding, </w:t>
            </w:r>
            <w:r w:rsidRPr="0019236B">
              <w:rPr>
                <w:rFonts w:ascii="News Gothic GDB" w:hAnsi="News Gothic GDB"/>
              </w:rPr>
              <w:t xml:space="preserve">IA will not </w:t>
            </w:r>
            <w:r w:rsidR="00F54794" w:rsidRPr="0019236B">
              <w:rPr>
                <w:rFonts w:ascii="News Gothic GDB" w:hAnsi="News Gothic GDB"/>
              </w:rPr>
              <w:t>raise this as</w:t>
            </w:r>
            <w:r w:rsidRPr="0019236B">
              <w:rPr>
                <w:rFonts w:ascii="News Gothic GDB" w:hAnsi="News Gothic GDB"/>
              </w:rPr>
              <w:t xml:space="preserve"> a finding.</w:t>
            </w:r>
          </w:p>
          <w:p w14:paraId="436395BF" w14:textId="77777777" w:rsidR="00C606FA" w:rsidRPr="008D4F36" w:rsidRDefault="00C606FA" w:rsidP="0025309E">
            <w:pPr>
              <w:spacing w:before="0" w:after="0"/>
              <w:ind w:left="0"/>
              <w:jc w:val="both"/>
              <w:rPr>
                <w:rFonts w:ascii="News Gothic GDB" w:hAnsi="News Gothic GDB"/>
              </w:rPr>
            </w:pPr>
          </w:p>
          <w:p w14:paraId="01E231C6" w14:textId="206AD185" w:rsidR="004C27D3" w:rsidRDefault="0025309E" w:rsidP="0025309E">
            <w:pPr>
              <w:spacing w:before="0" w:after="0"/>
              <w:ind w:left="0"/>
              <w:jc w:val="both"/>
              <w:rPr>
                <w:rFonts w:ascii="News Gothic GDB" w:hAnsi="News Gothic GDB"/>
                <w:color w:val="00B050"/>
                <w:szCs w:val="22"/>
              </w:rPr>
            </w:pPr>
            <w:r w:rsidRPr="00E40C73">
              <w:rPr>
                <w:rFonts w:ascii="News Gothic GDB" w:hAnsi="News Gothic GDB"/>
                <w:color w:val="00B050"/>
                <w:szCs w:val="22"/>
              </w:rPr>
              <w:t xml:space="preserve">Ok, no </w:t>
            </w:r>
            <w:r>
              <w:rPr>
                <w:rFonts w:ascii="News Gothic GDB" w:hAnsi="News Gothic GDB"/>
                <w:color w:val="00B050"/>
                <w:szCs w:val="22"/>
              </w:rPr>
              <w:t>exception</w:t>
            </w:r>
            <w:r w:rsidRPr="00E40C73">
              <w:rPr>
                <w:rFonts w:ascii="News Gothic GDB" w:hAnsi="News Gothic GDB"/>
                <w:color w:val="00B050"/>
                <w:szCs w:val="22"/>
              </w:rPr>
              <w:t xml:space="preserve"> identified</w:t>
            </w:r>
            <w:r>
              <w:rPr>
                <w:rFonts w:ascii="News Gothic GDB" w:hAnsi="News Gothic GDB"/>
                <w:color w:val="00B050"/>
                <w:szCs w:val="22"/>
              </w:rPr>
              <w:t>.</w:t>
            </w:r>
          </w:p>
          <w:p w14:paraId="5AE02D2B" w14:textId="67C57BA1" w:rsidR="0025309E" w:rsidRPr="00E40C73" w:rsidRDefault="0025309E" w:rsidP="0025309E">
            <w:pPr>
              <w:spacing w:before="0" w:after="0"/>
              <w:ind w:left="0"/>
              <w:jc w:val="both"/>
              <w:rPr>
                <w:rFonts w:ascii="News Gothic GDB" w:hAnsi="News Gothic GDB"/>
                <w:b/>
                <w:bCs/>
              </w:rPr>
            </w:pPr>
          </w:p>
        </w:tc>
        <w:tc>
          <w:tcPr>
            <w:tcW w:w="1166" w:type="dxa"/>
          </w:tcPr>
          <w:p w14:paraId="6531BB03" w14:textId="151E2C61" w:rsidR="008019EA" w:rsidRPr="00E40C73" w:rsidRDefault="008C0B07" w:rsidP="00B142CB">
            <w:pPr>
              <w:spacing w:before="0" w:after="0"/>
              <w:ind w:left="0"/>
              <w:jc w:val="both"/>
              <w:rPr>
                <w:rFonts w:ascii="News Gothic GDB" w:hAnsi="News Gothic GDB"/>
                <w:b/>
                <w:bCs/>
              </w:rPr>
            </w:pPr>
            <w:r>
              <w:rPr>
                <w:rFonts w:ascii="News Gothic GDB" w:hAnsi="News Gothic GDB"/>
                <w:b/>
                <w:bCs/>
              </w:rPr>
              <w:lastRenderedPageBreak/>
              <w:t>OK</w:t>
            </w:r>
          </w:p>
        </w:tc>
      </w:tr>
      <w:bookmarkEnd w:id="1"/>
    </w:tbl>
    <w:p w14:paraId="70AF1BDB" w14:textId="77777777" w:rsidR="0031401F" w:rsidRDefault="0031401F" w:rsidP="0031401F">
      <w:pPr>
        <w:spacing w:before="0" w:after="0"/>
        <w:ind w:left="0"/>
        <w:rPr>
          <w:rFonts w:ascii="News Gothic GDB" w:hAnsi="News Gothic GDB"/>
          <w:szCs w:val="22"/>
        </w:rPr>
      </w:pPr>
    </w:p>
    <w:p w14:paraId="5A3A5386" w14:textId="77777777" w:rsidR="00F64A49" w:rsidRPr="00C9550F" w:rsidRDefault="005C173F" w:rsidP="00F64A49">
      <w:pPr>
        <w:spacing w:before="0" w:after="0"/>
        <w:ind w:left="0"/>
        <w:rPr>
          <w:rFonts w:ascii="News Gothic GDB" w:hAnsi="News Gothic GDB"/>
          <w:color w:val="FF0000"/>
          <w:szCs w:val="22"/>
        </w:rPr>
      </w:pPr>
      <w:r w:rsidRPr="00C9550F">
        <w:rPr>
          <w:rFonts w:ascii="News Gothic GDB" w:hAnsi="News Gothic GDB"/>
          <w:color w:val="FF0000"/>
          <w:szCs w:val="22"/>
        </w:rPr>
        <w:t xml:space="preserve">Partner Services: </w:t>
      </w:r>
      <w:r w:rsidR="00F64A49" w:rsidRPr="00C9550F">
        <w:rPr>
          <w:rFonts w:ascii="News Gothic GDB" w:hAnsi="News Gothic GDB"/>
          <w:color w:val="FF0000"/>
          <w:szCs w:val="22"/>
        </w:rPr>
        <w:t xml:space="preserve">Inadequate guidelines on Partner Services as asset type in DBG’s APMS </w:t>
      </w:r>
    </w:p>
    <w:p w14:paraId="2FA7D9D1" w14:textId="0AA31932" w:rsidR="00C2349B" w:rsidRPr="00C9550F" w:rsidRDefault="00F64A49" w:rsidP="00F64A49">
      <w:pPr>
        <w:spacing w:before="0" w:after="0"/>
        <w:ind w:left="0"/>
        <w:rPr>
          <w:rFonts w:ascii="News Gothic GDB" w:hAnsi="News Gothic GDB"/>
          <w:color w:val="FF0000"/>
          <w:szCs w:val="22"/>
        </w:rPr>
      </w:pPr>
      <w:r w:rsidRPr="00C9550F">
        <w:rPr>
          <w:rFonts w:ascii="News Gothic GDB" w:hAnsi="News Gothic GDB"/>
          <w:color w:val="FF0000"/>
          <w:szCs w:val="22"/>
        </w:rPr>
        <w:t>(2025-045_F05)</w:t>
      </w:r>
    </w:p>
    <w:p w14:paraId="0FE41CCC" w14:textId="77777777" w:rsidR="00F64A49" w:rsidRDefault="00F64A49" w:rsidP="00F64A49">
      <w:pPr>
        <w:spacing w:before="0" w:after="0"/>
        <w:ind w:left="0"/>
        <w:rPr>
          <w:rFonts w:ascii="News Gothic GDB" w:hAnsi="News Gothic GDB"/>
          <w:szCs w:val="22"/>
        </w:rPr>
      </w:pPr>
    </w:p>
    <w:p w14:paraId="350F99BA" w14:textId="77777777" w:rsidR="00823E91" w:rsidRPr="00823E91" w:rsidRDefault="00823E91" w:rsidP="00823E91">
      <w:pPr>
        <w:spacing w:before="0" w:after="0"/>
        <w:ind w:left="0"/>
        <w:jc w:val="both"/>
        <w:rPr>
          <w:rFonts w:ascii="News Gothic GDB" w:hAnsi="News Gothic GDB"/>
          <w:color w:val="FF0000"/>
          <w:szCs w:val="22"/>
        </w:rPr>
      </w:pPr>
      <w:r w:rsidRPr="00823E91">
        <w:rPr>
          <w:rFonts w:ascii="News Gothic GDB" w:hAnsi="News Gothic GDB"/>
          <w:color w:val="FF0000"/>
          <w:szCs w:val="22"/>
        </w:rPr>
        <w:t>An audit comment 5.3 raised in 2024-063 Technology Governance noted Deutsche Börse Group’s (DBG) Application Portfolio Management System (APMS) was incomplete regarding external web assets/services, which IA provisionally designated as “Partner Services”. A feasibility assessment about introducing Partner Services as a new asset type was to be completed by December 2024, its definition included within the ICT Asset Management Guideline v1.0 and control requirements established in the Mandatory Control Framework (MCF).</w:t>
      </w:r>
    </w:p>
    <w:p w14:paraId="3289535B" w14:textId="77777777" w:rsidR="00823E91" w:rsidRPr="00823E91" w:rsidRDefault="00823E91" w:rsidP="00823E91">
      <w:pPr>
        <w:spacing w:before="0" w:after="0"/>
        <w:ind w:left="0"/>
        <w:jc w:val="both"/>
        <w:rPr>
          <w:rFonts w:ascii="News Gothic GDB" w:hAnsi="News Gothic GDB"/>
          <w:color w:val="FF0000"/>
          <w:szCs w:val="22"/>
        </w:rPr>
      </w:pPr>
    </w:p>
    <w:p w14:paraId="594F9B48" w14:textId="77777777" w:rsidR="00823E91" w:rsidRPr="00823E91" w:rsidRDefault="00823E91" w:rsidP="00823E91">
      <w:pPr>
        <w:spacing w:before="0" w:after="0"/>
        <w:ind w:left="0"/>
        <w:jc w:val="both"/>
        <w:rPr>
          <w:rFonts w:ascii="News Gothic GDB" w:hAnsi="News Gothic GDB"/>
          <w:color w:val="FF0000"/>
          <w:szCs w:val="22"/>
        </w:rPr>
      </w:pPr>
      <w:r w:rsidRPr="00823E91">
        <w:rPr>
          <w:rFonts w:ascii="News Gothic GDB" w:hAnsi="News Gothic GDB"/>
          <w:color w:val="FF0000"/>
          <w:szCs w:val="22"/>
        </w:rPr>
        <w:t>IA noted that DBG’s APMS inventory did not yet include Partner Services. 2nd LoD - ICT Risk Framework (KJU) and 1st LoD - IT Core Process Design &amp; Operations (ÜPÜ) were still developing clear definition, control requirements and process descriptions. KJU plans to put in force a fully revised ICT Asset Management Guideline v1.1, including the definition of Partner Services, by end of Q3 2025.</w:t>
      </w:r>
    </w:p>
    <w:p w14:paraId="5E04EF19" w14:textId="77777777" w:rsidR="00823E91" w:rsidRPr="00823E91" w:rsidRDefault="00823E91" w:rsidP="00823E91">
      <w:pPr>
        <w:spacing w:before="0" w:after="0"/>
        <w:ind w:left="0"/>
        <w:jc w:val="both"/>
        <w:rPr>
          <w:rFonts w:ascii="News Gothic GDB" w:hAnsi="News Gothic GDB"/>
          <w:color w:val="FF0000"/>
          <w:szCs w:val="22"/>
        </w:rPr>
      </w:pPr>
    </w:p>
    <w:p w14:paraId="303232E3" w14:textId="7E557908" w:rsidR="00F64A49" w:rsidRPr="00823E91" w:rsidRDefault="00823E91" w:rsidP="00823E91">
      <w:pPr>
        <w:spacing w:before="0" w:after="0"/>
        <w:ind w:left="0"/>
        <w:jc w:val="both"/>
        <w:rPr>
          <w:rFonts w:ascii="News Gothic GDB" w:hAnsi="News Gothic GDB"/>
          <w:color w:val="FF0000"/>
          <w:szCs w:val="22"/>
        </w:rPr>
      </w:pPr>
      <w:r w:rsidRPr="00823E91">
        <w:rPr>
          <w:rFonts w:ascii="News Gothic GDB" w:hAnsi="News Gothic GDB"/>
          <w:color w:val="FF0000"/>
          <w:szCs w:val="22"/>
        </w:rPr>
        <w:t>German and Luxembourg regulations require financial institutions to maintain accurate and complete inventories of IT assets, including third-party related assets.</w:t>
      </w:r>
    </w:p>
    <w:p w14:paraId="1FC05F8D" w14:textId="77777777" w:rsidR="00F64A49" w:rsidRDefault="00F64A49" w:rsidP="00F64A49">
      <w:pPr>
        <w:spacing w:before="0" w:after="0"/>
        <w:ind w:left="0"/>
        <w:rPr>
          <w:rFonts w:ascii="News Gothic GDB" w:hAnsi="News Gothic GDB"/>
          <w:szCs w:val="22"/>
        </w:rPr>
      </w:pPr>
    </w:p>
    <w:p w14:paraId="53BDA12D" w14:textId="77777777" w:rsidR="00F64A49" w:rsidRDefault="00F64A49" w:rsidP="00F64A49">
      <w:pPr>
        <w:spacing w:before="0" w:after="0"/>
        <w:ind w:left="0"/>
        <w:rPr>
          <w:rFonts w:ascii="News Gothic GDB" w:hAnsi="News Gothic GDB"/>
          <w:szCs w:val="22"/>
        </w:rPr>
      </w:pPr>
    </w:p>
    <w:p w14:paraId="3C2BB9F3" w14:textId="77777777" w:rsidR="00F64A49" w:rsidRDefault="00F64A49" w:rsidP="00F64A49">
      <w:pPr>
        <w:spacing w:before="0" w:after="0"/>
        <w:ind w:left="0"/>
        <w:rPr>
          <w:rFonts w:ascii="News Gothic GDB" w:hAnsi="News Gothic GDB"/>
          <w:szCs w:val="22"/>
        </w:rPr>
      </w:pPr>
    </w:p>
    <w:p w14:paraId="3B82C86D" w14:textId="77777777" w:rsidR="005C173F" w:rsidRDefault="005C173F" w:rsidP="0031401F">
      <w:pPr>
        <w:spacing w:before="0" w:after="0"/>
        <w:ind w:left="0"/>
        <w:rPr>
          <w:rFonts w:ascii="News Gothic GDB" w:hAnsi="News Gothic GDB"/>
          <w:szCs w:val="22"/>
        </w:rPr>
      </w:pPr>
    </w:p>
    <w:p w14:paraId="49B24DBB" w14:textId="77777777" w:rsidR="005C173F" w:rsidRDefault="005C173F" w:rsidP="0031401F">
      <w:pPr>
        <w:spacing w:before="0" w:after="0"/>
        <w:ind w:left="0"/>
        <w:rPr>
          <w:rFonts w:ascii="News Gothic GDB" w:hAnsi="News Gothic GDB"/>
          <w:szCs w:val="22"/>
        </w:rPr>
      </w:pPr>
    </w:p>
    <w:p w14:paraId="21C0F35D" w14:textId="100CEA29" w:rsidR="00C2349B" w:rsidRDefault="00C2349B" w:rsidP="0031401F">
      <w:pPr>
        <w:spacing w:before="0" w:after="0"/>
        <w:ind w:left="0"/>
        <w:rPr>
          <w:rFonts w:ascii="News Gothic GDB" w:hAnsi="News Gothic GDB"/>
          <w:szCs w:val="22"/>
        </w:rPr>
      </w:pPr>
      <w:r>
        <w:rPr>
          <w:rFonts w:ascii="News Gothic GDB" w:hAnsi="News Gothic GDB"/>
          <w:szCs w:val="22"/>
        </w:rPr>
        <w:t>From Col panel held on 2</w:t>
      </w:r>
      <w:r w:rsidR="00621EBB">
        <w:rPr>
          <w:rFonts w:ascii="News Gothic GDB" w:hAnsi="News Gothic GDB"/>
          <w:szCs w:val="22"/>
        </w:rPr>
        <w:t>2</w:t>
      </w:r>
      <w:r>
        <w:rPr>
          <w:rFonts w:ascii="News Gothic GDB" w:hAnsi="News Gothic GDB"/>
          <w:szCs w:val="22"/>
        </w:rPr>
        <w:t xml:space="preserve"> July</w:t>
      </w:r>
      <w:r w:rsidR="00621EBB">
        <w:rPr>
          <w:rFonts w:ascii="News Gothic GDB" w:hAnsi="News Gothic GDB"/>
          <w:szCs w:val="22"/>
        </w:rPr>
        <w:t xml:space="preserve">  - </w:t>
      </w:r>
      <w:hyperlink r:id="rId33" w:history="1">
        <w:r w:rsidR="00621EBB" w:rsidRPr="000A0BAA">
          <w:rPr>
            <w:rStyle w:val="Hyperlink"/>
            <w:rFonts w:ascii="News Gothic GDB" w:hAnsi="News Gothic GDB"/>
            <w:szCs w:val="22"/>
          </w:rPr>
          <w:t>Col v1.0</w:t>
        </w:r>
      </w:hyperlink>
      <w:r w:rsidR="00621EBB">
        <w:rPr>
          <w:rFonts w:ascii="News Gothic GDB" w:hAnsi="News Gothic GDB"/>
          <w:szCs w:val="22"/>
        </w:rPr>
        <w:t xml:space="preserve">, </w:t>
      </w:r>
      <w:hyperlink r:id="rId34" w:history="1">
        <w:r w:rsidR="00621EBB" w:rsidRPr="000A0BAA">
          <w:rPr>
            <w:rStyle w:val="Hyperlink"/>
            <w:rFonts w:ascii="News Gothic GDB" w:hAnsi="News Gothic GDB"/>
            <w:szCs w:val="22"/>
          </w:rPr>
          <w:t>Col v2.0</w:t>
        </w:r>
      </w:hyperlink>
      <w:r w:rsidR="00621EBB">
        <w:rPr>
          <w:rFonts w:ascii="News Gothic GDB" w:hAnsi="News Gothic GDB"/>
          <w:szCs w:val="22"/>
        </w:rPr>
        <w:t xml:space="preserve"> and </w:t>
      </w:r>
      <w:hyperlink r:id="rId35" w:history="1">
        <w:r w:rsidR="00621EBB" w:rsidRPr="000A0BAA">
          <w:rPr>
            <w:rStyle w:val="Hyperlink"/>
            <w:rFonts w:ascii="News Gothic GDB" w:hAnsi="News Gothic GDB"/>
            <w:szCs w:val="22"/>
          </w:rPr>
          <w:t>Col v3.0</w:t>
        </w:r>
      </w:hyperlink>
    </w:p>
    <w:p w14:paraId="2CA1B28F" w14:textId="77777777" w:rsidR="00C2349B" w:rsidRDefault="00C2349B" w:rsidP="0031401F">
      <w:pPr>
        <w:spacing w:before="0" w:after="0"/>
        <w:ind w:left="0"/>
        <w:rPr>
          <w:rFonts w:ascii="News Gothic GDB" w:hAnsi="News Gothic GDB"/>
          <w:szCs w:val="22"/>
        </w:rPr>
      </w:pPr>
    </w:p>
    <w:p w14:paraId="65DB2E7D" w14:textId="77777777" w:rsidR="00C2349B" w:rsidRPr="00296B0B" w:rsidRDefault="00C2349B" w:rsidP="00C2349B">
      <w:pPr>
        <w:pStyle w:val="ARTemplateHeading1"/>
        <w:numPr>
          <w:ilvl w:val="0"/>
          <w:numId w:val="49"/>
        </w:numPr>
        <w:tabs>
          <w:tab w:val="num" w:pos="1069"/>
        </w:tabs>
        <w:spacing w:before="0"/>
        <w:ind w:left="1069"/>
      </w:pPr>
      <w:r w:rsidRPr="00296B0B">
        <w:t>Three Open topics [A1, A2 and B] from CoL</w:t>
      </w:r>
      <w:r>
        <w:t xml:space="preserve"> – </w:t>
      </w:r>
      <w:r w:rsidRPr="0034028C">
        <w:rPr>
          <w:u w:val="single"/>
        </w:rPr>
        <w:t>not for inclusion in the audit report</w:t>
      </w:r>
      <w:r w:rsidRPr="00296B0B">
        <w:t>:</w:t>
      </w:r>
    </w:p>
    <w:p w14:paraId="2493567E" w14:textId="77777777" w:rsidR="00C2349B" w:rsidRPr="00296B0B" w:rsidRDefault="00C2349B" w:rsidP="00C2349B">
      <w:pPr>
        <w:ind w:left="0"/>
        <w:jc w:val="both"/>
        <w:rPr>
          <w:rFonts w:ascii="News Gothic GDB" w:hAnsi="News Gothic GDB"/>
        </w:rPr>
      </w:pPr>
      <w:r w:rsidRPr="00296B0B">
        <w:rPr>
          <w:rFonts w:ascii="News Gothic GDB" w:hAnsi="News Gothic GDB"/>
          <w:b/>
          <w:bCs/>
          <w:szCs w:val="22"/>
        </w:rPr>
        <w:t>As per CoL Panel held on 15 July</w:t>
      </w:r>
      <w:r w:rsidRPr="00296B0B">
        <w:rPr>
          <w:rFonts w:ascii="News Gothic GDB" w:hAnsi="News Gothic GDB"/>
        </w:rPr>
        <w:t xml:space="preserve">, AiC was pursing root cause analysis – regarding the topic, Application Owners of 2 applications (out of total 6) erroneously reported cryptographic measures as compliant in respective risk assessment. </w:t>
      </w:r>
    </w:p>
    <w:p w14:paraId="4369EB87" w14:textId="77777777" w:rsidR="00C2349B" w:rsidRPr="00296B0B" w:rsidRDefault="00C2349B" w:rsidP="00C2349B">
      <w:pPr>
        <w:ind w:left="0"/>
        <w:jc w:val="both"/>
        <w:rPr>
          <w:rFonts w:ascii="News Gothic GDB" w:hAnsi="News Gothic GDB"/>
        </w:rPr>
      </w:pPr>
    </w:p>
    <w:p w14:paraId="517D6605" w14:textId="77777777" w:rsidR="00C2349B" w:rsidRPr="00296B0B" w:rsidRDefault="00C2349B" w:rsidP="00C2349B">
      <w:pPr>
        <w:pStyle w:val="Heading1"/>
      </w:pPr>
      <w:r w:rsidRPr="00296B0B">
        <w:t>[A1] For this IA discussed with Group Security – 1LoD</w:t>
      </w:r>
    </w:p>
    <w:p w14:paraId="52BFAEB3" w14:textId="77777777" w:rsidR="00C2349B" w:rsidRPr="00296B0B" w:rsidRDefault="00C2349B" w:rsidP="00C2349B">
      <w:pPr>
        <w:ind w:left="0"/>
        <w:jc w:val="both"/>
        <w:rPr>
          <w:rFonts w:ascii="News Gothic GDB" w:hAnsi="News Gothic GDB"/>
        </w:rPr>
      </w:pPr>
      <w:r w:rsidRPr="00296B0B">
        <w:rPr>
          <w:rFonts w:ascii="News Gothic GDB" w:hAnsi="News Gothic GDB"/>
        </w:rPr>
        <w:t>ISRM team -</w:t>
      </w:r>
    </w:p>
    <w:p w14:paraId="1E9DDD8C" w14:textId="77777777" w:rsidR="00C2349B" w:rsidRPr="00296B0B" w:rsidRDefault="00C2349B" w:rsidP="00C2349B">
      <w:pPr>
        <w:ind w:left="0"/>
        <w:jc w:val="both"/>
        <w:rPr>
          <w:rFonts w:ascii="News Gothic GDB" w:hAnsi="News Gothic GDB"/>
        </w:rPr>
      </w:pPr>
      <w:r w:rsidRPr="00296B0B">
        <w:rPr>
          <w:rFonts w:ascii="News Gothic GDB" w:hAnsi="News Gothic GDB"/>
        </w:rPr>
        <w:t>1LoD ISRM team provides review and QA of the assessments by the Asset Owner, who is accountable for providing accurate information. In case of non-compliances, then the Asset Owner approves (L1 approval), before submitting for acknowledgement (L2 approval) to the Legal Entities. ISRM checks for field completeness and if non-compliances are supported with remediation actions.</w:t>
      </w:r>
    </w:p>
    <w:p w14:paraId="29491981" w14:textId="77777777" w:rsidR="00C2349B" w:rsidRPr="00296B0B" w:rsidRDefault="00C2349B" w:rsidP="00C2349B">
      <w:pPr>
        <w:ind w:left="0"/>
        <w:jc w:val="both"/>
        <w:rPr>
          <w:rFonts w:ascii="News Gothic GDB" w:hAnsi="News Gothic GDB"/>
        </w:rPr>
      </w:pPr>
    </w:p>
    <w:p w14:paraId="746434F0" w14:textId="77777777" w:rsidR="00C2349B" w:rsidRPr="00296B0B" w:rsidRDefault="00C2349B" w:rsidP="00C2349B">
      <w:pPr>
        <w:ind w:left="0"/>
        <w:jc w:val="both"/>
        <w:rPr>
          <w:rFonts w:ascii="News Gothic GDB" w:hAnsi="News Gothic GDB"/>
        </w:rPr>
      </w:pPr>
      <w:r w:rsidRPr="00296B0B">
        <w:rPr>
          <w:rFonts w:ascii="News Gothic GDB" w:hAnsi="News Gothic GDB"/>
        </w:rPr>
        <w:t xml:space="preserve">As per ISRM, to the applicable MCF controls as per asset type, it is merely impossible to manually verify the correctness of all input fields provided by Asset Owners and ask for supporting evidence. For this to be automated, ISRM has ongoing initiatives to </w:t>
      </w:r>
      <w:r w:rsidRPr="00296B0B">
        <w:rPr>
          <w:rFonts w:ascii="News Gothic GDB" w:hAnsi="News Gothic GDB"/>
          <w:szCs w:val="22"/>
        </w:rPr>
        <w:t>digitalize</w:t>
      </w:r>
      <w:r w:rsidRPr="00296B0B">
        <w:rPr>
          <w:rFonts w:ascii="News Gothic GDB" w:hAnsi="News Gothic GDB"/>
        </w:rPr>
        <w:t xml:space="preserve"> using references and feeds from multiple data points. As of today, from IA finding view – there is no central solution that captures the applied cryptography measures and so a data point cannot be referenced or mapped.</w:t>
      </w:r>
    </w:p>
    <w:p w14:paraId="434FDB8A" w14:textId="77777777" w:rsidR="00C2349B" w:rsidRPr="00296B0B" w:rsidRDefault="00C2349B" w:rsidP="00C2349B">
      <w:pPr>
        <w:ind w:left="0"/>
        <w:jc w:val="both"/>
        <w:rPr>
          <w:rFonts w:ascii="News Gothic GDB" w:hAnsi="News Gothic GDB"/>
        </w:rPr>
      </w:pPr>
    </w:p>
    <w:p w14:paraId="69A61CD0" w14:textId="77777777" w:rsidR="00C2349B" w:rsidRPr="00296B0B" w:rsidRDefault="00C2349B" w:rsidP="00C2349B">
      <w:pPr>
        <w:ind w:left="0"/>
        <w:jc w:val="both"/>
        <w:rPr>
          <w:rFonts w:ascii="News Gothic GDB" w:hAnsi="News Gothic GDB"/>
        </w:rPr>
      </w:pPr>
      <w:r w:rsidRPr="00296B0B">
        <w:rPr>
          <w:rFonts w:ascii="News Gothic GDB" w:hAnsi="News Gothic GDB"/>
        </w:rPr>
        <w:lastRenderedPageBreak/>
        <w:t>045 IA opinion - to have reasonable assurance around the topic - in the ongoing /future business audits, as part of ITGC for critical/major applications – IT auditors to check with asset owners if cryptography controls were applied and validate evidence.</w:t>
      </w:r>
    </w:p>
    <w:p w14:paraId="24AC560B" w14:textId="77777777" w:rsidR="00C2349B" w:rsidRPr="00296B0B" w:rsidRDefault="00C2349B" w:rsidP="00C2349B">
      <w:pPr>
        <w:ind w:left="0"/>
        <w:jc w:val="both"/>
        <w:rPr>
          <w:rFonts w:ascii="News Gothic GDB" w:hAnsi="News Gothic GDB"/>
        </w:rPr>
      </w:pPr>
      <w:r w:rsidRPr="00296B0B">
        <w:rPr>
          <w:rFonts w:ascii="News Gothic GDB" w:hAnsi="News Gothic GDB"/>
        </w:rPr>
        <w:t>Only if IA observe multiple similar findings on missing measures or incorrect compliance to these controls, a discussion may be re initiated with ISRM in the direction of automated data feeds from a central data point. (Similar to multiple instances of SoD / AC related findings)</w:t>
      </w:r>
    </w:p>
    <w:p w14:paraId="026DAEDB" w14:textId="77777777" w:rsidR="00C2349B" w:rsidRPr="00296B0B" w:rsidRDefault="00C2349B" w:rsidP="00C2349B">
      <w:pPr>
        <w:ind w:left="0"/>
        <w:jc w:val="both"/>
        <w:rPr>
          <w:rFonts w:ascii="News Gothic GDB" w:hAnsi="News Gothic GDB"/>
        </w:rPr>
      </w:pPr>
    </w:p>
    <w:p w14:paraId="44D9A647" w14:textId="77777777" w:rsidR="00C2349B" w:rsidRPr="00296B0B" w:rsidRDefault="00C2349B" w:rsidP="00C2349B">
      <w:pPr>
        <w:ind w:left="0"/>
        <w:jc w:val="both"/>
        <w:rPr>
          <w:rFonts w:ascii="News Gothic GDB" w:hAnsi="News Gothic GDB"/>
        </w:rPr>
      </w:pPr>
      <w:r w:rsidRPr="00296B0B">
        <w:rPr>
          <w:rFonts w:ascii="News Gothic GDB" w:hAnsi="News Gothic GDB"/>
        </w:rPr>
        <w:t>23 July:</w:t>
      </w:r>
    </w:p>
    <w:p w14:paraId="6CCCDDC4" w14:textId="77777777" w:rsidR="00C2349B" w:rsidRPr="00296B0B" w:rsidRDefault="00C2349B" w:rsidP="00C2349B">
      <w:pPr>
        <w:ind w:left="0"/>
        <w:jc w:val="both"/>
        <w:rPr>
          <w:rFonts w:ascii="News Gothic GDB" w:hAnsi="News Gothic GDB"/>
        </w:rPr>
      </w:pPr>
      <w:r w:rsidRPr="00296B0B">
        <w:rPr>
          <w:rFonts w:ascii="News Gothic GDB" w:hAnsi="News Gothic GDB"/>
        </w:rPr>
        <w:t>2 Findings raised to Asset/Application Owners for documenting incorrect compliance to cryptography controls. It’s agreed with respective auditee. One finding is to be closed in 2 weeks with ongoing CR implementation.</w:t>
      </w:r>
    </w:p>
    <w:p w14:paraId="0A648F3C" w14:textId="77777777" w:rsidR="00C2349B" w:rsidRPr="00296B0B" w:rsidRDefault="00C2349B" w:rsidP="00C2349B">
      <w:pPr>
        <w:ind w:left="0"/>
        <w:jc w:val="both"/>
        <w:rPr>
          <w:rFonts w:ascii="News Gothic GDB" w:hAnsi="News Gothic GDB"/>
        </w:rPr>
      </w:pPr>
      <w:r w:rsidRPr="00296B0B">
        <w:rPr>
          <w:rFonts w:ascii="News Gothic GDB" w:hAnsi="News Gothic GDB"/>
        </w:rPr>
        <w:t>IT SFV brainstorming - To improve the quality ISRM is undertaking ‘</w:t>
      </w:r>
      <w:r w:rsidRPr="00296B0B">
        <w:rPr>
          <w:rFonts w:ascii="News Gothic GDB" w:hAnsi="News Gothic GDB"/>
          <w:szCs w:val="22"/>
        </w:rPr>
        <w:t>digitalized</w:t>
      </w:r>
      <w:r w:rsidRPr="00296B0B">
        <w:rPr>
          <w:rFonts w:ascii="News Gothic GDB" w:hAnsi="News Gothic GDB"/>
        </w:rPr>
        <w:t xml:space="preserve"> integration’ initiatives under the AMELI Program – Currently, the design is under SFV validation with IA. A cue from this audit is passed to IT auditors validating the topic.</w:t>
      </w:r>
    </w:p>
    <w:p w14:paraId="4ED79AFB" w14:textId="77777777" w:rsidR="00C2349B" w:rsidRPr="00296B0B" w:rsidRDefault="00C2349B" w:rsidP="00C2349B">
      <w:pPr>
        <w:ind w:left="0"/>
        <w:jc w:val="both"/>
        <w:rPr>
          <w:rFonts w:ascii="News Gothic GDB" w:hAnsi="News Gothic GDB"/>
        </w:rPr>
      </w:pPr>
    </w:p>
    <w:p w14:paraId="40617323" w14:textId="77777777" w:rsidR="00C2349B" w:rsidRPr="00296B0B" w:rsidRDefault="00C2349B" w:rsidP="00C2349B">
      <w:pPr>
        <w:ind w:left="0"/>
        <w:jc w:val="both"/>
        <w:rPr>
          <w:rFonts w:ascii="News Gothic GDB" w:hAnsi="News Gothic GDB"/>
        </w:rPr>
      </w:pPr>
      <w:r w:rsidRPr="00296B0B">
        <w:rPr>
          <w:rFonts w:ascii="News Gothic GDB" w:hAnsi="News Gothic GDB"/>
          <w:szCs w:val="22"/>
        </w:rPr>
        <w:t>---------------------------------------------------------------------</w:t>
      </w:r>
    </w:p>
    <w:p w14:paraId="758AEB64" w14:textId="77777777" w:rsidR="00C2349B" w:rsidRPr="00296B0B" w:rsidRDefault="00C2349B" w:rsidP="00C2349B">
      <w:pPr>
        <w:spacing w:before="0" w:after="0"/>
        <w:ind w:left="0"/>
        <w:rPr>
          <w:rFonts w:ascii="News Gothic GDB" w:hAnsi="News Gothic GDB"/>
        </w:rPr>
      </w:pPr>
      <w:r w:rsidRPr="00296B0B">
        <w:rPr>
          <w:rFonts w:ascii="News Gothic GDB" w:hAnsi="News Gothic GDB"/>
        </w:rPr>
        <w:br w:type="page"/>
      </w:r>
    </w:p>
    <w:p w14:paraId="6D7547D2" w14:textId="77777777" w:rsidR="00C2349B" w:rsidRPr="00296B0B" w:rsidRDefault="00C2349B" w:rsidP="00C2349B">
      <w:pPr>
        <w:pStyle w:val="Heading2"/>
        <w:rPr>
          <w:rFonts w:ascii="News Gothic GDB" w:hAnsi="News Gothic GDB"/>
          <w:b/>
          <w:bCs/>
        </w:rPr>
      </w:pPr>
      <w:r w:rsidRPr="00296B0B">
        <w:rPr>
          <w:rFonts w:ascii="News Gothic GDB" w:hAnsi="News Gothic GDB"/>
          <w:b/>
          <w:bCs/>
        </w:rPr>
        <w:lastRenderedPageBreak/>
        <w:t xml:space="preserve">[A2] Group Security – </w:t>
      </w:r>
      <w:r>
        <w:rPr>
          <w:rFonts w:ascii="News Gothic GDB" w:hAnsi="News Gothic GDB"/>
          <w:b/>
          <w:bCs/>
        </w:rPr>
        <w:t>2025 Procedures</w:t>
      </w:r>
    </w:p>
    <w:p w14:paraId="47514417" w14:textId="77777777" w:rsidR="00C2349B" w:rsidRPr="00296B0B" w:rsidRDefault="00C2349B" w:rsidP="00C2349B">
      <w:pPr>
        <w:ind w:left="0"/>
        <w:jc w:val="both"/>
        <w:rPr>
          <w:rFonts w:ascii="News Gothic GDB" w:hAnsi="News Gothic GDB"/>
        </w:rPr>
      </w:pPr>
      <w:r w:rsidRPr="00296B0B">
        <w:rPr>
          <w:rFonts w:ascii="News Gothic GDB" w:hAnsi="News Gothic GDB"/>
        </w:rPr>
        <w:t xml:space="preserve">Basis discussion with Hinrich V.– </w:t>
      </w:r>
    </w:p>
    <w:p w14:paraId="13AE097D" w14:textId="77777777" w:rsidR="00C2349B" w:rsidRPr="00296B0B" w:rsidRDefault="00C2349B" w:rsidP="00C2349B">
      <w:pPr>
        <w:ind w:left="0"/>
        <w:jc w:val="both"/>
        <w:rPr>
          <w:rFonts w:ascii="News Gothic GDB" w:hAnsi="News Gothic GDB"/>
        </w:rPr>
      </w:pPr>
      <w:r w:rsidRPr="00296B0B">
        <w:rPr>
          <w:rFonts w:ascii="News Gothic GDB" w:hAnsi="News Gothic GDB"/>
        </w:rPr>
        <w:t>GS is working to streamline IS processes and enhance efficiency in line with the new framework. GS plans to subsequently formalise the IS operational documentation (“procedures”) and fulfil control requirements to verify compliance. This is included in the DORA Program. The DORA Program progress is tracked and monitored by appropriate oversight mechanisms, e.g. Steering Committees, Board presentations.</w:t>
      </w:r>
    </w:p>
    <w:p w14:paraId="16AEBFCD" w14:textId="77777777" w:rsidR="00C2349B" w:rsidRPr="00296B0B" w:rsidRDefault="00C2349B" w:rsidP="00C2349B">
      <w:pPr>
        <w:ind w:left="0"/>
        <w:jc w:val="both"/>
        <w:rPr>
          <w:rFonts w:ascii="News Gothic GDB" w:hAnsi="News Gothic GDB"/>
        </w:rPr>
      </w:pPr>
      <w:r w:rsidRPr="00296B0B">
        <w:rPr>
          <w:rFonts w:ascii="News Gothic GDB" w:hAnsi="News Gothic GDB"/>
        </w:rPr>
        <w:t>Agreement in DORA Program is for keeping the yearly update cycle (or timelines required for AMELI) for GS related procedures. The 1LoD IS operational documents “procedures” (earlier called guidelines from 2023-24) are still valid until the (new) procedures are completed (in alignment to new framework) as per annual review cycle (due in Q3/Q4 2025).</w:t>
      </w:r>
    </w:p>
    <w:p w14:paraId="4900E893" w14:textId="77777777" w:rsidR="00C2349B" w:rsidRPr="00296B0B" w:rsidRDefault="00C2349B" w:rsidP="00C2349B">
      <w:pPr>
        <w:ind w:left="0"/>
        <w:jc w:val="both"/>
        <w:rPr>
          <w:rFonts w:ascii="News Gothic GDB" w:hAnsi="News Gothic GDB"/>
        </w:rPr>
      </w:pPr>
    </w:p>
    <w:p w14:paraId="42E725B8" w14:textId="77777777" w:rsidR="00C2349B" w:rsidRPr="00296B0B" w:rsidRDefault="00C2349B" w:rsidP="00C2349B">
      <w:pPr>
        <w:ind w:left="0"/>
        <w:jc w:val="both"/>
        <w:rPr>
          <w:rFonts w:ascii="News Gothic GDB" w:hAnsi="News Gothic GDB"/>
        </w:rPr>
      </w:pPr>
      <w:r w:rsidRPr="00296B0B">
        <w:rPr>
          <w:rFonts w:ascii="News Gothic GDB" w:hAnsi="News Gothic GDB"/>
        </w:rPr>
        <w:t>Supporting evidence to be received Wednesda</w:t>
      </w:r>
      <w:r>
        <w:rPr>
          <w:rFonts w:ascii="News Gothic GDB" w:hAnsi="News Gothic GDB"/>
        </w:rPr>
        <w:t>y, 23 July</w:t>
      </w:r>
      <w:r w:rsidRPr="00296B0B">
        <w:rPr>
          <w:rFonts w:ascii="News Gothic GDB" w:hAnsi="News Gothic GDB"/>
        </w:rPr>
        <w:t>.</w:t>
      </w:r>
    </w:p>
    <w:p w14:paraId="389EE746" w14:textId="77777777" w:rsidR="00C2349B" w:rsidRPr="00296B0B" w:rsidRDefault="00C2349B" w:rsidP="00C2349B">
      <w:pPr>
        <w:ind w:left="0"/>
        <w:jc w:val="both"/>
        <w:rPr>
          <w:rFonts w:ascii="News Gothic GDB" w:hAnsi="News Gothic GDB"/>
        </w:rPr>
      </w:pPr>
      <w:r w:rsidRPr="00296B0B">
        <w:rPr>
          <w:rFonts w:ascii="News Gothic GDB" w:hAnsi="News Gothic GDB"/>
        </w:rPr>
        <w:t>045 IA opinion – basis the evidence, the topic will be concluded.</w:t>
      </w:r>
    </w:p>
    <w:p w14:paraId="431B43B1" w14:textId="77777777" w:rsidR="00C2349B" w:rsidRPr="00296B0B" w:rsidRDefault="00C2349B" w:rsidP="00C2349B">
      <w:pPr>
        <w:ind w:left="0"/>
        <w:jc w:val="both"/>
        <w:rPr>
          <w:rFonts w:ascii="News Gothic GDB" w:hAnsi="News Gothic GDB"/>
        </w:rPr>
      </w:pPr>
    </w:p>
    <w:p w14:paraId="0800C049" w14:textId="77777777" w:rsidR="00C2349B" w:rsidRPr="00296B0B" w:rsidRDefault="00C2349B" w:rsidP="00C2349B">
      <w:pPr>
        <w:ind w:left="0"/>
        <w:jc w:val="both"/>
        <w:rPr>
          <w:rFonts w:ascii="News Gothic GDB" w:hAnsi="News Gothic GDB"/>
        </w:rPr>
      </w:pPr>
      <w:r w:rsidRPr="00296B0B">
        <w:rPr>
          <w:rFonts w:ascii="News Gothic GDB" w:hAnsi="News Gothic GDB"/>
        </w:rPr>
        <w:t>23 July: Evidence received (</w:t>
      </w:r>
      <w:hyperlink r:id="rId36" w:history="1">
        <w:r w:rsidRPr="00296B0B">
          <w:rPr>
            <w:rStyle w:val="Hyperlink"/>
            <w:rFonts w:ascii="News Gothic GDB" w:hAnsi="News Gothic GDB"/>
          </w:rPr>
          <w:t>link</w:t>
        </w:r>
      </w:hyperlink>
      <w:r w:rsidRPr="00296B0B">
        <w:rPr>
          <w:rFonts w:ascii="News Gothic GDB" w:hAnsi="News Gothic GDB"/>
        </w:rPr>
        <w:t xml:space="preserve">) and OK – IA Conclusion: A statement on the subject may be included within the Executive Summary. (Refer </w:t>
      </w:r>
      <w:r>
        <w:rPr>
          <w:rFonts w:ascii="News Gothic GDB" w:hAnsi="News Gothic GDB"/>
        </w:rPr>
        <w:t>Sec 3 i, bullet 3</w:t>
      </w:r>
      <w:r w:rsidRPr="00296B0B">
        <w:rPr>
          <w:rFonts w:ascii="News Gothic GDB" w:hAnsi="News Gothic GDB"/>
        </w:rPr>
        <w:t xml:space="preserve"> for para to be included in Exec Summary)</w:t>
      </w:r>
    </w:p>
    <w:p w14:paraId="1FDD61F9" w14:textId="77777777" w:rsidR="00C2349B" w:rsidRPr="00296B0B" w:rsidRDefault="00C2349B" w:rsidP="00C2349B">
      <w:pPr>
        <w:ind w:left="0"/>
        <w:jc w:val="both"/>
        <w:rPr>
          <w:rFonts w:ascii="News Gothic GDB" w:hAnsi="News Gothic GDB"/>
        </w:rPr>
      </w:pPr>
    </w:p>
    <w:p w14:paraId="0B0462CE" w14:textId="77777777" w:rsidR="00C2349B" w:rsidRPr="00296B0B" w:rsidRDefault="00C2349B" w:rsidP="00C2349B">
      <w:pPr>
        <w:spacing w:before="0" w:after="0"/>
        <w:ind w:left="0"/>
        <w:rPr>
          <w:rFonts w:ascii="News Gothic GDB" w:hAnsi="News Gothic GDB"/>
        </w:rPr>
      </w:pPr>
      <w:r w:rsidRPr="00296B0B">
        <w:rPr>
          <w:rFonts w:ascii="News Gothic GDB" w:hAnsi="News Gothic GDB"/>
        </w:rPr>
        <w:br w:type="page"/>
      </w:r>
    </w:p>
    <w:p w14:paraId="424F280A" w14:textId="77777777" w:rsidR="00C2349B" w:rsidRPr="00296B0B" w:rsidRDefault="00C2349B" w:rsidP="00C2349B">
      <w:pPr>
        <w:pStyle w:val="Heading2"/>
        <w:rPr>
          <w:rFonts w:ascii="News Gothic GDB" w:hAnsi="News Gothic GDB"/>
          <w:b/>
          <w:bCs/>
        </w:rPr>
      </w:pPr>
      <w:r w:rsidRPr="00296B0B">
        <w:rPr>
          <w:rFonts w:ascii="News Gothic GDB" w:hAnsi="News Gothic GDB"/>
          <w:b/>
          <w:bCs/>
        </w:rPr>
        <w:lastRenderedPageBreak/>
        <w:t>[B] For this IA discussed with CISO – 2LoD</w:t>
      </w:r>
    </w:p>
    <w:p w14:paraId="71BFF21A"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 xml:space="preserve">ICT Risk Framework (KJU) – </w:t>
      </w:r>
    </w:p>
    <w:p w14:paraId="6BB7D3EB"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 xml:space="preserve">Referencing 2 (above) - Basis IA discussion with Sarah A.J. and Christopher S. – </w:t>
      </w:r>
    </w:p>
    <w:p w14:paraId="0649BD9C"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“Generally, we would expect 1st LoD Procedures to be updated without undue delay after new 2nd LoD Guidelines have been published. At present, there's no formal timeline for this. It may be beneficial to establish a group-wide timeline for all policy frameworks within DBG.”</w:t>
      </w:r>
    </w:p>
    <w:p w14:paraId="55FBB80D" w14:textId="77777777" w:rsidR="00C2349B" w:rsidRPr="00296B0B" w:rsidRDefault="00C2349B" w:rsidP="00C2349B">
      <w:pPr>
        <w:tabs>
          <w:tab w:val="left" w:pos="360"/>
        </w:tabs>
        <w:ind w:left="360"/>
        <w:jc w:val="both"/>
        <w:rPr>
          <w:rFonts w:ascii="News Gothic GDB" w:hAnsi="News Gothic GDB"/>
        </w:rPr>
      </w:pPr>
    </w:p>
    <w:p w14:paraId="34D0B546"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The “Guidelines v1.0” were published group-wide in January 2025.</w:t>
      </w:r>
    </w:p>
    <w:p w14:paraId="45C6FD25"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The “Guidelines v1.1” is to be published group-wide in mid-August 2025.</w:t>
      </w:r>
    </w:p>
    <w:p w14:paraId="7DEA4F8D"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And probably “Guidelines v1.2” is to be published group-wide in December 2025 or by Q2 2026.</w:t>
      </w:r>
    </w:p>
    <w:p w14:paraId="20FACFA2" w14:textId="77777777" w:rsidR="00C2349B" w:rsidRPr="00296B0B" w:rsidRDefault="00C2349B" w:rsidP="00C2349B">
      <w:pPr>
        <w:tabs>
          <w:tab w:val="left" w:pos="360"/>
        </w:tabs>
        <w:ind w:left="360"/>
        <w:jc w:val="both"/>
        <w:rPr>
          <w:rFonts w:ascii="News Gothic GDB" w:hAnsi="News Gothic GDB"/>
        </w:rPr>
      </w:pPr>
    </w:p>
    <w:p w14:paraId="50FC339F"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 xml:space="preserve">As per IA notes with Group Security (Hinrich V.), the IS “procedures” will be updated (to align with Guidelines) as per annual review cycle in 2025. Meaning that, the ongoing updating of IS procedures due by Q3/Q4 will only be aligned to Guidelines v1.0, whereas the Guidelines would already be revised to v1.2 in mid-August. This will account for 1LoD efforts to continuously update their procedures to be aligned with Guidelines version. Otherwise, an annual review cycle will have the procedures insufficiently aligned. </w:t>
      </w:r>
    </w:p>
    <w:p w14:paraId="76553652"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See below table for simplified explanation -</w:t>
      </w:r>
    </w:p>
    <w:tbl>
      <w:tblPr>
        <w:tblW w:w="0" w:type="auto"/>
        <w:tblCellMar>
          <w:left w:w="0" w:type="dxa"/>
          <w:right w:w="0" w:type="dxa"/>
        </w:tblCellMar>
        <w:tblLook w:val="04A0" w:firstRow="1" w:lastRow="0" w:firstColumn="1" w:lastColumn="0" w:noHBand="0" w:noVBand="1"/>
      </w:tblPr>
      <w:tblGrid>
        <w:gridCol w:w="2054"/>
        <w:gridCol w:w="2544"/>
        <w:gridCol w:w="3459"/>
        <w:gridCol w:w="2813"/>
      </w:tblGrid>
      <w:tr w:rsidR="00C2349B" w:rsidRPr="00296B0B" w14:paraId="5C0712A0" w14:textId="77777777" w:rsidTr="0090377B">
        <w:tc>
          <w:tcPr>
            <w:tcW w:w="31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E11E6A5" w14:textId="77777777" w:rsidR="00C2349B" w:rsidRPr="00296B0B" w:rsidRDefault="00C2349B" w:rsidP="0090377B">
            <w:pPr>
              <w:ind w:left="0"/>
              <w:jc w:val="center"/>
              <w:rPr>
                <w:rFonts w:ascii="News Gothic GDB" w:hAnsi="News Gothic GDB"/>
                <w:b/>
                <w:bCs/>
              </w:rPr>
            </w:pPr>
            <w:r w:rsidRPr="00296B0B">
              <w:rPr>
                <w:rFonts w:ascii="News Gothic GDB" w:hAnsi="News Gothic GDB"/>
                <w:b/>
                <w:bCs/>
              </w:rPr>
              <w:t>2LoD Guidelines</w:t>
            </w:r>
          </w:p>
        </w:tc>
        <w:tc>
          <w:tcPr>
            <w:tcW w:w="452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FCA0F59" w14:textId="77777777" w:rsidR="00C2349B" w:rsidRPr="00296B0B" w:rsidRDefault="00C2349B" w:rsidP="0090377B">
            <w:pPr>
              <w:ind w:left="0"/>
              <w:jc w:val="center"/>
              <w:rPr>
                <w:rFonts w:ascii="News Gothic GDB" w:hAnsi="News Gothic GDB"/>
                <w:b/>
                <w:bCs/>
              </w:rPr>
            </w:pPr>
            <w:r w:rsidRPr="00296B0B">
              <w:rPr>
                <w:rFonts w:ascii="News Gothic GDB" w:hAnsi="News Gothic GDB"/>
                <w:b/>
                <w:bCs/>
              </w:rPr>
              <w:t>Release date</w:t>
            </w:r>
          </w:p>
        </w:tc>
        <w:tc>
          <w:tcPr>
            <w:tcW w:w="63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5BBA725" w14:textId="77777777" w:rsidR="00C2349B" w:rsidRPr="00296B0B" w:rsidRDefault="00C2349B" w:rsidP="0090377B">
            <w:pPr>
              <w:ind w:left="0"/>
              <w:jc w:val="center"/>
              <w:rPr>
                <w:rFonts w:ascii="News Gothic GDB" w:hAnsi="News Gothic GDB"/>
                <w:b/>
                <w:bCs/>
              </w:rPr>
            </w:pPr>
            <w:r w:rsidRPr="00296B0B">
              <w:rPr>
                <w:rFonts w:ascii="News Gothic GDB" w:hAnsi="News Gothic GDB"/>
                <w:b/>
                <w:bCs/>
              </w:rPr>
              <w:t>1LoD Procedures</w:t>
            </w:r>
          </w:p>
        </w:tc>
        <w:tc>
          <w:tcPr>
            <w:tcW w:w="495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07F9CD" w14:textId="77777777" w:rsidR="00C2349B" w:rsidRPr="00296B0B" w:rsidRDefault="00C2349B" w:rsidP="0090377B">
            <w:pPr>
              <w:ind w:left="0"/>
              <w:jc w:val="center"/>
              <w:rPr>
                <w:rFonts w:ascii="News Gothic GDB" w:hAnsi="News Gothic GDB"/>
                <w:b/>
                <w:bCs/>
              </w:rPr>
            </w:pPr>
            <w:r w:rsidRPr="00296B0B">
              <w:rPr>
                <w:rFonts w:ascii="News Gothic GDB" w:hAnsi="News Gothic GDB"/>
                <w:b/>
                <w:bCs/>
              </w:rPr>
              <w:t>Release Date</w:t>
            </w:r>
          </w:p>
        </w:tc>
      </w:tr>
      <w:tr w:rsidR="00C2349B" w:rsidRPr="00296B0B" w14:paraId="35EDF0F1" w14:textId="77777777" w:rsidTr="0090377B">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626636" w14:textId="77777777" w:rsidR="00C2349B" w:rsidRPr="00296B0B" w:rsidRDefault="00C2349B" w:rsidP="0090377B">
            <w:pPr>
              <w:ind w:left="0"/>
              <w:jc w:val="both"/>
              <w:rPr>
                <w:rFonts w:ascii="News Gothic GDB" w:hAnsi="News Gothic GDB"/>
              </w:rPr>
            </w:pPr>
            <w:r w:rsidRPr="00296B0B">
              <w:rPr>
                <w:rFonts w:ascii="News Gothic GDB" w:hAnsi="News Gothic GDB"/>
              </w:rPr>
              <w:t>V1.0</w:t>
            </w:r>
          </w:p>
        </w:tc>
        <w:tc>
          <w:tcPr>
            <w:tcW w:w="4526" w:type="dxa"/>
            <w:tcBorders>
              <w:top w:val="nil"/>
              <w:left w:val="nil"/>
              <w:bottom w:val="single" w:sz="8" w:space="0" w:color="auto"/>
              <w:right w:val="single" w:sz="8" w:space="0" w:color="auto"/>
            </w:tcBorders>
            <w:tcMar>
              <w:top w:w="0" w:type="dxa"/>
              <w:left w:w="108" w:type="dxa"/>
              <w:bottom w:w="0" w:type="dxa"/>
              <w:right w:w="108" w:type="dxa"/>
            </w:tcMar>
            <w:hideMark/>
          </w:tcPr>
          <w:p w14:paraId="57F7D02D" w14:textId="77777777" w:rsidR="00C2349B" w:rsidRPr="00296B0B" w:rsidRDefault="00C2349B" w:rsidP="0090377B">
            <w:pPr>
              <w:ind w:left="0"/>
              <w:jc w:val="both"/>
              <w:rPr>
                <w:rFonts w:ascii="News Gothic GDB" w:hAnsi="News Gothic GDB"/>
              </w:rPr>
            </w:pPr>
            <w:r w:rsidRPr="00296B0B">
              <w:rPr>
                <w:rFonts w:ascii="News Gothic GDB" w:hAnsi="News Gothic GDB"/>
              </w:rPr>
              <w:t>17 January 2025</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14:paraId="58FA2EC7" w14:textId="77777777" w:rsidR="00C2349B" w:rsidRPr="00296B0B" w:rsidRDefault="00C2349B" w:rsidP="0090377B">
            <w:pPr>
              <w:ind w:left="0"/>
              <w:jc w:val="both"/>
              <w:rPr>
                <w:rFonts w:ascii="News Gothic GDB" w:hAnsi="News Gothic GDB"/>
              </w:rPr>
            </w:pPr>
            <w:r w:rsidRPr="00296B0B">
              <w:rPr>
                <w:rFonts w:ascii="News Gothic GDB" w:hAnsi="News Gothic GDB"/>
              </w:rPr>
              <w:t>GS - Multiple – keeping annual review cycle (underway)</w:t>
            </w:r>
          </w:p>
        </w:tc>
        <w:tc>
          <w:tcPr>
            <w:tcW w:w="4950" w:type="dxa"/>
            <w:tcBorders>
              <w:top w:val="nil"/>
              <w:left w:val="nil"/>
              <w:bottom w:val="single" w:sz="8" w:space="0" w:color="auto"/>
              <w:right w:val="single" w:sz="8" w:space="0" w:color="auto"/>
            </w:tcBorders>
            <w:tcMar>
              <w:top w:w="0" w:type="dxa"/>
              <w:left w:w="108" w:type="dxa"/>
              <w:bottom w:w="0" w:type="dxa"/>
              <w:right w:w="108" w:type="dxa"/>
            </w:tcMar>
            <w:hideMark/>
          </w:tcPr>
          <w:p w14:paraId="10E17FBB" w14:textId="77777777" w:rsidR="00C2349B" w:rsidRPr="00296B0B" w:rsidRDefault="00C2349B" w:rsidP="0090377B">
            <w:pPr>
              <w:ind w:left="0"/>
              <w:jc w:val="both"/>
              <w:rPr>
                <w:rFonts w:ascii="News Gothic GDB" w:hAnsi="News Gothic GDB"/>
              </w:rPr>
            </w:pPr>
            <w:r w:rsidRPr="00296B0B">
              <w:rPr>
                <w:rFonts w:ascii="News Gothic GDB" w:hAnsi="News Gothic GDB"/>
              </w:rPr>
              <w:t>August to November 2025</w:t>
            </w:r>
          </w:p>
        </w:tc>
      </w:tr>
      <w:tr w:rsidR="00C2349B" w:rsidRPr="00296B0B" w14:paraId="6E3FBA93" w14:textId="77777777" w:rsidTr="0090377B">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411663" w14:textId="77777777" w:rsidR="00C2349B" w:rsidRPr="00296B0B" w:rsidRDefault="00C2349B" w:rsidP="0090377B">
            <w:pPr>
              <w:ind w:left="0"/>
              <w:jc w:val="both"/>
              <w:rPr>
                <w:rFonts w:ascii="News Gothic GDB" w:hAnsi="News Gothic GDB"/>
              </w:rPr>
            </w:pPr>
            <w:r w:rsidRPr="00296B0B">
              <w:rPr>
                <w:rFonts w:ascii="News Gothic GDB" w:hAnsi="News Gothic GDB"/>
              </w:rPr>
              <w:t>V1.1</w:t>
            </w:r>
          </w:p>
        </w:tc>
        <w:tc>
          <w:tcPr>
            <w:tcW w:w="4526" w:type="dxa"/>
            <w:tcBorders>
              <w:top w:val="nil"/>
              <w:left w:val="nil"/>
              <w:bottom w:val="single" w:sz="8" w:space="0" w:color="auto"/>
              <w:right w:val="single" w:sz="8" w:space="0" w:color="auto"/>
            </w:tcBorders>
            <w:tcMar>
              <w:top w:w="0" w:type="dxa"/>
              <w:left w:w="108" w:type="dxa"/>
              <w:bottom w:w="0" w:type="dxa"/>
              <w:right w:w="108" w:type="dxa"/>
            </w:tcMar>
            <w:hideMark/>
          </w:tcPr>
          <w:p w14:paraId="5004765B" w14:textId="77777777" w:rsidR="00C2349B" w:rsidRPr="00296B0B" w:rsidRDefault="00C2349B" w:rsidP="0090377B">
            <w:pPr>
              <w:ind w:left="0"/>
              <w:jc w:val="both"/>
              <w:rPr>
                <w:rFonts w:ascii="News Gothic GDB" w:hAnsi="News Gothic GDB"/>
              </w:rPr>
            </w:pPr>
            <w:r w:rsidRPr="00296B0B">
              <w:rPr>
                <w:rFonts w:ascii="News Gothic GDB" w:hAnsi="News Gothic GDB"/>
              </w:rPr>
              <w:t>Planned mid-August 2025</w:t>
            </w:r>
          </w:p>
        </w:tc>
        <w:tc>
          <w:tcPr>
            <w:tcW w:w="6300" w:type="dxa"/>
            <w:tcBorders>
              <w:top w:val="nil"/>
              <w:left w:val="nil"/>
              <w:bottom w:val="single" w:sz="8" w:space="0" w:color="auto"/>
              <w:right w:val="single" w:sz="8" w:space="0" w:color="auto"/>
            </w:tcBorders>
            <w:tcMar>
              <w:top w:w="0" w:type="dxa"/>
              <w:left w:w="108" w:type="dxa"/>
              <w:bottom w:w="0" w:type="dxa"/>
              <w:right w:w="108" w:type="dxa"/>
            </w:tcMar>
          </w:tcPr>
          <w:p w14:paraId="563D6935" w14:textId="77777777" w:rsidR="00C2349B" w:rsidRPr="00296B0B" w:rsidRDefault="00C2349B" w:rsidP="0090377B">
            <w:pPr>
              <w:ind w:left="0"/>
              <w:jc w:val="both"/>
              <w:rPr>
                <w:rFonts w:ascii="News Gothic GDB" w:hAnsi="News Gothic GDB"/>
              </w:rPr>
            </w:pPr>
          </w:p>
        </w:tc>
        <w:tc>
          <w:tcPr>
            <w:tcW w:w="4950" w:type="dxa"/>
            <w:tcBorders>
              <w:top w:val="nil"/>
              <w:left w:val="nil"/>
              <w:bottom w:val="single" w:sz="8" w:space="0" w:color="auto"/>
              <w:right w:val="single" w:sz="8" w:space="0" w:color="auto"/>
            </w:tcBorders>
            <w:tcMar>
              <w:top w:w="0" w:type="dxa"/>
              <w:left w:w="108" w:type="dxa"/>
              <w:bottom w:w="0" w:type="dxa"/>
              <w:right w:w="108" w:type="dxa"/>
            </w:tcMar>
          </w:tcPr>
          <w:p w14:paraId="0CFA0287" w14:textId="77777777" w:rsidR="00C2349B" w:rsidRPr="00296B0B" w:rsidRDefault="00C2349B" w:rsidP="0090377B">
            <w:pPr>
              <w:ind w:left="0"/>
              <w:jc w:val="both"/>
              <w:rPr>
                <w:rFonts w:ascii="News Gothic GDB" w:hAnsi="News Gothic GDB"/>
              </w:rPr>
            </w:pPr>
          </w:p>
        </w:tc>
      </w:tr>
      <w:tr w:rsidR="00C2349B" w:rsidRPr="00296B0B" w14:paraId="2903F0DD" w14:textId="77777777" w:rsidTr="0090377B">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E588D3" w14:textId="77777777" w:rsidR="00C2349B" w:rsidRPr="00296B0B" w:rsidRDefault="00C2349B" w:rsidP="0090377B">
            <w:pPr>
              <w:ind w:left="0"/>
              <w:jc w:val="both"/>
              <w:rPr>
                <w:rFonts w:ascii="News Gothic GDB" w:hAnsi="News Gothic GDB"/>
              </w:rPr>
            </w:pPr>
            <w:r w:rsidRPr="00296B0B">
              <w:rPr>
                <w:rFonts w:ascii="News Gothic GDB" w:hAnsi="News Gothic GDB"/>
              </w:rPr>
              <w:t>V1.2 / V1.3</w:t>
            </w:r>
          </w:p>
        </w:tc>
        <w:tc>
          <w:tcPr>
            <w:tcW w:w="4526" w:type="dxa"/>
            <w:tcBorders>
              <w:top w:val="nil"/>
              <w:left w:val="nil"/>
              <w:bottom w:val="single" w:sz="8" w:space="0" w:color="auto"/>
              <w:right w:val="single" w:sz="8" w:space="0" w:color="auto"/>
            </w:tcBorders>
            <w:tcMar>
              <w:top w:w="0" w:type="dxa"/>
              <w:left w:w="108" w:type="dxa"/>
              <w:bottom w:w="0" w:type="dxa"/>
              <w:right w:w="108" w:type="dxa"/>
            </w:tcMar>
            <w:hideMark/>
          </w:tcPr>
          <w:p w14:paraId="09BEBE07" w14:textId="77777777" w:rsidR="00C2349B" w:rsidRPr="00296B0B" w:rsidRDefault="00C2349B" w:rsidP="0090377B">
            <w:pPr>
              <w:ind w:left="0"/>
              <w:jc w:val="both"/>
              <w:rPr>
                <w:rFonts w:ascii="News Gothic GDB" w:hAnsi="News Gothic GDB"/>
              </w:rPr>
            </w:pPr>
            <w:r w:rsidRPr="00296B0B">
              <w:rPr>
                <w:rFonts w:ascii="News Gothic GDB" w:hAnsi="News Gothic GDB"/>
              </w:rPr>
              <w:t>-TBC- probably Dec 2025 / by Q2 2026</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14:paraId="758CCEEF" w14:textId="77777777" w:rsidR="00C2349B" w:rsidRPr="00296B0B" w:rsidRDefault="00C2349B" w:rsidP="0090377B">
            <w:pPr>
              <w:ind w:left="0"/>
              <w:jc w:val="both"/>
              <w:rPr>
                <w:rFonts w:ascii="News Gothic GDB" w:hAnsi="News Gothic GDB"/>
              </w:rPr>
            </w:pPr>
            <w:r w:rsidRPr="00296B0B">
              <w:rPr>
                <w:rFonts w:ascii="News Gothic GDB" w:hAnsi="News Gothic GDB"/>
              </w:rPr>
              <w:t>GS - Multiple – keeping annual review cycle (in view)</w:t>
            </w:r>
          </w:p>
        </w:tc>
        <w:tc>
          <w:tcPr>
            <w:tcW w:w="4950" w:type="dxa"/>
            <w:tcBorders>
              <w:top w:val="nil"/>
              <w:left w:val="nil"/>
              <w:bottom w:val="single" w:sz="8" w:space="0" w:color="auto"/>
              <w:right w:val="single" w:sz="8" w:space="0" w:color="auto"/>
            </w:tcBorders>
            <w:tcMar>
              <w:top w:w="0" w:type="dxa"/>
              <w:left w:w="108" w:type="dxa"/>
              <w:bottom w:w="0" w:type="dxa"/>
              <w:right w:w="108" w:type="dxa"/>
            </w:tcMar>
            <w:hideMark/>
          </w:tcPr>
          <w:p w14:paraId="35EB9019" w14:textId="77777777" w:rsidR="00C2349B" w:rsidRPr="00296B0B" w:rsidRDefault="00C2349B" w:rsidP="0090377B">
            <w:pPr>
              <w:ind w:left="0"/>
              <w:jc w:val="both"/>
              <w:rPr>
                <w:rFonts w:ascii="News Gothic GDB" w:hAnsi="News Gothic GDB"/>
              </w:rPr>
            </w:pPr>
            <w:r w:rsidRPr="00296B0B">
              <w:rPr>
                <w:rFonts w:ascii="News Gothic GDB" w:hAnsi="News Gothic GDB"/>
              </w:rPr>
              <w:t>Q3/Q4 2026</w:t>
            </w:r>
          </w:p>
        </w:tc>
      </w:tr>
    </w:tbl>
    <w:p w14:paraId="173C29B3" w14:textId="77777777" w:rsidR="00C2349B" w:rsidRPr="00296B0B" w:rsidRDefault="00C2349B" w:rsidP="00C2349B">
      <w:pPr>
        <w:ind w:left="0"/>
        <w:jc w:val="both"/>
        <w:rPr>
          <w:rFonts w:ascii="News Gothic GDB" w:hAnsi="News Gothic GDB"/>
        </w:rPr>
      </w:pPr>
    </w:p>
    <w:p w14:paraId="7A188294"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Therefore, a need for 2LoD to define a reasonable “formal timeline” and provide guidance to 1LoD for updating their procedures in alignment with 2LoD “Guidelines” is imperative.</w:t>
      </w:r>
    </w:p>
    <w:p w14:paraId="19565DB5"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045 IA opinion – ongoing discussion with KJU. IA is checking if a “formal timeline” was already considered to be included for next version release (v1.1) in mid-August or the v1.2 in December 2025/Q2 2026.</w:t>
      </w:r>
    </w:p>
    <w:p w14:paraId="215598A3" w14:textId="77777777" w:rsidR="00C2349B" w:rsidRPr="00296B0B" w:rsidRDefault="00C2349B" w:rsidP="00C2349B">
      <w:pPr>
        <w:tabs>
          <w:tab w:val="left" w:pos="360"/>
        </w:tabs>
        <w:ind w:left="360"/>
        <w:jc w:val="both"/>
        <w:rPr>
          <w:rFonts w:ascii="News Gothic GDB" w:hAnsi="News Gothic GDB"/>
        </w:rPr>
      </w:pPr>
    </w:p>
    <w:p w14:paraId="6BCD5B50"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 xml:space="preserve">Wed, 23 July: </w:t>
      </w:r>
    </w:p>
    <w:p w14:paraId="4034EB72"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 xml:space="preserve">Potential finding # 9 - draft added to the CoL v2.0 – </w:t>
      </w:r>
      <w:r w:rsidRPr="00296B0B">
        <w:rPr>
          <w:rFonts w:ascii="News Gothic GDB" w:hAnsi="News Gothic GDB"/>
          <w:color w:val="00B050"/>
        </w:rPr>
        <w:t>dropped*</w:t>
      </w:r>
    </w:p>
    <w:p w14:paraId="49395718"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A discussion with KJU revealed that 1LoD requested to have the Guidelines updated and released at the beginning of H2 2025 to be able to already plan and secure budget in Q3/Q4 2025 for 2026 implementation regarding the added/amended controls.</w:t>
      </w:r>
    </w:p>
    <w:p w14:paraId="37CF1607"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Also, KJU sees this misalignment of procedures updating to guidelines possibly due to insufficient guidance.</w:t>
      </w:r>
    </w:p>
    <w:p w14:paraId="1E8CCA02" w14:textId="77777777" w:rsidR="00C2349B" w:rsidRPr="00296B0B" w:rsidRDefault="00C2349B" w:rsidP="00C2349B">
      <w:pPr>
        <w:tabs>
          <w:tab w:val="left" w:pos="360"/>
        </w:tabs>
        <w:ind w:left="360"/>
        <w:jc w:val="both"/>
        <w:rPr>
          <w:rFonts w:ascii="News Gothic GDB" w:hAnsi="News Gothic GDB"/>
        </w:rPr>
      </w:pPr>
    </w:p>
    <w:p w14:paraId="1A2E82CC"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lastRenderedPageBreak/>
        <w:t>Another call planned with KJU and CISO on Monday, 28 July (11AM) to discuss the idea / roadmap – to possibly include detailed guidance to the group on timelines for updating “procedures” in alignment with published “Guidelines”.</w:t>
      </w:r>
    </w:p>
    <w:p w14:paraId="055C9E4F" w14:textId="77777777" w:rsidR="00C2349B" w:rsidRPr="00296B0B" w:rsidRDefault="00C2349B" w:rsidP="00C2349B">
      <w:pPr>
        <w:tabs>
          <w:tab w:val="left" w:pos="360"/>
        </w:tabs>
        <w:ind w:left="360"/>
        <w:jc w:val="both"/>
        <w:rPr>
          <w:rFonts w:ascii="News Gothic GDB" w:hAnsi="News Gothic GDB"/>
        </w:rPr>
      </w:pPr>
    </w:p>
    <w:p w14:paraId="4D31FA24"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 xml:space="preserve">IA Opinion: To make this binding, IA see it as a gap on not providing 1LoD appropriate guidance through “Guidelines” and leaving room for interpretation to 1Lines, allowing them to follow an irregular or unsustainable pattern regarding updating “Procedures”. This may result in a potential finding and if it materializes - will be confirmed in CoL early next week. IA will try to pursue with KJU/CISO in this direction. </w:t>
      </w:r>
    </w:p>
    <w:p w14:paraId="11560ED3" w14:textId="77777777" w:rsidR="00C2349B" w:rsidRPr="00296B0B" w:rsidRDefault="00C2349B" w:rsidP="00C2349B">
      <w:pPr>
        <w:tabs>
          <w:tab w:val="left" w:pos="360"/>
        </w:tabs>
        <w:ind w:left="360"/>
        <w:jc w:val="both"/>
        <w:rPr>
          <w:rFonts w:ascii="News Gothic GDB" w:hAnsi="News Gothic GDB"/>
        </w:rPr>
      </w:pPr>
    </w:p>
    <w:p w14:paraId="2D835CAA"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color w:val="00B050"/>
        </w:rPr>
        <w:t>*</w:t>
      </w:r>
      <w:r w:rsidRPr="00296B0B">
        <w:rPr>
          <w:rFonts w:ascii="News Gothic GDB" w:hAnsi="News Gothic GDB"/>
        </w:rPr>
        <w:t xml:space="preserve">Mon, 28 July: </w:t>
      </w:r>
    </w:p>
    <w:p w14:paraId="2386BF73"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From Governance and Organizational Services department, as per the Written Rules Framework Guidelines v1.0 (</w:t>
      </w:r>
      <w:hyperlink r:id="rId37" w:history="1">
        <w:r w:rsidRPr="00296B0B">
          <w:rPr>
            <w:rStyle w:val="Hyperlink"/>
            <w:rFonts w:ascii="News Gothic GDB" w:hAnsi="News Gothic GDB"/>
          </w:rPr>
          <w:t>link</w:t>
        </w:r>
      </w:hyperlink>
      <w:r w:rsidRPr="00296B0B">
        <w:rPr>
          <w:rFonts w:ascii="News Gothic GDB" w:hAnsi="News Gothic GDB"/>
        </w:rPr>
        <w:t xml:space="preserve">) - valid from Date: 08. August 2024, its section 4.2.5.1 (page 9 of 14) states </w:t>
      </w:r>
    </w:p>
    <w:p w14:paraId="036B6284" w14:textId="77777777" w:rsidR="00C2349B" w:rsidRPr="00296B0B" w:rsidRDefault="00C2349B" w:rsidP="00C2349B">
      <w:pPr>
        <w:tabs>
          <w:tab w:val="left" w:pos="360"/>
        </w:tabs>
        <w:ind w:left="360"/>
        <w:jc w:val="both"/>
        <w:rPr>
          <w:rFonts w:ascii="News Gothic GDB" w:hAnsi="News Gothic GDB"/>
        </w:rPr>
      </w:pPr>
      <w:r w:rsidRPr="00296B0B">
        <w:rPr>
          <w:rFonts w:ascii="News Gothic GDB" w:hAnsi="News Gothic GDB"/>
        </w:rPr>
        <w:t>“In general, written rules must be reviewed at minimum on a twelve-month period. The valid-from date within the written rule forms the basis (start date) in which the yearly review must take place. A review by the written rule owner must be carried out promptly and if needed, modifications to the written rules have to be implemented within a reasonable timeframe.”</w:t>
      </w:r>
    </w:p>
    <w:p w14:paraId="49AF1D39" w14:textId="77777777" w:rsidR="00C2349B" w:rsidRPr="00A00CFD" w:rsidRDefault="00C2349B" w:rsidP="00C2349B">
      <w:pPr>
        <w:tabs>
          <w:tab w:val="left" w:pos="360"/>
        </w:tabs>
        <w:ind w:left="360"/>
        <w:jc w:val="both"/>
        <w:rPr>
          <w:rFonts w:ascii="News Gothic GDB" w:hAnsi="News Gothic GDB"/>
        </w:rPr>
      </w:pPr>
      <w:r w:rsidRPr="00296B0B">
        <w:rPr>
          <w:rFonts w:ascii="News Gothic GDB" w:hAnsi="News Gothic GDB"/>
        </w:rPr>
        <w:t>IA Conclusion: OK</w:t>
      </w:r>
      <w:r>
        <w:rPr>
          <w:rFonts w:ascii="News Gothic GDB" w:hAnsi="News Gothic GDB"/>
        </w:rPr>
        <w:t xml:space="preserve"> (Refer Section 2, table 9)</w:t>
      </w:r>
    </w:p>
    <w:p w14:paraId="42577640" w14:textId="77777777" w:rsidR="00C2349B" w:rsidRDefault="00C2349B" w:rsidP="0031401F">
      <w:pPr>
        <w:spacing w:before="0" w:after="0"/>
        <w:ind w:left="0"/>
        <w:rPr>
          <w:rFonts w:ascii="News Gothic GDB" w:hAnsi="News Gothic GDB"/>
          <w:szCs w:val="22"/>
        </w:rPr>
      </w:pPr>
    </w:p>
    <w:p w14:paraId="79F7D4D3" w14:textId="77777777" w:rsidR="00C2349B" w:rsidRDefault="00C2349B" w:rsidP="0031401F">
      <w:pPr>
        <w:spacing w:before="0" w:after="0"/>
        <w:ind w:left="0"/>
        <w:rPr>
          <w:rFonts w:ascii="News Gothic GDB" w:hAnsi="News Gothic GDB"/>
          <w:szCs w:val="22"/>
        </w:rPr>
      </w:pPr>
    </w:p>
    <w:p w14:paraId="01DF12A6" w14:textId="77777777" w:rsidR="00C2349B" w:rsidRDefault="00C2349B" w:rsidP="0031401F">
      <w:pPr>
        <w:spacing w:before="0" w:after="0"/>
        <w:ind w:left="0"/>
        <w:rPr>
          <w:rFonts w:ascii="News Gothic GDB" w:hAnsi="News Gothic GDB"/>
          <w:szCs w:val="22"/>
        </w:rPr>
      </w:pPr>
    </w:p>
    <w:p w14:paraId="08CC89B0" w14:textId="77777777" w:rsidR="0031401F" w:rsidRPr="00052785" w:rsidRDefault="0031401F" w:rsidP="0031401F">
      <w:pPr>
        <w:spacing w:before="0" w:after="0"/>
        <w:ind w:left="0"/>
        <w:rPr>
          <w:rFonts w:ascii="News Gothic GDB" w:hAnsi="News Gothic GDB"/>
          <w:b/>
          <w:bCs/>
          <w:szCs w:val="22"/>
        </w:rPr>
      </w:pPr>
      <w:r>
        <w:rPr>
          <w:rFonts w:ascii="News Gothic GDB" w:hAnsi="News Gothic GDB"/>
          <w:b/>
          <w:bCs/>
          <w:szCs w:val="22"/>
        </w:rPr>
        <w:t xml:space="preserve">Procedures / </w:t>
      </w:r>
      <w:r w:rsidRPr="00052785">
        <w:rPr>
          <w:rFonts w:ascii="News Gothic GDB" w:hAnsi="News Gothic GDB"/>
          <w:b/>
          <w:bCs/>
          <w:szCs w:val="22"/>
        </w:rPr>
        <w:t>Criteria</w:t>
      </w:r>
      <w:r>
        <w:rPr>
          <w:rFonts w:ascii="News Gothic GDB" w:hAnsi="News Gothic GDB"/>
          <w:b/>
          <w:bCs/>
          <w:szCs w:val="22"/>
        </w:rPr>
        <w:t xml:space="preserve"> / documents used:</w:t>
      </w:r>
    </w:p>
    <w:p w14:paraId="29CAD26C" w14:textId="77777777" w:rsidR="0031401F" w:rsidRPr="0052443E" w:rsidRDefault="0031401F" w:rsidP="0031401F">
      <w:pPr>
        <w:spacing w:before="0" w:after="0"/>
        <w:ind w:left="0"/>
        <w:jc w:val="both"/>
        <w:rPr>
          <w:rFonts w:ascii="News Gothic GDB" w:hAnsi="News Gothic GDB"/>
        </w:rPr>
      </w:pPr>
      <w:hyperlink r:id="rId38">
        <w:r w:rsidRPr="642CA260">
          <w:rPr>
            <w:rStyle w:val="Hyperlink"/>
            <w:rFonts w:ascii="News Gothic GDB" w:hAnsi="News Gothic GDB"/>
          </w:rPr>
          <w:t>Links</w:t>
        </w:r>
      </w:hyperlink>
    </w:p>
    <w:p w14:paraId="4AE2F1F5" w14:textId="77777777" w:rsidR="00A86CB3" w:rsidRPr="00E40C73" w:rsidRDefault="00A86CB3" w:rsidP="00A86CB3">
      <w:pPr>
        <w:pStyle w:val="NoSpacing"/>
        <w:pBdr>
          <w:bottom w:val="single" w:sz="6" w:space="1" w:color="auto"/>
        </w:pBdr>
        <w:ind w:left="0"/>
        <w:jc w:val="both"/>
        <w:rPr>
          <w:rFonts w:ascii="News Gothic GDB" w:eastAsia="News Gothic GDB" w:hAnsi="News Gothic GDB" w:cs="News Gothic GDB"/>
          <w:strike/>
          <w:noProof/>
          <w:szCs w:val="22"/>
          <w:lang w:val="en-GB"/>
        </w:rPr>
      </w:pPr>
    </w:p>
    <w:bookmarkEnd w:id="0"/>
    <w:p w14:paraId="56F54B66" w14:textId="6A031D64" w:rsidR="00811260" w:rsidRPr="00AB33B9" w:rsidRDefault="00A86CB3" w:rsidP="00AB33B9">
      <w:pPr>
        <w:ind w:left="0"/>
        <w:jc w:val="both"/>
        <w:rPr>
          <w:rFonts w:ascii="News Gothic GDB" w:hAnsi="News Gothic GDB"/>
          <w:color w:val="FF0000"/>
          <w:szCs w:val="14"/>
        </w:rPr>
      </w:pPr>
      <w:r w:rsidRPr="00E40C73">
        <w:rPr>
          <w:rFonts w:ascii="News Gothic GDB" w:eastAsia="News Gothic GDB" w:hAnsi="News Gothic GDB" w:cs="News Gothic GDB"/>
          <w:color w:val="FF0000"/>
          <w:szCs w:val="14"/>
        </w:rPr>
        <w:t xml:space="preserve">Caveat: </w:t>
      </w:r>
      <w:r w:rsidRPr="00E40C73">
        <w:rPr>
          <w:rFonts w:ascii="News Gothic GDB" w:hAnsi="News Gothic GDB"/>
          <w:color w:val="FF0000"/>
          <w:szCs w:val="14"/>
        </w:rPr>
        <w:t xml:space="preserve">All notes in this document do not represent a protocolary transcript or quotations of the meetings. They </w:t>
      </w:r>
      <w:r w:rsidR="008019EA" w:rsidRPr="00E40C73">
        <w:rPr>
          <w:rFonts w:ascii="News Gothic GDB" w:hAnsi="News Gothic GDB"/>
          <w:color w:val="FF0000"/>
          <w:szCs w:val="14"/>
        </w:rPr>
        <w:t>would provide</w:t>
      </w:r>
      <w:r w:rsidRPr="00E40C73">
        <w:rPr>
          <w:rFonts w:ascii="News Gothic GDB" w:hAnsi="News Gothic GDB"/>
          <w:color w:val="FF0000"/>
          <w:szCs w:val="14"/>
        </w:rPr>
        <w:t xml:space="preserve"> an overview over the content of the meeting. Further the notes may be arranged according to the topics discussed and not based on the chronological course of the meeting.</w:t>
      </w:r>
    </w:p>
    <w:sectPr w:rsidR="00811260" w:rsidRPr="00AB33B9" w:rsidSect="00D96BA7">
      <w:headerReference w:type="default" r:id="rId39"/>
      <w:footerReference w:type="default" r:id="rId40"/>
      <w:pgSz w:w="11907" w:h="16840" w:code="9"/>
      <w:pgMar w:top="810" w:right="567" w:bottom="425" w:left="450" w:header="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972E" w14:textId="77777777" w:rsidR="009E7B57" w:rsidRDefault="009E7B57">
      <w:pPr>
        <w:spacing w:before="0" w:after="0"/>
      </w:pPr>
      <w:r>
        <w:separator/>
      </w:r>
    </w:p>
  </w:endnote>
  <w:endnote w:type="continuationSeparator" w:id="0">
    <w:p w14:paraId="76370005" w14:textId="77777777" w:rsidR="009E7B57" w:rsidRDefault="009E7B57">
      <w:pPr>
        <w:spacing w:before="0" w:after="0"/>
      </w:pPr>
      <w:r>
        <w:continuationSeparator/>
      </w:r>
    </w:p>
  </w:endnote>
  <w:endnote w:type="continuationNotice" w:id="1">
    <w:p w14:paraId="66F1C398" w14:textId="77777777" w:rsidR="009E7B57" w:rsidRDefault="009E7B5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ews Gothic GDB">
    <w:altName w:val="Calibri"/>
    <w:panose1 w:val="020B0406020203020204"/>
    <w:charset w:val="00"/>
    <w:family w:val="swiss"/>
    <w:pitch w:val="variable"/>
    <w:sig w:usb0="80000027" w:usb1="0000004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TenCondensed">
    <w:altName w:val="Times New Roman"/>
    <w:panose1 w:val="00000400000000000000"/>
    <w:charset w:val="00"/>
    <w:family w:val="auto"/>
    <w:pitch w:val="variable"/>
    <w:sig w:usb0="00000003" w:usb1="00000000" w:usb2="00000000" w:usb3="00000000" w:csb0="00000001" w:csb1="00000000"/>
  </w:font>
  <w:font w:name="NewsGoth BT">
    <w:altName w:val="Calibri"/>
    <w:panose1 w:val="020B0703020203020204"/>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 Lt BT">
    <w:panose1 w:val="020B0406020203020204"/>
    <w:charset w:val="00"/>
    <w:family w:val="swiss"/>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 Dm BT">
    <w:altName w:val="Calibri"/>
    <w:panose1 w:val="020B0603020203020204"/>
    <w:charset w:val="00"/>
    <w:family w:val="swiss"/>
    <w:pitch w:val="variable"/>
    <w:sig w:usb0="80000027" w:usb1="00000040" w:usb2="00000000" w:usb3="00000000" w:csb0="00000001" w:csb1="00000000"/>
  </w:font>
  <w:font w:name="DIN-Regular">
    <w:panose1 w:val="020B0500000000000000"/>
    <w:charset w:val="00"/>
    <w:family w:val="swiss"/>
    <w:pitch w:val="variable"/>
    <w:sig w:usb0="80000027"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8464" w14:textId="5D749EA1" w:rsidR="00A7531B" w:rsidRDefault="00A7531B">
    <w:pPr>
      <w:pStyle w:val="Footer"/>
    </w:pPr>
    <w:r>
      <w:rPr>
        <w:noProof/>
      </w:rPr>
      <mc:AlternateContent>
        <mc:Choice Requires="wps">
          <w:drawing>
            <wp:anchor distT="0" distB="0" distL="114300" distR="114300" simplePos="0" relativeHeight="251658240" behindDoc="0" locked="0" layoutInCell="0" allowOverlap="1" wp14:anchorId="5DF67A40" wp14:editId="654C7AA4">
              <wp:simplePos x="0" y="0"/>
              <wp:positionH relativeFrom="page">
                <wp:posOffset>0</wp:posOffset>
              </wp:positionH>
              <wp:positionV relativeFrom="page">
                <wp:posOffset>10229850</wp:posOffset>
              </wp:positionV>
              <wp:extent cx="7560945" cy="273050"/>
              <wp:effectExtent l="0" t="0" r="0" b="12700"/>
              <wp:wrapNone/>
              <wp:docPr id="1" name="Text Box 1" descr="{&quot;HashCode&quot;:107142765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DF67A40" id="_x0000_t202" coordsize="21600,21600" o:spt="202" path="m,l,21600r21600,l21600,xe">
              <v:stroke joinstyle="miter"/>
              <v:path gradientshapeok="t" o:connecttype="rect"/>
            </v:shapetype>
            <v:shape id="Text Box 1" o:spid="_x0000_s1026" type="#_x0000_t202" alt="{&quot;HashCode&quot;:1071427657,&quot;Height&quot;:842.0,&quot;Width&quot;:595.0,&quot;Placement&quot;:&quot;Footer&quot;,&quot;Index&quot;:&quot;Primary&quot;,&quot;Section&quot;:1,&quot;Top&quot;:0.0,&quot;Left&quot;:0.0}" style="position:absolute;left:0;text-align:left;margin-left:0;margin-top:805.5pt;width:595.3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7z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" o:allowincell="f" filled="f" stroked="f" strokeweight=".5pt">
              <v:textbox inset=",0,,0">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52C5E" w14:textId="77777777" w:rsidR="009E7B57" w:rsidRDefault="009E7B57">
      <w:pPr>
        <w:spacing w:before="0" w:after="0"/>
      </w:pPr>
      <w:r>
        <w:separator/>
      </w:r>
    </w:p>
  </w:footnote>
  <w:footnote w:type="continuationSeparator" w:id="0">
    <w:p w14:paraId="72E92F29" w14:textId="77777777" w:rsidR="009E7B57" w:rsidRDefault="009E7B57">
      <w:pPr>
        <w:spacing w:before="0" w:after="0"/>
      </w:pPr>
      <w:r>
        <w:continuationSeparator/>
      </w:r>
    </w:p>
  </w:footnote>
  <w:footnote w:type="continuationNotice" w:id="1">
    <w:p w14:paraId="35F09B02" w14:textId="77777777" w:rsidR="009E7B57" w:rsidRDefault="009E7B5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D1BA" w14:textId="42274E40" w:rsidR="00CD2482" w:rsidRPr="00EA04CE" w:rsidRDefault="00C04F18" w:rsidP="00EA04CE">
    <w:pPr>
      <w:pStyle w:val="Header"/>
      <w:ind w:left="0"/>
      <w:rPr>
        <w:rFonts w:ascii="News Gothic GDB" w:hAnsi="News Gothic GDB"/>
        <w:sz w:val="20"/>
      </w:rPr>
    </w:pPr>
    <w:r w:rsidRPr="00C04F18">
      <w:rPr>
        <w:rFonts w:ascii="News Gothic GDB" w:hAnsi="News Gothic GDB"/>
        <w:sz w:val="20"/>
      </w:rPr>
      <w:t xml:space="preserve">2025-045 Cyber and Information Security </w:t>
    </w:r>
    <w:r w:rsidR="00F21DD8" w:rsidRPr="00F21DD8">
      <w:rPr>
        <w:rFonts w:ascii="News Gothic GDB" w:hAnsi="News Gothic GDB"/>
        <w:sz w:val="20"/>
      </w:rPr>
      <w:t>(DBAG, ECAG, CBF, CBL, CFCL</w:t>
    </w:r>
    <w:r>
      <w:rPr>
        <w:rFonts w:ascii="News Gothic GDB" w:hAnsi="News Gothic GDB"/>
        <w:sz w:val="20"/>
      </w:rPr>
      <w:t>, ECC/EEX</w:t>
    </w:r>
    <w:r w:rsidR="00F21DD8" w:rsidRPr="00F21DD8">
      <w:rPr>
        <w:rFonts w:ascii="News Gothic GDB" w:hAnsi="News Gothic GDB"/>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A61606"/>
    <w:lvl w:ilvl="0">
      <w:start w:val="1"/>
      <w:numFmt w:val="bullet"/>
      <w:pStyle w:val="ListBullet2"/>
      <w:lvlText w:val=""/>
      <w:lvlJc w:val="left"/>
      <w:pPr>
        <w:tabs>
          <w:tab w:val="num" w:pos="1069"/>
        </w:tabs>
        <w:ind w:left="1069" w:hanging="360"/>
      </w:pPr>
      <w:rPr>
        <w:rFonts w:ascii="Symbol" w:hAnsi="Symbol" w:hint="default"/>
      </w:rPr>
    </w:lvl>
  </w:abstractNum>
  <w:abstractNum w:abstractNumId="1" w15:restartNumberingAfterBreak="0">
    <w:nsid w:val="03366285"/>
    <w:multiLevelType w:val="hybridMultilevel"/>
    <w:tmpl w:val="0E3A4E1E"/>
    <w:lvl w:ilvl="0" w:tplc="661CC3D4">
      <w:start w:val="2025"/>
      <w:numFmt w:val="bullet"/>
      <w:lvlText w:val="-"/>
      <w:lvlJc w:val="left"/>
      <w:pPr>
        <w:ind w:left="720" w:hanging="360"/>
      </w:pPr>
      <w:rPr>
        <w:rFonts w:ascii="News Gothic GDB" w:eastAsia="MS Mincho" w:hAnsi="News Gothic GDB"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34F1B00"/>
    <w:multiLevelType w:val="hybridMultilevel"/>
    <w:tmpl w:val="B1360F7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37ED041"/>
    <w:multiLevelType w:val="hybridMultilevel"/>
    <w:tmpl w:val="705013C2"/>
    <w:lvl w:ilvl="0" w:tplc="73B2E46A">
      <w:start w:val="1"/>
      <w:numFmt w:val="bullet"/>
      <w:lvlText w:val=""/>
      <w:lvlJc w:val="left"/>
      <w:pPr>
        <w:ind w:left="360" w:hanging="360"/>
      </w:pPr>
      <w:rPr>
        <w:rFonts w:ascii="Wingdings" w:hAnsi="Wingdings" w:hint="default"/>
      </w:rPr>
    </w:lvl>
    <w:lvl w:ilvl="1" w:tplc="79CA97FE">
      <w:start w:val="1"/>
      <w:numFmt w:val="bullet"/>
      <w:lvlText w:val="o"/>
      <w:lvlJc w:val="left"/>
      <w:pPr>
        <w:ind w:left="1080" w:hanging="360"/>
      </w:pPr>
      <w:rPr>
        <w:rFonts w:ascii="Courier New" w:hAnsi="Courier New" w:hint="default"/>
      </w:rPr>
    </w:lvl>
    <w:lvl w:ilvl="2" w:tplc="95708AB2">
      <w:start w:val="1"/>
      <w:numFmt w:val="bullet"/>
      <w:lvlText w:val=""/>
      <w:lvlJc w:val="left"/>
      <w:pPr>
        <w:ind w:left="1800" w:hanging="360"/>
      </w:pPr>
      <w:rPr>
        <w:rFonts w:ascii="Wingdings" w:hAnsi="Wingdings" w:hint="default"/>
      </w:rPr>
    </w:lvl>
    <w:lvl w:ilvl="3" w:tplc="608E8632">
      <w:start w:val="1"/>
      <w:numFmt w:val="bullet"/>
      <w:lvlText w:val=""/>
      <w:lvlJc w:val="left"/>
      <w:pPr>
        <w:ind w:left="2520" w:hanging="360"/>
      </w:pPr>
      <w:rPr>
        <w:rFonts w:ascii="Symbol" w:hAnsi="Symbol" w:hint="default"/>
      </w:rPr>
    </w:lvl>
    <w:lvl w:ilvl="4" w:tplc="B73AE1F6">
      <w:start w:val="1"/>
      <w:numFmt w:val="bullet"/>
      <w:lvlText w:val="o"/>
      <w:lvlJc w:val="left"/>
      <w:pPr>
        <w:ind w:left="3240" w:hanging="360"/>
      </w:pPr>
      <w:rPr>
        <w:rFonts w:ascii="Courier New" w:hAnsi="Courier New" w:hint="default"/>
      </w:rPr>
    </w:lvl>
    <w:lvl w:ilvl="5" w:tplc="3CF297E2">
      <w:start w:val="1"/>
      <w:numFmt w:val="bullet"/>
      <w:lvlText w:val=""/>
      <w:lvlJc w:val="left"/>
      <w:pPr>
        <w:ind w:left="3960" w:hanging="360"/>
      </w:pPr>
      <w:rPr>
        <w:rFonts w:ascii="Wingdings" w:hAnsi="Wingdings" w:hint="default"/>
      </w:rPr>
    </w:lvl>
    <w:lvl w:ilvl="6" w:tplc="38382D2A">
      <w:start w:val="1"/>
      <w:numFmt w:val="bullet"/>
      <w:lvlText w:val=""/>
      <w:lvlJc w:val="left"/>
      <w:pPr>
        <w:ind w:left="4680" w:hanging="360"/>
      </w:pPr>
      <w:rPr>
        <w:rFonts w:ascii="Symbol" w:hAnsi="Symbol" w:hint="default"/>
      </w:rPr>
    </w:lvl>
    <w:lvl w:ilvl="7" w:tplc="EEA8652A">
      <w:start w:val="1"/>
      <w:numFmt w:val="bullet"/>
      <w:lvlText w:val="o"/>
      <w:lvlJc w:val="left"/>
      <w:pPr>
        <w:ind w:left="5400" w:hanging="360"/>
      </w:pPr>
      <w:rPr>
        <w:rFonts w:ascii="Courier New" w:hAnsi="Courier New" w:hint="default"/>
      </w:rPr>
    </w:lvl>
    <w:lvl w:ilvl="8" w:tplc="8E909DB2">
      <w:start w:val="1"/>
      <w:numFmt w:val="bullet"/>
      <w:lvlText w:val=""/>
      <w:lvlJc w:val="left"/>
      <w:pPr>
        <w:ind w:left="6120" w:hanging="360"/>
      </w:pPr>
      <w:rPr>
        <w:rFonts w:ascii="Wingdings" w:hAnsi="Wingdings" w:hint="default"/>
      </w:rPr>
    </w:lvl>
  </w:abstractNum>
  <w:abstractNum w:abstractNumId="4" w15:restartNumberingAfterBreak="0">
    <w:nsid w:val="0415399E"/>
    <w:multiLevelType w:val="hybridMultilevel"/>
    <w:tmpl w:val="7ADCAB9E"/>
    <w:lvl w:ilvl="0" w:tplc="20000017">
      <w:start w:val="1"/>
      <w:numFmt w:val="lowerLetter"/>
      <w:lvlText w:val="%1)"/>
      <w:lvlJc w:val="left"/>
      <w:pPr>
        <w:ind w:left="360" w:hanging="360"/>
      </w:pPr>
      <w:rPr>
        <w:rFonts w:hint="default"/>
        <w:b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06F27728"/>
    <w:multiLevelType w:val="hybridMultilevel"/>
    <w:tmpl w:val="FFFFFFFF"/>
    <w:lvl w:ilvl="0" w:tplc="B4E8C236">
      <w:start w:val="1"/>
      <w:numFmt w:val="lowerLetter"/>
      <w:lvlText w:val="(%1)"/>
      <w:lvlJc w:val="left"/>
      <w:pPr>
        <w:ind w:left="720" w:hanging="360"/>
      </w:pPr>
    </w:lvl>
    <w:lvl w:ilvl="1" w:tplc="350C576E">
      <w:start w:val="1"/>
      <w:numFmt w:val="lowerLetter"/>
      <w:lvlText w:val="%2."/>
      <w:lvlJc w:val="left"/>
      <w:pPr>
        <w:ind w:left="1440" w:hanging="360"/>
      </w:pPr>
    </w:lvl>
    <w:lvl w:ilvl="2" w:tplc="79F4E888">
      <w:start w:val="1"/>
      <w:numFmt w:val="lowerRoman"/>
      <w:lvlText w:val="%3."/>
      <w:lvlJc w:val="right"/>
      <w:pPr>
        <w:ind w:left="2160" w:hanging="180"/>
      </w:pPr>
    </w:lvl>
    <w:lvl w:ilvl="3" w:tplc="68889AE6">
      <w:start w:val="1"/>
      <w:numFmt w:val="decimal"/>
      <w:lvlText w:val="%4."/>
      <w:lvlJc w:val="left"/>
      <w:pPr>
        <w:ind w:left="2880" w:hanging="360"/>
      </w:pPr>
    </w:lvl>
    <w:lvl w:ilvl="4" w:tplc="1632F998">
      <w:start w:val="1"/>
      <w:numFmt w:val="lowerLetter"/>
      <w:lvlText w:val="%5."/>
      <w:lvlJc w:val="left"/>
      <w:pPr>
        <w:ind w:left="3600" w:hanging="360"/>
      </w:pPr>
    </w:lvl>
    <w:lvl w:ilvl="5" w:tplc="C7300830">
      <w:start w:val="1"/>
      <w:numFmt w:val="lowerRoman"/>
      <w:lvlText w:val="%6."/>
      <w:lvlJc w:val="right"/>
      <w:pPr>
        <w:ind w:left="4320" w:hanging="180"/>
      </w:pPr>
    </w:lvl>
    <w:lvl w:ilvl="6" w:tplc="7B921598">
      <w:start w:val="1"/>
      <w:numFmt w:val="decimal"/>
      <w:lvlText w:val="%7."/>
      <w:lvlJc w:val="left"/>
      <w:pPr>
        <w:ind w:left="5040" w:hanging="360"/>
      </w:pPr>
    </w:lvl>
    <w:lvl w:ilvl="7" w:tplc="B0CC0AAA">
      <w:start w:val="1"/>
      <w:numFmt w:val="lowerLetter"/>
      <w:lvlText w:val="%8."/>
      <w:lvlJc w:val="left"/>
      <w:pPr>
        <w:ind w:left="5760" w:hanging="360"/>
      </w:pPr>
    </w:lvl>
    <w:lvl w:ilvl="8" w:tplc="8408C300">
      <w:start w:val="1"/>
      <w:numFmt w:val="lowerRoman"/>
      <w:lvlText w:val="%9."/>
      <w:lvlJc w:val="right"/>
      <w:pPr>
        <w:ind w:left="6480" w:hanging="180"/>
      </w:pPr>
    </w:lvl>
  </w:abstractNum>
  <w:abstractNum w:abstractNumId="6" w15:restartNumberingAfterBreak="0">
    <w:nsid w:val="11DB7658"/>
    <w:multiLevelType w:val="hybridMultilevel"/>
    <w:tmpl w:val="FFFFFFFF"/>
    <w:lvl w:ilvl="0" w:tplc="452C0D68">
      <w:start w:val="1"/>
      <w:numFmt w:val="lowerLetter"/>
      <w:lvlText w:val="(%1)"/>
      <w:lvlJc w:val="left"/>
      <w:pPr>
        <w:ind w:left="720" w:hanging="360"/>
      </w:pPr>
    </w:lvl>
    <w:lvl w:ilvl="1" w:tplc="B9D4AC6E">
      <w:start w:val="1"/>
      <w:numFmt w:val="lowerLetter"/>
      <w:lvlText w:val="%2."/>
      <w:lvlJc w:val="left"/>
      <w:pPr>
        <w:ind w:left="1440" w:hanging="360"/>
      </w:pPr>
    </w:lvl>
    <w:lvl w:ilvl="2" w:tplc="A0D4841C">
      <w:start w:val="1"/>
      <w:numFmt w:val="lowerRoman"/>
      <w:lvlText w:val="%3."/>
      <w:lvlJc w:val="right"/>
      <w:pPr>
        <w:ind w:left="2160" w:hanging="180"/>
      </w:pPr>
    </w:lvl>
    <w:lvl w:ilvl="3" w:tplc="9FC283EA">
      <w:start w:val="1"/>
      <w:numFmt w:val="decimal"/>
      <w:lvlText w:val="%4."/>
      <w:lvlJc w:val="left"/>
      <w:pPr>
        <w:ind w:left="2880" w:hanging="360"/>
      </w:pPr>
    </w:lvl>
    <w:lvl w:ilvl="4" w:tplc="2B769686">
      <w:start w:val="1"/>
      <w:numFmt w:val="lowerLetter"/>
      <w:lvlText w:val="%5."/>
      <w:lvlJc w:val="left"/>
      <w:pPr>
        <w:ind w:left="3600" w:hanging="360"/>
      </w:pPr>
    </w:lvl>
    <w:lvl w:ilvl="5" w:tplc="1E60D152">
      <w:start w:val="1"/>
      <w:numFmt w:val="lowerRoman"/>
      <w:lvlText w:val="%6."/>
      <w:lvlJc w:val="right"/>
      <w:pPr>
        <w:ind w:left="4320" w:hanging="180"/>
      </w:pPr>
    </w:lvl>
    <w:lvl w:ilvl="6" w:tplc="E0664A76">
      <w:start w:val="1"/>
      <w:numFmt w:val="decimal"/>
      <w:lvlText w:val="%7."/>
      <w:lvlJc w:val="left"/>
      <w:pPr>
        <w:ind w:left="5040" w:hanging="360"/>
      </w:pPr>
    </w:lvl>
    <w:lvl w:ilvl="7" w:tplc="08CE338A">
      <w:start w:val="1"/>
      <w:numFmt w:val="lowerLetter"/>
      <w:lvlText w:val="%8."/>
      <w:lvlJc w:val="left"/>
      <w:pPr>
        <w:ind w:left="5760" w:hanging="360"/>
      </w:pPr>
    </w:lvl>
    <w:lvl w:ilvl="8" w:tplc="8B9A3E4C">
      <w:start w:val="1"/>
      <w:numFmt w:val="lowerRoman"/>
      <w:lvlText w:val="%9."/>
      <w:lvlJc w:val="right"/>
      <w:pPr>
        <w:ind w:left="6480" w:hanging="180"/>
      </w:pPr>
    </w:lvl>
  </w:abstractNum>
  <w:abstractNum w:abstractNumId="7" w15:restartNumberingAfterBreak="0">
    <w:nsid w:val="11F358A9"/>
    <w:multiLevelType w:val="hybridMultilevel"/>
    <w:tmpl w:val="BA608A5A"/>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2E75E6"/>
    <w:multiLevelType w:val="hybridMultilevel"/>
    <w:tmpl w:val="2EFAB4DA"/>
    <w:lvl w:ilvl="0" w:tplc="96EA145A">
      <w:numFmt w:val="bullet"/>
      <w:lvlText w:val="-"/>
      <w:lvlJc w:val="left"/>
      <w:pPr>
        <w:ind w:left="888" w:hanging="360"/>
      </w:pPr>
      <w:rPr>
        <w:rFonts w:ascii="News Gothic GDB" w:eastAsia="Times New Roman" w:hAnsi="News Gothic GDB" w:cs="Times New Roman" w:hint="default"/>
      </w:rPr>
    </w:lvl>
    <w:lvl w:ilvl="1" w:tplc="08090003">
      <w:start w:val="1"/>
      <w:numFmt w:val="bullet"/>
      <w:lvlText w:val="o"/>
      <w:lvlJc w:val="left"/>
      <w:pPr>
        <w:ind w:left="1704" w:hanging="360"/>
      </w:pPr>
      <w:rPr>
        <w:rFonts w:ascii="Courier New" w:hAnsi="Courier New" w:cs="Courier New" w:hint="default"/>
      </w:rPr>
    </w:lvl>
    <w:lvl w:ilvl="2" w:tplc="08090005" w:tentative="1">
      <w:start w:val="1"/>
      <w:numFmt w:val="bullet"/>
      <w:lvlText w:val=""/>
      <w:lvlJc w:val="left"/>
      <w:pPr>
        <w:ind w:left="2424" w:hanging="360"/>
      </w:pPr>
      <w:rPr>
        <w:rFonts w:ascii="Wingdings" w:hAnsi="Wingdings" w:hint="default"/>
      </w:rPr>
    </w:lvl>
    <w:lvl w:ilvl="3" w:tplc="08090001" w:tentative="1">
      <w:start w:val="1"/>
      <w:numFmt w:val="bullet"/>
      <w:lvlText w:val=""/>
      <w:lvlJc w:val="left"/>
      <w:pPr>
        <w:ind w:left="3144" w:hanging="360"/>
      </w:pPr>
      <w:rPr>
        <w:rFonts w:ascii="Symbol" w:hAnsi="Symbol" w:hint="default"/>
      </w:rPr>
    </w:lvl>
    <w:lvl w:ilvl="4" w:tplc="08090003" w:tentative="1">
      <w:start w:val="1"/>
      <w:numFmt w:val="bullet"/>
      <w:lvlText w:val="o"/>
      <w:lvlJc w:val="left"/>
      <w:pPr>
        <w:ind w:left="3864" w:hanging="360"/>
      </w:pPr>
      <w:rPr>
        <w:rFonts w:ascii="Courier New" w:hAnsi="Courier New" w:cs="Courier New" w:hint="default"/>
      </w:rPr>
    </w:lvl>
    <w:lvl w:ilvl="5" w:tplc="08090005" w:tentative="1">
      <w:start w:val="1"/>
      <w:numFmt w:val="bullet"/>
      <w:lvlText w:val=""/>
      <w:lvlJc w:val="left"/>
      <w:pPr>
        <w:ind w:left="4584" w:hanging="360"/>
      </w:pPr>
      <w:rPr>
        <w:rFonts w:ascii="Wingdings" w:hAnsi="Wingdings" w:hint="default"/>
      </w:rPr>
    </w:lvl>
    <w:lvl w:ilvl="6" w:tplc="08090001" w:tentative="1">
      <w:start w:val="1"/>
      <w:numFmt w:val="bullet"/>
      <w:lvlText w:val=""/>
      <w:lvlJc w:val="left"/>
      <w:pPr>
        <w:ind w:left="5304" w:hanging="360"/>
      </w:pPr>
      <w:rPr>
        <w:rFonts w:ascii="Symbol" w:hAnsi="Symbol" w:hint="default"/>
      </w:rPr>
    </w:lvl>
    <w:lvl w:ilvl="7" w:tplc="08090003" w:tentative="1">
      <w:start w:val="1"/>
      <w:numFmt w:val="bullet"/>
      <w:lvlText w:val="o"/>
      <w:lvlJc w:val="left"/>
      <w:pPr>
        <w:ind w:left="6024" w:hanging="360"/>
      </w:pPr>
      <w:rPr>
        <w:rFonts w:ascii="Courier New" w:hAnsi="Courier New" w:cs="Courier New" w:hint="default"/>
      </w:rPr>
    </w:lvl>
    <w:lvl w:ilvl="8" w:tplc="08090005" w:tentative="1">
      <w:start w:val="1"/>
      <w:numFmt w:val="bullet"/>
      <w:lvlText w:val=""/>
      <w:lvlJc w:val="left"/>
      <w:pPr>
        <w:ind w:left="6744" w:hanging="360"/>
      </w:pPr>
      <w:rPr>
        <w:rFonts w:ascii="Wingdings" w:hAnsi="Wingdings" w:hint="default"/>
      </w:rPr>
    </w:lvl>
  </w:abstractNum>
  <w:abstractNum w:abstractNumId="9" w15:restartNumberingAfterBreak="0">
    <w:nsid w:val="176C3DEA"/>
    <w:multiLevelType w:val="hybridMultilevel"/>
    <w:tmpl w:val="E6D29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9F73FE6"/>
    <w:multiLevelType w:val="multilevel"/>
    <w:tmpl w:val="0407001D"/>
    <w:name w:val="heading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BF37DA4"/>
    <w:multiLevelType w:val="hybridMultilevel"/>
    <w:tmpl w:val="7BE8E3D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D7544F9"/>
    <w:multiLevelType w:val="hybridMultilevel"/>
    <w:tmpl w:val="92F0823E"/>
    <w:lvl w:ilvl="0" w:tplc="0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FE25B37"/>
    <w:multiLevelType w:val="hybridMultilevel"/>
    <w:tmpl w:val="8EF4D0CA"/>
    <w:lvl w:ilvl="0" w:tplc="2000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2607CAF"/>
    <w:multiLevelType w:val="hybridMultilevel"/>
    <w:tmpl w:val="D34A6D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3CD3738"/>
    <w:multiLevelType w:val="hybridMultilevel"/>
    <w:tmpl w:val="C9FE9F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4574B56"/>
    <w:multiLevelType w:val="hybridMultilevel"/>
    <w:tmpl w:val="CC822166"/>
    <w:lvl w:ilvl="0" w:tplc="04090001">
      <w:start w:val="1"/>
      <w:numFmt w:val="bullet"/>
      <w:lvlText w:val=""/>
      <w:lvlJc w:val="left"/>
      <w:pPr>
        <w:ind w:left="27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7" w15:restartNumberingAfterBreak="0">
    <w:nsid w:val="284F19F2"/>
    <w:multiLevelType w:val="hybridMultilevel"/>
    <w:tmpl w:val="620CE40C"/>
    <w:lvl w:ilvl="0" w:tplc="20000017">
      <w:start w:val="1"/>
      <w:numFmt w:val="lowerLetter"/>
      <w:lvlText w:val="%1)"/>
      <w:lvlJc w:val="left"/>
      <w:pPr>
        <w:ind w:left="-1080" w:hanging="360"/>
      </w:pPr>
      <w:rPr>
        <w:rFonts w:hint="default"/>
      </w:rPr>
    </w:lvl>
    <w:lvl w:ilvl="1" w:tplc="20000019" w:tentative="1">
      <w:start w:val="1"/>
      <w:numFmt w:val="lowerLetter"/>
      <w:lvlText w:val="%2."/>
      <w:lvlJc w:val="left"/>
      <w:pPr>
        <w:ind w:left="-360" w:hanging="360"/>
      </w:pPr>
    </w:lvl>
    <w:lvl w:ilvl="2" w:tplc="2000001B" w:tentative="1">
      <w:start w:val="1"/>
      <w:numFmt w:val="lowerRoman"/>
      <w:lvlText w:val="%3."/>
      <w:lvlJc w:val="right"/>
      <w:pPr>
        <w:ind w:left="360" w:hanging="180"/>
      </w:pPr>
    </w:lvl>
    <w:lvl w:ilvl="3" w:tplc="2000000F" w:tentative="1">
      <w:start w:val="1"/>
      <w:numFmt w:val="decimal"/>
      <w:lvlText w:val="%4."/>
      <w:lvlJc w:val="left"/>
      <w:pPr>
        <w:ind w:left="1080" w:hanging="360"/>
      </w:pPr>
    </w:lvl>
    <w:lvl w:ilvl="4" w:tplc="20000019" w:tentative="1">
      <w:start w:val="1"/>
      <w:numFmt w:val="lowerLetter"/>
      <w:lvlText w:val="%5."/>
      <w:lvlJc w:val="left"/>
      <w:pPr>
        <w:ind w:left="1800" w:hanging="360"/>
      </w:pPr>
    </w:lvl>
    <w:lvl w:ilvl="5" w:tplc="2000001B" w:tentative="1">
      <w:start w:val="1"/>
      <w:numFmt w:val="lowerRoman"/>
      <w:lvlText w:val="%6."/>
      <w:lvlJc w:val="right"/>
      <w:pPr>
        <w:ind w:left="2520" w:hanging="180"/>
      </w:pPr>
    </w:lvl>
    <w:lvl w:ilvl="6" w:tplc="2000000F" w:tentative="1">
      <w:start w:val="1"/>
      <w:numFmt w:val="decimal"/>
      <w:lvlText w:val="%7."/>
      <w:lvlJc w:val="left"/>
      <w:pPr>
        <w:ind w:left="3240" w:hanging="360"/>
      </w:pPr>
    </w:lvl>
    <w:lvl w:ilvl="7" w:tplc="20000019" w:tentative="1">
      <w:start w:val="1"/>
      <w:numFmt w:val="lowerLetter"/>
      <w:lvlText w:val="%8."/>
      <w:lvlJc w:val="left"/>
      <w:pPr>
        <w:ind w:left="3960" w:hanging="360"/>
      </w:pPr>
    </w:lvl>
    <w:lvl w:ilvl="8" w:tplc="2000001B" w:tentative="1">
      <w:start w:val="1"/>
      <w:numFmt w:val="lowerRoman"/>
      <w:lvlText w:val="%9."/>
      <w:lvlJc w:val="right"/>
      <w:pPr>
        <w:ind w:left="4680" w:hanging="180"/>
      </w:pPr>
    </w:lvl>
  </w:abstractNum>
  <w:abstractNum w:abstractNumId="18" w15:restartNumberingAfterBreak="0">
    <w:nsid w:val="28725A64"/>
    <w:multiLevelType w:val="hybridMultilevel"/>
    <w:tmpl w:val="E33AB7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A71DB95"/>
    <w:multiLevelType w:val="hybridMultilevel"/>
    <w:tmpl w:val="FFFFFFFF"/>
    <w:lvl w:ilvl="0" w:tplc="C63A4A16">
      <w:start w:val="1"/>
      <w:numFmt w:val="lowerLetter"/>
      <w:lvlText w:val="(%1)"/>
      <w:lvlJc w:val="left"/>
      <w:pPr>
        <w:ind w:left="720" w:hanging="360"/>
      </w:pPr>
    </w:lvl>
    <w:lvl w:ilvl="1" w:tplc="867A880C">
      <w:start w:val="1"/>
      <w:numFmt w:val="lowerLetter"/>
      <w:lvlText w:val="%2."/>
      <w:lvlJc w:val="left"/>
      <w:pPr>
        <w:ind w:left="1440" w:hanging="360"/>
      </w:pPr>
    </w:lvl>
    <w:lvl w:ilvl="2" w:tplc="D968023C">
      <w:start w:val="1"/>
      <w:numFmt w:val="lowerRoman"/>
      <w:lvlText w:val="%3."/>
      <w:lvlJc w:val="right"/>
      <w:pPr>
        <w:ind w:left="2160" w:hanging="180"/>
      </w:pPr>
    </w:lvl>
    <w:lvl w:ilvl="3" w:tplc="05F03D26">
      <w:start w:val="1"/>
      <w:numFmt w:val="decimal"/>
      <w:lvlText w:val="%4."/>
      <w:lvlJc w:val="left"/>
      <w:pPr>
        <w:ind w:left="2880" w:hanging="360"/>
      </w:pPr>
    </w:lvl>
    <w:lvl w:ilvl="4" w:tplc="4F22500E">
      <w:start w:val="1"/>
      <w:numFmt w:val="lowerLetter"/>
      <w:lvlText w:val="%5."/>
      <w:lvlJc w:val="left"/>
      <w:pPr>
        <w:ind w:left="3600" w:hanging="360"/>
      </w:pPr>
    </w:lvl>
    <w:lvl w:ilvl="5" w:tplc="99D645B8">
      <w:start w:val="1"/>
      <w:numFmt w:val="lowerRoman"/>
      <w:lvlText w:val="%6."/>
      <w:lvlJc w:val="right"/>
      <w:pPr>
        <w:ind w:left="4320" w:hanging="180"/>
      </w:pPr>
    </w:lvl>
    <w:lvl w:ilvl="6" w:tplc="1E8C59CA">
      <w:start w:val="1"/>
      <w:numFmt w:val="decimal"/>
      <w:lvlText w:val="%7."/>
      <w:lvlJc w:val="left"/>
      <w:pPr>
        <w:ind w:left="5040" w:hanging="360"/>
      </w:pPr>
    </w:lvl>
    <w:lvl w:ilvl="7" w:tplc="F858CECA">
      <w:start w:val="1"/>
      <w:numFmt w:val="lowerLetter"/>
      <w:lvlText w:val="%8."/>
      <w:lvlJc w:val="left"/>
      <w:pPr>
        <w:ind w:left="5760" w:hanging="360"/>
      </w:pPr>
    </w:lvl>
    <w:lvl w:ilvl="8" w:tplc="960E33C0">
      <w:start w:val="1"/>
      <w:numFmt w:val="lowerRoman"/>
      <w:lvlText w:val="%9."/>
      <w:lvlJc w:val="right"/>
      <w:pPr>
        <w:ind w:left="6480" w:hanging="180"/>
      </w:pPr>
    </w:lvl>
  </w:abstractNum>
  <w:abstractNum w:abstractNumId="20" w15:restartNumberingAfterBreak="0">
    <w:nsid w:val="2A975B52"/>
    <w:multiLevelType w:val="hybridMultilevel"/>
    <w:tmpl w:val="FFFFFFFF"/>
    <w:lvl w:ilvl="0" w:tplc="DBC6B5E6">
      <w:start w:val="1"/>
      <w:numFmt w:val="lowerLetter"/>
      <w:lvlText w:val="(%1)"/>
      <w:lvlJc w:val="left"/>
      <w:pPr>
        <w:ind w:left="720" w:hanging="360"/>
      </w:pPr>
    </w:lvl>
    <w:lvl w:ilvl="1" w:tplc="BBFA16A6">
      <w:start w:val="1"/>
      <w:numFmt w:val="lowerLetter"/>
      <w:lvlText w:val="%2."/>
      <w:lvlJc w:val="left"/>
      <w:pPr>
        <w:ind w:left="1440" w:hanging="360"/>
      </w:pPr>
    </w:lvl>
    <w:lvl w:ilvl="2" w:tplc="21F06596">
      <w:start w:val="1"/>
      <w:numFmt w:val="lowerRoman"/>
      <w:lvlText w:val="%3."/>
      <w:lvlJc w:val="right"/>
      <w:pPr>
        <w:ind w:left="2160" w:hanging="180"/>
      </w:pPr>
    </w:lvl>
    <w:lvl w:ilvl="3" w:tplc="B65C7F72">
      <w:start w:val="1"/>
      <w:numFmt w:val="decimal"/>
      <w:lvlText w:val="%4."/>
      <w:lvlJc w:val="left"/>
      <w:pPr>
        <w:ind w:left="2880" w:hanging="360"/>
      </w:pPr>
    </w:lvl>
    <w:lvl w:ilvl="4" w:tplc="D6E8195E">
      <w:start w:val="1"/>
      <w:numFmt w:val="lowerLetter"/>
      <w:lvlText w:val="%5."/>
      <w:lvlJc w:val="left"/>
      <w:pPr>
        <w:ind w:left="3600" w:hanging="360"/>
      </w:pPr>
    </w:lvl>
    <w:lvl w:ilvl="5" w:tplc="825EBEC8">
      <w:start w:val="1"/>
      <w:numFmt w:val="lowerRoman"/>
      <w:lvlText w:val="%6."/>
      <w:lvlJc w:val="right"/>
      <w:pPr>
        <w:ind w:left="4320" w:hanging="180"/>
      </w:pPr>
    </w:lvl>
    <w:lvl w:ilvl="6" w:tplc="9C168358">
      <w:start w:val="1"/>
      <w:numFmt w:val="decimal"/>
      <w:lvlText w:val="%7."/>
      <w:lvlJc w:val="left"/>
      <w:pPr>
        <w:ind w:left="5040" w:hanging="360"/>
      </w:pPr>
    </w:lvl>
    <w:lvl w:ilvl="7" w:tplc="447E0ACE">
      <w:start w:val="1"/>
      <w:numFmt w:val="lowerLetter"/>
      <w:lvlText w:val="%8."/>
      <w:lvlJc w:val="left"/>
      <w:pPr>
        <w:ind w:left="5760" w:hanging="360"/>
      </w:pPr>
    </w:lvl>
    <w:lvl w:ilvl="8" w:tplc="C24A1A9E">
      <w:start w:val="1"/>
      <w:numFmt w:val="lowerRoman"/>
      <w:lvlText w:val="%9."/>
      <w:lvlJc w:val="right"/>
      <w:pPr>
        <w:ind w:left="6480" w:hanging="180"/>
      </w:pPr>
    </w:lvl>
  </w:abstractNum>
  <w:abstractNum w:abstractNumId="21" w15:restartNumberingAfterBreak="0">
    <w:nsid w:val="2ABD34D5"/>
    <w:multiLevelType w:val="hybridMultilevel"/>
    <w:tmpl w:val="FFFFFFFF"/>
    <w:lvl w:ilvl="0" w:tplc="6A9C5790">
      <w:start w:val="1"/>
      <w:numFmt w:val="lowerLetter"/>
      <w:lvlText w:val="(%1)"/>
      <w:lvlJc w:val="left"/>
      <w:pPr>
        <w:ind w:left="720" w:hanging="360"/>
      </w:pPr>
    </w:lvl>
    <w:lvl w:ilvl="1" w:tplc="C78E385C">
      <w:start w:val="1"/>
      <w:numFmt w:val="lowerLetter"/>
      <w:lvlText w:val="%2."/>
      <w:lvlJc w:val="left"/>
      <w:pPr>
        <w:ind w:left="1440" w:hanging="360"/>
      </w:pPr>
    </w:lvl>
    <w:lvl w:ilvl="2" w:tplc="AF8E543A">
      <w:start w:val="1"/>
      <w:numFmt w:val="lowerRoman"/>
      <w:lvlText w:val="%3."/>
      <w:lvlJc w:val="right"/>
      <w:pPr>
        <w:ind w:left="2160" w:hanging="180"/>
      </w:pPr>
    </w:lvl>
    <w:lvl w:ilvl="3" w:tplc="D110F964">
      <w:start w:val="1"/>
      <w:numFmt w:val="decimal"/>
      <w:lvlText w:val="%4."/>
      <w:lvlJc w:val="left"/>
      <w:pPr>
        <w:ind w:left="2880" w:hanging="360"/>
      </w:pPr>
    </w:lvl>
    <w:lvl w:ilvl="4" w:tplc="FFC6FF74">
      <w:start w:val="1"/>
      <w:numFmt w:val="lowerLetter"/>
      <w:lvlText w:val="%5."/>
      <w:lvlJc w:val="left"/>
      <w:pPr>
        <w:ind w:left="3600" w:hanging="360"/>
      </w:pPr>
    </w:lvl>
    <w:lvl w:ilvl="5" w:tplc="B276F558">
      <w:start w:val="1"/>
      <w:numFmt w:val="lowerRoman"/>
      <w:lvlText w:val="%6."/>
      <w:lvlJc w:val="right"/>
      <w:pPr>
        <w:ind w:left="4320" w:hanging="180"/>
      </w:pPr>
    </w:lvl>
    <w:lvl w:ilvl="6" w:tplc="F6A4A95C">
      <w:start w:val="1"/>
      <w:numFmt w:val="decimal"/>
      <w:lvlText w:val="%7."/>
      <w:lvlJc w:val="left"/>
      <w:pPr>
        <w:ind w:left="5040" w:hanging="360"/>
      </w:pPr>
    </w:lvl>
    <w:lvl w:ilvl="7" w:tplc="D41CF6DE">
      <w:start w:val="1"/>
      <w:numFmt w:val="lowerLetter"/>
      <w:lvlText w:val="%8."/>
      <w:lvlJc w:val="left"/>
      <w:pPr>
        <w:ind w:left="5760" w:hanging="360"/>
      </w:pPr>
    </w:lvl>
    <w:lvl w:ilvl="8" w:tplc="2D70B1FC">
      <w:start w:val="1"/>
      <w:numFmt w:val="lowerRoman"/>
      <w:lvlText w:val="%9."/>
      <w:lvlJc w:val="right"/>
      <w:pPr>
        <w:ind w:left="6480" w:hanging="180"/>
      </w:pPr>
    </w:lvl>
  </w:abstractNum>
  <w:abstractNum w:abstractNumId="22" w15:restartNumberingAfterBreak="0">
    <w:nsid w:val="2F8418F5"/>
    <w:multiLevelType w:val="hybridMultilevel"/>
    <w:tmpl w:val="4508B7D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6C741FF"/>
    <w:multiLevelType w:val="hybridMultilevel"/>
    <w:tmpl w:val="95D46FF6"/>
    <w:lvl w:ilvl="0" w:tplc="96EA145A">
      <w:numFmt w:val="bullet"/>
      <w:lvlText w:val="-"/>
      <w:lvlJc w:val="left"/>
      <w:pPr>
        <w:ind w:left="624" w:hanging="360"/>
      </w:pPr>
      <w:rPr>
        <w:rFonts w:ascii="News Gothic GDB" w:eastAsia="Times New Roman" w:hAnsi="News Gothic GDB" w:cs="Times New Roman" w:hint="default"/>
      </w:rPr>
    </w:lvl>
    <w:lvl w:ilvl="1" w:tplc="08090003" w:tentative="1">
      <w:start w:val="1"/>
      <w:numFmt w:val="bullet"/>
      <w:lvlText w:val="o"/>
      <w:lvlJc w:val="left"/>
      <w:pPr>
        <w:ind w:left="1344" w:hanging="360"/>
      </w:pPr>
      <w:rPr>
        <w:rFonts w:ascii="Courier New" w:hAnsi="Courier New" w:cs="Courier New" w:hint="default"/>
      </w:rPr>
    </w:lvl>
    <w:lvl w:ilvl="2" w:tplc="08090005" w:tentative="1">
      <w:start w:val="1"/>
      <w:numFmt w:val="bullet"/>
      <w:lvlText w:val=""/>
      <w:lvlJc w:val="left"/>
      <w:pPr>
        <w:ind w:left="2064" w:hanging="360"/>
      </w:pPr>
      <w:rPr>
        <w:rFonts w:ascii="Wingdings" w:hAnsi="Wingdings" w:hint="default"/>
      </w:rPr>
    </w:lvl>
    <w:lvl w:ilvl="3" w:tplc="08090001" w:tentative="1">
      <w:start w:val="1"/>
      <w:numFmt w:val="bullet"/>
      <w:lvlText w:val=""/>
      <w:lvlJc w:val="left"/>
      <w:pPr>
        <w:ind w:left="2784" w:hanging="360"/>
      </w:pPr>
      <w:rPr>
        <w:rFonts w:ascii="Symbol" w:hAnsi="Symbol" w:hint="default"/>
      </w:rPr>
    </w:lvl>
    <w:lvl w:ilvl="4" w:tplc="08090003" w:tentative="1">
      <w:start w:val="1"/>
      <w:numFmt w:val="bullet"/>
      <w:lvlText w:val="o"/>
      <w:lvlJc w:val="left"/>
      <w:pPr>
        <w:ind w:left="3504" w:hanging="360"/>
      </w:pPr>
      <w:rPr>
        <w:rFonts w:ascii="Courier New" w:hAnsi="Courier New" w:cs="Courier New" w:hint="default"/>
      </w:rPr>
    </w:lvl>
    <w:lvl w:ilvl="5" w:tplc="08090005" w:tentative="1">
      <w:start w:val="1"/>
      <w:numFmt w:val="bullet"/>
      <w:lvlText w:val=""/>
      <w:lvlJc w:val="left"/>
      <w:pPr>
        <w:ind w:left="4224" w:hanging="360"/>
      </w:pPr>
      <w:rPr>
        <w:rFonts w:ascii="Wingdings" w:hAnsi="Wingdings" w:hint="default"/>
      </w:rPr>
    </w:lvl>
    <w:lvl w:ilvl="6" w:tplc="08090001" w:tentative="1">
      <w:start w:val="1"/>
      <w:numFmt w:val="bullet"/>
      <w:lvlText w:val=""/>
      <w:lvlJc w:val="left"/>
      <w:pPr>
        <w:ind w:left="4944" w:hanging="360"/>
      </w:pPr>
      <w:rPr>
        <w:rFonts w:ascii="Symbol" w:hAnsi="Symbol" w:hint="default"/>
      </w:rPr>
    </w:lvl>
    <w:lvl w:ilvl="7" w:tplc="08090003" w:tentative="1">
      <w:start w:val="1"/>
      <w:numFmt w:val="bullet"/>
      <w:lvlText w:val="o"/>
      <w:lvlJc w:val="left"/>
      <w:pPr>
        <w:ind w:left="5664" w:hanging="360"/>
      </w:pPr>
      <w:rPr>
        <w:rFonts w:ascii="Courier New" w:hAnsi="Courier New" w:cs="Courier New" w:hint="default"/>
      </w:rPr>
    </w:lvl>
    <w:lvl w:ilvl="8" w:tplc="08090005" w:tentative="1">
      <w:start w:val="1"/>
      <w:numFmt w:val="bullet"/>
      <w:lvlText w:val=""/>
      <w:lvlJc w:val="left"/>
      <w:pPr>
        <w:ind w:left="6384" w:hanging="360"/>
      </w:pPr>
      <w:rPr>
        <w:rFonts w:ascii="Wingdings" w:hAnsi="Wingdings" w:hint="default"/>
      </w:rPr>
    </w:lvl>
  </w:abstractNum>
  <w:abstractNum w:abstractNumId="24" w15:restartNumberingAfterBreak="0">
    <w:nsid w:val="428550EA"/>
    <w:multiLevelType w:val="hybridMultilevel"/>
    <w:tmpl w:val="FFFFFFFF"/>
    <w:lvl w:ilvl="0" w:tplc="40CC2C9E">
      <w:start w:val="1"/>
      <w:numFmt w:val="lowerLetter"/>
      <w:lvlText w:val="(%1)"/>
      <w:lvlJc w:val="left"/>
      <w:pPr>
        <w:ind w:left="720" w:hanging="360"/>
      </w:pPr>
    </w:lvl>
    <w:lvl w:ilvl="1" w:tplc="11B0F0BA">
      <w:start w:val="1"/>
      <w:numFmt w:val="lowerLetter"/>
      <w:lvlText w:val="%2."/>
      <w:lvlJc w:val="left"/>
      <w:pPr>
        <w:ind w:left="1440" w:hanging="360"/>
      </w:pPr>
    </w:lvl>
    <w:lvl w:ilvl="2" w:tplc="C57CB1D6">
      <w:start w:val="1"/>
      <w:numFmt w:val="lowerRoman"/>
      <w:lvlText w:val="%3."/>
      <w:lvlJc w:val="right"/>
      <w:pPr>
        <w:ind w:left="2160" w:hanging="180"/>
      </w:pPr>
    </w:lvl>
    <w:lvl w:ilvl="3" w:tplc="E3A856A8">
      <w:start w:val="1"/>
      <w:numFmt w:val="decimal"/>
      <w:lvlText w:val="%4."/>
      <w:lvlJc w:val="left"/>
      <w:pPr>
        <w:ind w:left="2880" w:hanging="360"/>
      </w:pPr>
    </w:lvl>
    <w:lvl w:ilvl="4" w:tplc="F5321B82">
      <w:start w:val="1"/>
      <w:numFmt w:val="lowerLetter"/>
      <w:lvlText w:val="%5."/>
      <w:lvlJc w:val="left"/>
      <w:pPr>
        <w:ind w:left="3600" w:hanging="360"/>
      </w:pPr>
    </w:lvl>
    <w:lvl w:ilvl="5" w:tplc="9B6C165A">
      <w:start w:val="1"/>
      <w:numFmt w:val="lowerRoman"/>
      <w:lvlText w:val="%6."/>
      <w:lvlJc w:val="right"/>
      <w:pPr>
        <w:ind w:left="4320" w:hanging="180"/>
      </w:pPr>
    </w:lvl>
    <w:lvl w:ilvl="6" w:tplc="BCC684CE">
      <w:start w:val="1"/>
      <w:numFmt w:val="decimal"/>
      <w:lvlText w:val="%7."/>
      <w:lvlJc w:val="left"/>
      <w:pPr>
        <w:ind w:left="5040" w:hanging="360"/>
      </w:pPr>
    </w:lvl>
    <w:lvl w:ilvl="7" w:tplc="52948A04">
      <w:start w:val="1"/>
      <w:numFmt w:val="lowerLetter"/>
      <w:lvlText w:val="%8."/>
      <w:lvlJc w:val="left"/>
      <w:pPr>
        <w:ind w:left="5760" w:hanging="360"/>
      </w:pPr>
    </w:lvl>
    <w:lvl w:ilvl="8" w:tplc="55E6D112">
      <w:start w:val="1"/>
      <w:numFmt w:val="lowerRoman"/>
      <w:lvlText w:val="%9."/>
      <w:lvlJc w:val="right"/>
      <w:pPr>
        <w:ind w:left="6480" w:hanging="180"/>
      </w:pPr>
    </w:lvl>
  </w:abstractNum>
  <w:abstractNum w:abstractNumId="25" w15:restartNumberingAfterBreak="0">
    <w:nsid w:val="45E22879"/>
    <w:multiLevelType w:val="singleLevel"/>
    <w:tmpl w:val="686A34FA"/>
    <w:lvl w:ilvl="0">
      <w:start w:val="1"/>
      <w:numFmt w:val="bullet"/>
      <w:pStyle w:val="bullet1"/>
      <w:lvlText w:val=""/>
      <w:lvlJc w:val="left"/>
      <w:pPr>
        <w:tabs>
          <w:tab w:val="num" w:pos="1222"/>
        </w:tabs>
        <w:ind w:left="1145" w:hanging="283"/>
      </w:pPr>
      <w:rPr>
        <w:rFonts w:ascii="Symbol" w:hAnsi="Symbol" w:hint="default"/>
        <w:sz w:val="24"/>
      </w:rPr>
    </w:lvl>
  </w:abstractNum>
  <w:abstractNum w:abstractNumId="26" w15:restartNumberingAfterBreak="0">
    <w:nsid w:val="4655602A"/>
    <w:multiLevelType w:val="hybridMultilevel"/>
    <w:tmpl w:val="ACD8614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734663A"/>
    <w:multiLevelType w:val="hybridMultilevel"/>
    <w:tmpl w:val="885A74A4"/>
    <w:lvl w:ilvl="0" w:tplc="FFFFFFFF">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FFFFFFFF" w:tentative="1">
      <w:start w:val="1"/>
      <w:numFmt w:val="bullet"/>
      <w:lvlText w:val=""/>
      <w:lvlJc w:val="left"/>
      <w:pPr>
        <w:ind w:left="1710" w:hanging="360"/>
      </w:pPr>
      <w:rPr>
        <w:rFonts w:ascii="Wingdings" w:hAnsi="Wingdings" w:hint="default"/>
      </w:rPr>
    </w:lvl>
    <w:lvl w:ilvl="3" w:tplc="FFFFFFFF" w:tentative="1">
      <w:start w:val="1"/>
      <w:numFmt w:val="bullet"/>
      <w:lvlText w:val=""/>
      <w:lvlJc w:val="left"/>
      <w:pPr>
        <w:ind w:left="2430" w:hanging="360"/>
      </w:pPr>
      <w:rPr>
        <w:rFonts w:ascii="Symbol" w:hAnsi="Symbol" w:hint="default"/>
      </w:rPr>
    </w:lvl>
    <w:lvl w:ilvl="4" w:tplc="FFFFFFFF" w:tentative="1">
      <w:start w:val="1"/>
      <w:numFmt w:val="bullet"/>
      <w:lvlText w:val="o"/>
      <w:lvlJc w:val="left"/>
      <w:pPr>
        <w:ind w:left="3150" w:hanging="360"/>
      </w:pPr>
      <w:rPr>
        <w:rFonts w:ascii="Courier New" w:hAnsi="Courier New" w:cs="Courier New" w:hint="default"/>
      </w:rPr>
    </w:lvl>
    <w:lvl w:ilvl="5" w:tplc="FFFFFFFF" w:tentative="1">
      <w:start w:val="1"/>
      <w:numFmt w:val="bullet"/>
      <w:lvlText w:val=""/>
      <w:lvlJc w:val="left"/>
      <w:pPr>
        <w:ind w:left="3870" w:hanging="360"/>
      </w:pPr>
      <w:rPr>
        <w:rFonts w:ascii="Wingdings" w:hAnsi="Wingdings" w:hint="default"/>
      </w:rPr>
    </w:lvl>
    <w:lvl w:ilvl="6" w:tplc="FFFFFFFF" w:tentative="1">
      <w:start w:val="1"/>
      <w:numFmt w:val="bullet"/>
      <w:lvlText w:val=""/>
      <w:lvlJc w:val="left"/>
      <w:pPr>
        <w:ind w:left="4590" w:hanging="360"/>
      </w:pPr>
      <w:rPr>
        <w:rFonts w:ascii="Symbol" w:hAnsi="Symbol" w:hint="default"/>
      </w:rPr>
    </w:lvl>
    <w:lvl w:ilvl="7" w:tplc="FFFFFFFF" w:tentative="1">
      <w:start w:val="1"/>
      <w:numFmt w:val="bullet"/>
      <w:lvlText w:val="o"/>
      <w:lvlJc w:val="left"/>
      <w:pPr>
        <w:ind w:left="5310" w:hanging="360"/>
      </w:pPr>
      <w:rPr>
        <w:rFonts w:ascii="Courier New" w:hAnsi="Courier New" w:cs="Courier New" w:hint="default"/>
      </w:rPr>
    </w:lvl>
    <w:lvl w:ilvl="8" w:tplc="FFFFFFFF" w:tentative="1">
      <w:start w:val="1"/>
      <w:numFmt w:val="bullet"/>
      <w:lvlText w:val=""/>
      <w:lvlJc w:val="left"/>
      <w:pPr>
        <w:ind w:left="6030" w:hanging="360"/>
      </w:pPr>
      <w:rPr>
        <w:rFonts w:ascii="Wingdings" w:hAnsi="Wingdings" w:hint="default"/>
      </w:rPr>
    </w:lvl>
  </w:abstractNum>
  <w:abstractNum w:abstractNumId="28" w15:restartNumberingAfterBreak="0">
    <w:nsid w:val="4A68372A"/>
    <w:multiLevelType w:val="hybridMultilevel"/>
    <w:tmpl w:val="1F845160"/>
    <w:lvl w:ilvl="0" w:tplc="DBC21EF6">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7A5C16"/>
    <w:multiLevelType w:val="hybridMultilevel"/>
    <w:tmpl w:val="57221D0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4B9F3B0E"/>
    <w:multiLevelType w:val="hybridMultilevel"/>
    <w:tmpl w:val="78863C76"/>
    <w:lvl w:ilvl="0" w:tplc="DB96B8B6">
      <w:start w:val="1"/>
      <w:numFmt w:val="bullet"/>
      <w:lvlText w:val=""/>
      <w:lvlJc w:val="left"/>
      <w:pPr>
        <w:ind w:left="360" w:hanging="360"/>
      </w:pPr>
      <w:rPr>
        <w:rFonts w:ascii="Symbol" w:hAnsi="Symbol" w:hint="default"/>
      </w:rPr>
    </w:lvl>
    <w:lvl w:ilvl="1" w:tplc="BA88A2C8">
      <w:start w:val="1"/>
      <w:numFmt w:val="bullet"/>
      <w:lvlText w:val="o"/>
      <w:lvlJc w:val="left"/>
      <w:pPr>
        <w:ind w:left="1080" w:hanging="360"/>
      </w:pPr>
      <w:rPr>
        <w:rFonts w:ascii="Courier New" w:hAnsi="Courier New" w:hint="default"/>
      </w:rPr>
    </w:lvl>
    <w:lvl w:ilvl="2" w:tplc="424CD278">
      <w:start w:val="1"/>
      <w:numFmt w:val="bullet"/>
      <w:lvlText w:val=""/>
      <w:lvlJc w:val="left"/>
      <w:pPr>
        <w:ind w:left="1800" w:hanging="360"/>
      </w:pPr>
      <w:rPr>
        <w:rFonts w:ascii="Wingdings" w:hAnsi="Wingdings" w:hint="default"/>
      </w:rPr>
    </w:lvl>
    <w:lvl w:ilvl="3" w:tplc="EE6C2706">
      <w:start w:val="1"/>
      <w:numFmt w:val="bullet"/>
      <w:lvlText w:val=""/>
      <w:lvlJc w:val="left"/>
      <w:pPr>
        <w:ind w:left="2520" w:hanging="360"/>
      </w:pPr>
      <w:rPr>
        <w:rFonts w:ascii="Symbol" w:hAnsi="Symbol" w:hint="default"/>
      </w:rPr>
    </w:lvl>
    <w:lvl w:ilvl="4" w:tplc="7A9ACD3E">
      <w:start w:val="1"/>
      <w:numFmt w:val="bullet"/>
      <w:lvlText w:val="o"/>
      <w:lvlJc w:val="left"/>
      <w:pPr>
        <w:ind w:left="3240" w:hanging="360"/>
      </w:pPr>
      <w:rPr>
        <w:rFonts w:ascii="Courier New" w:hAnsi="Courier New" w:hint="default"/>
      </w:rPr>
    </w:lvl>
    <w:lvl w:ilvl="5" w:tplc="41F6D836">
      <w:start w:val="1"/>
      <w:numFmt w:val="bullet"/>
      <w:lvlText w:val=""/>
      <w:lvlJc w:val="left"/>
      <w:pPr>
        <w:ind w:left="3960" w:hanging="360"/>
      </w:pPr>
      <w:rPr>
        <w:rFonts w:ascii="Wingdings" w:hAnsi="Wingdings" w:hint="default"/>
      </w:rPr>
    </w:lvl>
    <w:lvl w:ilvl="6" w:tplc="10C24B54">
      <w:start w:val="1"/>
      <w:numFmt w:val="bullet"/>
      <w:lvlText w:val=""/>
      <w:lvlJc w:val="left"/>
      <w:pPr>
        <w:ind w:left="4680" w:hanging="360"/>
      </w:pPr>
      <w:rPr>
        <w:rFonts w:ascii="Symbol" w:hAnsi="Symbol" w:hint="default"/>
      </w:rPr>
    </w:lvl>
    <w:lvl w:ilvl="7" w:tplc="6E4E1BE6">
      <w:start w:val="1"/>
      <w:numFmt w:val="bullet"/>
      <w:lvlText w:val="o"/>
      <w:lvlJc w:val="left"/>
      <w:pPr>
        <w:ind w:left="5400" w:hanging="360"/>
      </w:pPr>
      <w:rPr>
        <w:rFonts w:ascii="Courier New" w:hAnsi="Courier New" w:hint="default"/>
      </w:rPr>
    </w:lvl>
    <w:lvl w:ilvl="8" w:tplc="A5E23906">
      <w:start w:val="1"/>
      <w:numFmt w:val="bullet"/>
      <w:lvlText w:val=""/>
      <w:lvlJc w:val="left"/>
      <w:pPr>
        <w:ind w:left="6120" w:hanging="360"/>
      </w:pPr>
      <w:rPr>
        <w:rFonts w:ascii="Wingdings" w:hAnsi="Wingdings" w:hint="default"/>
      </w:rPr>
    </w:lvl>
  </w:abstractNum>
  <w:abstractNum w:abstractNumId="31" w15:restartNumberingAfterBreak="0">
    <w:nsid w:val="4DAB5BE5"/>
    <w:multiLevelType w:val="hybridMultilevel"/>
    <w:tmpl w:val="35A087F0"/>
    <w:lvl w:ilvl="0" w:tplc="5358D8A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512F91E0"/>
    <w:multiLevelType w:val="hybridMultilevel"/>
    <w:tmpl w:val="5E5C439C"/>
    <w:lvl w:ilvl="0" w:tplc="1A6E4E46">
      <w:start w:val="1"/>
      <w:numFmt w:val="lowerLetter"/>
      <w:lvlText w:val="(%1)"/>
      <w:lvlJc w:val="left"/>
      <w:pPr>
        <w:ind w:left="720" w:hanging="360"/>
      </w:pPr>
    </w:lvl>
    <w:lvl w:ilvl="1" w:tplc="6958F6D4">
      <w:start w:val="1"/>
      <w:numFmt w:val="lowerLetter"/>
      <w:lvlText w:val="%2."/>
      <w:lvlJc w:val="left"/>
      <w:pPr>
        <w:ind w:left="1440" w:hanging="360"/>
      </w:pPr>
    </w:lvl>
    <w:lvl w:ilvl="2" w:tplc="DC148248">
      <w:start w:val="1"/>
      <w:numFmt w:val="lowerRoman"/>
      <w:lvlText w:val="%3."/>
      <w:lvlJc w:val="right"/>
      <w:pPr>
        <w:ind w:left="2160" w:hanging="180"/>
      </w:pPr>
    </w:lvl>
    <w:lvl w:ilvl="3" w:tplc="A95A6F6A">
      <w:start w:val="1"/>
      <w:numFmt w:val="decimal"/>
      <w:lvlText w:val="%4."/>
      <w:lvlJc w:val="left"/>
      <w:pPr>
        <w:ind w:left="2880" w:hanging="360"/>
      </w:pPr>
    </w:lvl>
    <w:lvl w:ilvl="4" w:tplc="91142426">
      <w:start w:val="1"/>
      <w:numFmt w:val="lowerLetter"/>
      <w:lvlText w:val="%5."/>
      <w:lvlJc w:val="left"/>
      <w:pPr>
        <w:ind w:left="3600" w:hanging="360"/>
      </w:pPr>
    </w:lvl>
    <w:lvl w:ilvl="5" w:tplc="22FED838">
      <w:start w:val="1"/>
      <w:numFmt w:val="lowerRoman"/>
      <w:lvlText w:val="%6."/>
      <w:lvlJc w:val="right"/>
      <w:pPr>
        <w:ind w:left="4320" w:hanging="180"/>
      </w:pPr>
    </w:lvl>
    <w:lvl w:ilvl="6" w:tplc="6EA89296">
      <w:start w:val="1"/>
      <w:numFmt w:val="decimal"/>
      <w:lvlText w:val="%7."/>
      <w:lvlJc w:val="left"/>
      <w:pPr>
        <w:ind w:left="5040" w:hanging="360"/>
      </w:pPr>
    </w:lvl>
    <w:lvl w:ilvl="7" w:tplc="12A8331E">
      <w:start w:val="1"/>
      <w:numFmt w:val="lowerLetter"/>
      <w:lvlText w:val="%8."/>
      <w:lvlJc w:val="left"/>
      <w:pPr>
        <w:ind w:left="5760" w:hanging="360"/>
      </w:pPr>
    </w:lvl>
    <w:lvl w:ilvl="8" w:tplc="61EAE75C">
      <w:start w:val="1"/>
      <w:numFmt w:val="lowerRoman"/>
      <w:lvlText w:val="%9."/>
      <w:lvlJc w:val="right"/>
      <w:pPr>
        <w:ind w:left="6480" w:hanging="180"/>
      </w:pPr>
    </w:lvl>
  </w:abstractNum>
  <w:abstractNum w:abstractNumId="33" w15:restartNumberingAfterBreak="0">
    <w:nsid w:val="52BE0476"/>
    <w:multiLevelType w:val="hybridMultilevel"/>
    <w:tmpl w:val="D8302508"/>
    <w:lvl w:ilvl="0" w:tplc="FBD0DE7C">
      <w:start w:val="2"/>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AA6317"/>
    <w:multiLevelType w:val="hybridMultilevel"/>
    <w:tmpl w:val="9A7E4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4186993"/>
    <w:multiLevelType w:val="hybridMultilevel"/>
    <w:tmpl w:val="F940A17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5EFA6444"/>
    <w:multiLevelType w:val="hybridMultilevel"/>
    <w:tmpl w:val="8932A4D8"/>
    <w:lvl w:ilvl="0" w:tplc="2000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7" w15:restartNumberingAfterBreak="0">
    <w:nsid w:val="61E01077"/>
    <w:multiLevelType w:val="hybridMultilevel"/>
    <w:tmpl w:val="A0EE6CEC"/>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28AC643"/>
    <w:multiLevelType w:val="hybridMultilevel"/>
    <w:tmpl w:val="FFFFFFFF"/>
    <w:lvl w:ilvl="0" w:tplc="28C09170">
      <w:start w:val="1"/>
      <w:numFmt w:val="lowerLetter"/>
      <w:lvlText w:val="(%1)"/>
      <w:lvlJc w:val="left"/>
      <w:pPr>
        <w:ind w:left="720" w:hanging="360"/>
      </w:pPr>
    </w:lvl>
    <w:lvl w:ilvl="1" w:tplc="21D077BE">
      <w:start w:val="1"/>
      <w:numFmt w:val="lowerLetter"/>
      <w:lvlText w:val="%2."/>
      <w:lvlJc w:val="left"/>
      <w:pPr>
        <w:ind w:left="1440" w:hanging="360"/>
      </w:pPr>
    </w:lvl>
    <w:lvl w:ilvl="2" w:tplc="58648F1A">
      <w:start w:val="1"/>
      <w:numFmt w:val="lowerRoman"/>
      <w:lvlText w:val="%3."/>
      <w:lvlJc w:val="right"/>
      <w:pPr>
        <w:ind w:left="2160" w:hanging="180"/>
      </w:pPr>
    </w:lvl>
    <w:lvl w:ilvl="3" w:tplc="79F6738C">
      <w:start w:val="1"/>
      <w:numFmt w:val="decimal"/>
      <w:lvlText w:val="%4."/>
      <w:lvlJc w:val="left"/>
      <w:pPr>
        <w:ind w:left="2880" w:hanging="360"/>
      </w:pPr>
    </w:lvl>
    <w:lvl w:ilvl="4" w:tplc="4440A9FE">
      <w:start w:val="1"/>
      <w:numFmt w:val="lowerLetter"/>
      <w:lvlText w:val="%5."/>
      <w:lvlJc w:val="left"/>
      <w:pPr>
        <w:ind w:left="3600" w:hanging="360"/>
      </w:pPr>
    </w:lvl>
    <w:lvl w:ilvl="5" w:tplc="26726D42">
      <w:start w:val="1"/>
      <w:numFmt w:val="lowerRoman"/>
      <w:lvlText w:val="%6."/>
      <w:lvlJc w:val="right"/>
      <w:pPr>
        <w:ind w:left="4320" w:hanging="180"/>
      </w:pPr>
    </w:lvl>
    <w:lvl w:ilvl="6" w:tplc="095EAC52">
      <w:start w:val="1"/>
      <w:numFmt w:val="decimal"/>
      <w:lvlText w:val="%7."/>
      <w:lvlJc w:val="left"/>
      <w:pPr>
        <w:ind w:left="5040" w:hanging="360"/>
      </w:pPr>
    </w:lvl>
    <w:lvl w:ilvl="7" w:tplc="5302CCAC">
      <w:start w:val="1"/>
      <w:numFmt w:val="lowerLetter"/>
      <w:lvlText w:val="%8."/>
      <w:lvlJc w:val="left"/>
      <w:pPr>
        <w:ind w:left="5760" w:hanging="360"/>
      </w:pPr>
    </w:lvl>
    <w:lvl w:ilvl="8" w:tplc="9F3C31F2">
      <w:start w:val="1"/>
      <w:numFmt w:val="lowerRoman"/>
      <w:lvlText w:val="%9."/>
      <w:lvlJc w:val="right"/>
      <w:pPr>
        <w:ind w:left="6480" w:hanging="180"/>
      </w:pPr>
    </w:lvl>
  </w:abstractNum>
  <w:abstractNum w:abstractNumId="39" w15:restartNumberingAfterBreak="0">
    <w:nsid w:val="641309A6"/>
    <w:multiLevelType w:val="hybridMultilevel"/>
    <w:tmpl w:val="C916D436"/>
    <w:lvl w:ilvl="0" w:tplc="5358D8A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5037719"/>
    <w:multiLevelType w:val="multilevel"/>
    <w:tmpl w:val="3DE87EA6"/>
    <w:lvl w:ilvl="0">
      <w:start w:val="1"/>
      <w:numFmt w:val="decimal"/>
      <w:pStyle w:val="Heading1"/>
      <w:lvlText w:val="%1"/>
      <w:lvlJc w:val="left"/>
      <w:pPr>
        <w:tabs>
          <w:tab w:val="num" w:pos="1276"/>
        </w:tabs>
        <w:ind w:left="1276" w:hanging="1134"/>
      </w:pPr>
      <w:rPr>
        <w:sz w:val="24"/>
      </w:rPr>
    </w:lvl>
    <w:lvl w:ilvl="1">
      <w:start w:val="1"/>
      <w:numFmt w:val="decimal"/>
      <w:pStyle w:val="Heading2"/>
      <w:lvlText w:val="%1.%2"/>
      <w:lvlJc w:val="left"/>
      <w:pPr>
        <w:tabs>
          <w:tab w:val="num" w:pos="6238"/>
        </w:tabs>
        <w:ind w:left="6238" w:hanging="1134"/>
      </w:pPr>
    </w:lvl>
    <w:lvl w:ilvl="2">
      <w:start w:val="1"/>
      <w:numFmt w:val="decimal"/>
      <w:pStyle w:val="Heading3"/>
      <w:lvlText w:val="%1.%2.%3"/>
      <w:lvlJc w:val="left"/>
      <w:pPr>
        <w:tabs>
          <w:tab w:val="num" w:pos="5115"/>
        </w:tabs>
        <w:ind w:left="511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1" w15:restartNumberingAfterBreak="0">
    <w:nsid w:val="66882E51"/>
    <w:multiLevelType w:val="hybridMultilevel"/>
    <w:tmpl w:val="2550C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6F6398C"/>
    <w:multiLevelType w:val="hybridMultilevel"/>
    <w:tmpl w:val="E4064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B826AD"/>
    <w:multiLevelType w:val="hybridMultilevel"/>
    <w:tmpl w:val="CA84D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016D37"/>
    <w:multiLevelType w:val="hybridMultilevel"/>
    <w:tmpl w:val="5CA2412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BB307FB"/>
    <w:multiLevelType w:val="hybridMultilevel"/>
    <w:tmpl w:val="AE14A032"/>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D5E766A"/>
    <w:multiLevelType w:val="hybridMultilevel"/>
    <w:tmpl w:val="29A061A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0C6203B"/>
    <w:multiLevelType w:val="hybridMultilevel"/>
    <w:tmpl w:val="5B125876"/>
    <w:lvl w:ilvl="0" w:tplc="3F285C38">
      <w:start w:val="1"/>
      <w:numFmt w:val="bullet"/>
      <w:pStyle w:val="Bullet10"/>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8E37470"/>
    <w:multiLevelType w:val="hybridMultilevel"/>
    <w:tmpl w:val="72DE3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7056048">
    <w:abstractNumId w:val="3"/>
  </w:num>
  <w:num w:numId="2" w16cid:durableId="1996371034">
    <w:abstractNumId w:val="30"/>
  </w:num>
  <w:num w:numId="3" w16cid:durableId="1685279361">
    <w:abstractNumId w:val="32"/>
  </w:num>
  <w:num w:numId="4" w16cid:durableId="1441141457">
    <w:abstractNumId w:val="6"/>
  </w:num>
  <w:num w:numId="5" w16cid:durableId="1326283035">
    <w:abstractNumId w:val="38"/>
  </w:num>
  <w:num w:numId="6" w16cid:durableId="258635272">
    <w:abstractNumId w:val="20"/>
  </w:num>
  <w:num w:numId="7" w16cid:durableId="619338786">
    <w:abstractNumId w:val="5"/>
  </w:num>
  <w:num w:numId="8" w16cid:durableId="1114053034">
    <w:abstractNumId w:val="24"/>
  </w:num>
  <w:num w:numId="9" w16cid:durableId="314646157">
    <w:abstractNumId w:val="19"/>
  </w:num>
  <w:num w:numId="10" w16cid:durableId="1605961405">
    <w:abstractNumId w:val="21"/>
  </w:num>
  <w:num w:numId="11" w16cid:durableId="1873376889">
    <w:abstractNumId w:val="40"/>
  </w:num>
  <w:num w:numId="12" w16cid:durableId="26104016">
    <w:abstractNumId w:val="0"/>
  </w:num>
  <w:num w:numId="13" w16cid:durableId="1212422221">
    <w:abstractNumId w:val="25"/>
  </w:num>
  <w:num w:numId="14" w16cid:durableId="1106656606">
    <w:abstractNumId w:val="47"/>
  </w:num>
  <w:num w:numId="15" w16cid:durableId="882597360">
    <w:abstractNumId w:val="44"/>
  </w:num>
  <w:num w:numId="16" w16cid:durableId="217401591">
    <w:abstractNumId w:val="45"/>
  </w:num>
  <w:num w:numId="17" w16cid:durableId="1483618452">
    <w:abstractNumId w:val="37"/>
  </w:num>
  <w:num w:numId="18" w16cid:durableId="825976290">
    <w:abstractNumId w:val="46"/>
  </w:num>
  <w:num w:numId="19" w16cid:durableId="1616401530">
    <w:abstractNumId w:val="33"/>
  </w:num>
  <w:num w:numId="20" w16cid:durableId="842234665">
    <w:abstractNumId w:val="28"/>
  </w:num>
  <w:num w:numId="21" w16cid:durableId="476650375">
    <w:abstractNumId w:val="43"/>
  </w:num>
  <w:num w:numId="22" w16cid:durableId="626546867">
    <w:abstractNumId w:val="42"/>
  </w:num>
  <w:num w:numId="23" w16cid:durableId="465780970">
    <w:abstractNumId w:val="9"/>
  </w:num>
  <w:num w:numId="24" w16cid:durableId="1847019968">
    <w:abstractNumId w:val="41"/>
  </w:num>
  <w:num w:numId="25" w16cid:durableId="221912995">
    <w:abstractNumId w:val="34"/>
  </w:num>
  <w:num w:numId="26" w16cid:durableId="586810454">
    <w:abstractNumId w:val="11"/>
  </w:num>
  <w:num w:numId="27" w16cid:durableId="294406675">
    <w:abstractNumId w:val="16"/>
  </w:num>
  <w:num w:numId="28" w16cid:durableId="845364169">
    <w:abstractNumId w:val="18"/>
  </w:num>
  <w:num w:numId="29" w16cid:durableId="1220094429">
    <w:abstractNumId w:val="23"/>
  </w:num>
  <w:num w:numId="30" w16cid:durableId="1358970923">
    <w:abstractNumId w:val="8"/>
  </w:num>
  <w:num w:numId="31" w16cid:durableId="2044867427">
    <w:abstractNumId w:val="2"/>
  </w:num>
  <w:num w:numId="32" w16cid:durableId="2129422902">
    <w:abstractNumId w:val="14"/>
  </w:num>
  <w:num w:numId="33" w16cid:durableId="1373843550">
    <w:abstractNumId w:val="48"/>
  </w:num>
  <w:num w:numId="34" w16cid:durableId="1523668651">
    <w:abstractNumId w:val="26"/>
  </w:num>
  <w:num w:numId="35" w16cid:durableId="2089840855">
    <w:abstractNumId w:val="22"/>
  </w:num>
  <w:num w:numId="36" w16cid:durableId="311494374">
    <w:abstractNumId w:val="27"/>
  </w:num>
  <w:num w:numId="37" w16cid:durableId="1019234544">
    <w:abstractNumId w:val="15"/>
  </w:num>
  <w:num w:numId="38" w16cid:durableId="310524925">
    <w:abstractNumId w:val="39"/>
  </w:num>
  <w:num w:numId="39" w16cid:durableId="840510318">
    <w:abstractNumId w:val="31"/>
  </w:num>
  <w:num w:numId="40" w16cid:durableId="1280599675">
    <w:abstractNumId w:val="12"/>
  </w:num>
  <w:num w:numId="41" w16cid:durableId="1520923983">
    <w:abstractNumId w:val="1"/>
  </w:num>
  <w:num w:numId="42" w16cid:durableId="681124401">
    <w:abstractNumId w:val="35"/>
  </w:num>
  <w:num w:numId="43" w16cid:durableId="1619602999">
    <w:abstractNumId w:val="4"/>
  </w:num>
  <w:num w:numId="44" w16cid:durableId="881945014">
    <w:abstractNumId w:val="17"/>
  </w:num>
  <w:num w:numId="45" w16cid:durableId="177935491">
    <w:abstractNumId w:val="13"/>
  </w:num>
  <w:num w:numId="46" w16cid:durableId="1019431339">
    <w:abstractNumId w:val="13"/>
  </w:num>
  <w:num w:numId="47" w16cid:durableId="1889609418">
    <w:abstractNumId w:val="36"/>
  </w:num>
  <w:num w:numId="48" w16cid:durableId="515533499">
    <w:abstractNumId w:val="7"/>
  </w:num>
  <w:num w:numId="49" w16cid:durableId="1216164891">
    <w:abstractNumId w:val="2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edrag Adamovic">
    <w15:presenceInfo w15:providerId="AD" w15:userId="S::rl216@deutsche-boerse.com::c3e422bd-acb9-4270-8412-726df7f643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it-IT" w:vendorID="64" w:dllVersion="0" w:nlCheck="1" w:checkStyle="0"/>
  <w:activeWritingStyle w:appName="MSWord" w:lang="en-US" w:vendorID="64" w:dllVersion="0" w:nlCheck="1" w:checkStyle="0"/>
  <w:activeWritingStyle w:appName="MSWord" w:lang="en-GB"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F6"/>
    <w:rsid w:val="00000140"/>
    <w:rsid w:val="00003716"/>
    <w:rsid w:val="00003B5B"/>
    <w:rsid w:val="00003D25"/>
    <w:rsid w:val="00004E4D"/>
    <w:rsid w:val="0000627D"/>
    <w:rsid w:val="0000674A"/>
    <w:rsid w:val="000071A0"/>
    <w:rsid w:val="00007EBB"/>
    <w:rsid w:val="00010DCB"/>
    <w:rsid w:val="00011F4B"/>
    <w:rsid w:val="00012AC2"/>
    <w:rsid w:val="00012B05"/>
    <w:rsid w:val="00012F27"/>
    <w:rsid w:val="0001675C"/>
    <w:rsid w:val="00016ABC"/>
    <w:rsid w:val="00021F7A"/>
    <w:rsid w:val="00024898"/>
    <w:rsid w:val="00024B5D"/>
    <w:rsid w:val="00026C16"/>
    <w:rsid w:val="00026EE5"/>
    <w:rsid w:val="00027761"/>
    <w:rsid w:val="00027A75"/>
    <w:rsid w:val="00027DFB"/>
    <w:rsid w:val="00030174"/>
    <w:rsid w:val="000302DD"/>
    <w:rsid w:val="00030FDB"/>
    <w:rsid w:val="00032C5A"/>
    <w:rsid w:val="00033399"/>
    <w:rsid w:val="00033C8C"/>
    <w:rsid w:val="0003693B"/>
    <w:rsid w:val="00036DAF"/>
    <w:rsid w:val="00037966"/>
    <w:rsid w:val="00037CBD"/>
    <w:rsid w:val="00040478"/>
    <w:rsid w:val="00041D7C"/>
    <w:rsid w:val="00042A61"/>
    <w:rsid w:val="00045782"/>
    <w:rsid w:val="000464E6"/>
    <w:rsid w:val="0004732E"/>
    <w:rsid w:val="000479E7"/>
    <w:rsid w:val="00053470"/>
    <w:rsid w:val="00056715"/>
    <w:rsid w:val="000602B2"/>
    <w:rsid w:val="00062701"/>
    <w:rsid w:val="000634D8"/>
    <w:rsid w:val="00063E56"/>
    <w:rsid w:val="00064E6C"/>
    <w:rsid w:val="00065461"/>
    <w:rsid w:val="00065AFF"/>
    <w:rsid w:val="00067956"/>
    <w:rsid w:val="00071286"/>
    <w:rsid w:val="000722A0"/>
    <w:rsid w:val="00073729"/>
    <w:rsid w:val="00073F42"/>
    <w:rsid w:val="00076A10"/>
    <w:rsid w:val="000820BE"/>
    <w:rsid w:val="00083D59"/>
    <w:rsid w:val="0008663C"/>
    <w:rsid w:val="0008669C"/>
    <w:rsid w:val="00092E16"/>
    <w:rsid w:val="000975FA"/>
    <w:rsid w:val="00097CD2"/>
    <w:rsid w:val="000A0BAA"/>
    <w:rsid w:val="000A0DA7"/>
    <w:rsid w:val="000A1ABC"/>
    <w:rsid w:val="000A29F0"/>
    <w:rsid w:val="000A3094"/>
    <w:rsid w:val="000A4BCF"/>
    <w:rsid w:val="000A4CD1"/>
    <w:rsid w:val="000A6849"/>
    <w:rsid w:val="000B1C2B"/>
    <w:rsid w:val="000B3EEE"/>
    <w:rsid w:val="000C0BF4"/>
    <w:rsid w:val="000C4200"/>
    <w:rsid w:val="000C62DB"/>
    <w:rsid w:val="000C6B60"/>
    <w:rsid w:val="000C6C7D"/>
    <w:rsid w:val="000D1136"/>
    <w:rsid w:val="000D2FBB"/>
    <w:rsid w:val="000D3D5E"/>
    <w:rsid w:val="000D4C28"/>
    <w:rsid w:val="000D5FE7"/>
    <w:rsid w:val="000D64E0"/>
    <w:rsid w:val="000E075A"/>
    <w:rsid w:val="000E43D7"/>
    <w:rsid w:val="000E59C2"/>
    <w:rsid w:val="000E71A6"/>
    <w:rsid w:val="000E735C"/>
    <w:rsid w:val="000E7F5E"/>
    <w:rsid w:val="000F1118"/>
    <w:rsid w:val="000F195C"/>
    <w:rsid w:val="000F25D9"/>
    <w:rsid w:val="000F36DA"/>
    <w:rsid w:val="000F6884"/>
    <w:rsid w:val="000F6CE9"/>
    <w:rsid w:val="000F7F45"/>
    <w:rsid w:val="00101A20"/>
    <w:rsid w:val="00102746"/>
    <w:rsid w:val="00102C6C"/>
    <w:rsid w:val="00104777"/>
    <w:rsid w:val="001054CF"/>
    <w:rsid w:val="00105A88"/>
    <w:rsid w:val="00111A24"/>
    <w:rsid w:val="001160CC"/>
    <w:rsid w:val="001178A5"/>
    <w:rsid w:val="001206A3"/>
    <w:rsid w:val="00122206"/>
    <w:rsid w:val="00122E08"/>
    <w:rsid w:val="00132DF4"/>
    <w:rsid w:val="00133B35"/>
    <w:rsid w:val="0013412A"/>
    <w:rsid w:val="001352CA"/>
    <w:rsid w:val="00135494"/>
    <w:rsid w:val="001400F7"/>
    <w:rsid w:val="0014288B"/>
    <w:rsid w:val="00144F7C"/>
    <w:rsid w:val="00145BA8"/>
    <w:rsid w:val="0014720D"/>
    <w:rsid w:val="00155ACB"/>
    <w:rsid w:val="001574DB"/>
    <w:rsid w:val="001602FE"/>
    <w:rsid w:val="00162C72"/>
    <w:rsid w:val="00163ED3"/>
    <w:rsid w:val="00164A73"/>
    <w:rsid w:val="0016535A"/>
    <w:rsid w:val="00165598"/>
    <w:rsid w:val="00165B11"/>
    <w:rsid w:val="00167A24"/>
    <w:rsid w:val="00170043"/>
    <w:rsid w:val="00170CB1"/>
    <w:rsid w:val="00172396"/>
    <w:rsid w:val="001728A1"/>
    <w:rsid w:val="00172DCE"/>
    <w:rsid w:val="00174DBA"/>
    <w:rsid w:val="00176C97"/>
    <w:rsid w:val="001770CF"/>
    <w:rsid w:val="00180839"/>
    <w:rsid w:val="0018089E"/>
    <w:rsid w:val="00181848"/>
    <w:rsid w:val="00185205"/>
    <w:rsid w:val="00187E02"/>
    <w:rsid w:val="00190C45"/>
    <w:rsid w:val="0019116F"/>
    <w:rsid w:val="0019228E"/>
    <w:rsid w:val="0019236B"/>
    <w:rsid w:val="00192E4D"/>
    <w:rsid w:val="0019471C"/>
    <w:rsid w:val="00197B15"/>
    <w:rsid w:val="001A0F2E"/>
    <w:rsid w:val="001A232F"/>
    <w:rsid w:val="001A5CB5"/>
    <w:rsid w:val="001B075C"/>
    <w:rsid w:val="001B0BBD"/>
    <w:rsid w:val="001B123D"/>
    <w:rsid w:val="001B205D"/>
    <w:rsid w:val="001B7A35"/>
    <w:rsid w:val="001C06FC"/>
    <w:rsid w:val="001C3FDD"/>
    <w:rsid w:val="001C41B6"/>
    <w:rsid w:val="001C54C0"/>
    <w:rsid w:val="001C5986"/>
    <w:rsid w:val="001C76C0"/>
    <w:rsid w:val="001D088E"/>
    <w:rsid w:val="001D3B01"/>
    <w:rsid w:val="001D4E42"/>
    <w:rsid w:val="001D4E97"/>
    <w:rsid w:val="001D7EAE"/>
    <w:rsid w:val="001E04CC"/>
    <w:rsid w:val="001E0F3A"/>
    <w:rsid w:val="001E2FD3"/>
    <w:rsid w:val="001E3BD1"/>
    <w:rsid w:val="001E43DA"/>
    <w:rsid w:val="001E4951"/>
    <w:rsid w:val="001E4BC3"/>
    <w:rsid w:val="001E51DA"/>
    <w:rsid w:val="001E78F1"/>
    <w:rsid w:val="001E7F28"/>
    <w:rsid w:val="001F1CB7"/>
    <w:rsid w:val="001F1E60"/>
    <w:rsid w:val="001F204F"/>
    <w:rsid w:val="001F28D2"/>
    <w:rsid w:val="001F5571"/>
    <w:rsid w:val="001F5614"/>
    <w:rsid w:val="001F660F"/>
    <w:rsid w:val="00202100"/>
    <w:rsid w:val="002051E5"/>
    <w:rsid w:val="00205681"/>
    <w:rsid w:val="002057DF"/>
    <w:rsid w:val="0020785F"/>
    <w:rsid w:val="002108BB"/>
    <w:rsid w:val="002112F7"/>
    <w:rsid w:val="00212371"/>
    <w:rsid w:val="002136CF"/>
    <w:rsid w:val="00214FCB"/>
    <w:rsid w:val="00216B6E"/>
    <w:rsid w:val="00221338"/>
    <w:rsid w:val="00221DE7"/>
    <w:rsid w:val="00223320"/>
    <w:rsid w:val="0022465C"/>
    <w:rsid w:val="00225B6D"/>
    <w:rsid w:val="002271E2"/>
    <w:rsid w:val="00230EF2"/>
    <w:rsid w:val="00231B52"/>
    <w:rsid w:val="002323CD"/>
    <w:rsid w:val="00235713"/>
    <w:rsid w:val="002365CF"/>
    <w:rsid w:val="0023764C"/>
    <w:rsid w:val="00242384"/>
    <w:rsid w:val="00243ABB"/>
    <w:rsid w:val="0024535A"/>
    <w:rsid w:val="00245DA1"/>
    <w:rsid w:val="00246649"/>
    <w:rsid w:val="00250F13"/>
    <w:rsid w:val="00251ADC"/>
    <w:rsid w:val="0025309E"/>
    <w:rsid w:val="00253494"/>
    <w:rsid w:val="0025559A"/>
    <w:rsid w:val="00256656"/>
    <w:rsid w:val="00256F9D"/>
    <w:rsid w:val="00261216"/>
    <w:rsid w:val="002628E4"/>
    <w:rsid w:val="00262B98"/>
    <w:rsid w:val="00264C30"/>
    <w:rsid w:val="00264CC3"/>
    <w:rsid w:val="00265034"/>
    <w:rsid w:val="00271F36"/>
    <w:rsid w:val="00272395"/>
    <w:rsid w:val="00272BEE"/>
    <w:rsid w:val="00274524"/>
    <w:rsid w:val="0027510E"/>
    <w:rsid w:val="002756E6"/>
    <w:rsid w:val="002772A1"/>
    <w:rsid w:val="00280958"/>
    <w:rsid w:val="00287787"/>
    <w:rsid w:val="00290572"/>
    <w:rsid w:val="002919BE"/>
    <w:rsid w:val="00291EB0"/>
    <w:rsid w:val="00291F8A"/>
    <w:rsid w:val="00293742"/>
    <w:rsid w:val="00295C8C"/>
    <w:rsid w:val="0029688D"/>
    <w:rsid w:val="00296B67"/>
    <w:rsid w:val="00296FC4"/>
    <w:rsid w:val="002A27DB"/>
    <w:rsid w:val="002A4B67"/>
    <w:rsid w:val="002A54B1"/>
    <w:rsid w:val="002A5FD4"/>
    <w:rsid w:val="002A6622"/>
    <w:rsid w:val="002A69DB"/>
    <w:rsid w:val="002A72D5"/>
    <w:rsid w:val="002A7A05"/>
    <w:rsid w:val="002A7B4F"/>
    <w:rsid w:val="002B0476"/>
    <w:rsid w:val="002B0A3A"/>
    <w:rsid w:val="002B2095"/>
    <w:rsid w:val="002B402E"/>
    <w:rsid w:val="002B4D91"/>
    <w:rsid w:val="002B58B0"/>
    <w:rsid w:val="002B6ABC"/>
    <w:rsid w:val="002C39EA"/>
    <w:rsid w:val="002C43A5"/>
    <w:rsid w:val="002C6930"/>
    <w:rsid w:val="002C6EA1"/>
    <w:rsid w:val="002C7C28"/>
    <w:rsid w:val="002C7C5E"/>
    <w:rsid w:val="002D1101"/>
    <w:rsid w:val="002D1BCF"/>
    <w:rsid w:val="002D3397"/>
    <w:rsid w:val="002D3491"/>
    <w:rsid w:val="002D3B57"/>
    <w:rsid w:val="002D578C"/>
    <w:rsid w:val="002D6C24"/>
    <w:rsid w:val="002D7860"/>
    <w:rsid w:val="002E0A28"/>
    <w:rsid w:val="002E15EF"/>
    <w:rsid w:val="002E27F0"/>
    <w:rsid w:val="002E2A4F"/>
    <w:rsid w:val="002E34D8"/>
    <w:rsid w:val="002E389B"/>
    <w:rsid w:val="002F17A1"/>
    <w:rsid w:val="002F24B7"/>
    <w:rsid w:val="002F301F"/>
    <w:rsid w:val="002F3B1F"/>
    <w:rsid w:val="002F5721"/>
    <w:rsid w:val="002F74F6"/>
    <w:rsid w:val="002F798E"/>
    <w:rsid w:val="0030339D"/>
    <w:rsid w:val="003040FE"/>
    <w:rsid w:val="00305074"/>
    <w:rsid w:val="00305A71"/>
    <w:rsid w:val="00306178"/>
    <w:rsid w:val="00311051"/>
    <w:rsid w:val="0031146D"/>
    <w:rsid w:val="00311634"/>
    <w:rsid w:val="0031263B"/>
    <w:rsid w:val="003136B1"/>
    <w:rsid w:val="0031401F"/>
    <w:rsid w:val="00314871"/>
    <w:rsid w:val="003159D3"/>
    <w:rsid w:val="003166B0"/>
    <w:rsid w:val="00320C3A"/>
    <w:rsid w:val="00321439"/>
    <w:rsid w:val="00322CF9"/>
    <w:rsid w:val="00323020"/>
    <w:rsid w:val="003250C7"/>
    <w:rsid w:val="003328C9"/>
    <w:rsid w:val="00336264"/>
    <w:rsid w:val="00337553"/>
    <w:rsid w:val="00341EEB"/>
    <w:rsid w:val="003424E8"/>
    <w:rsid w:val="00342E73"/>
    <w:rsid w:val="00343014"/>
    <w:rsid w:val="003446D2"/>
    <w:rsid w:val="0034671F"/>
    <w:rsid w:val="00347C8C"/>
    <w:rsid w:val="00351A53"/>
    <w:rsid w:val="00351D43"/>
    <w:rsid w:val="00356DF5"/>
    <w:rsid w:val="0036019D"/>
    <w:rsid w:val="00364403"/>
    <w:rsid w:val="0036573A"/>
    <w:rsid w:val="00366CAF"/>
    <w:rsid w:val="00367ACA"/>
    <w:rsid w:val="00371E69"/>
    <w:rsid w:val="0037202C"/>
    <w:rsid w:val="00372CEA"/>
    <w:rsid w:val="00374095"/>
    <w:rsid w:val="0037430A"/>
    <w:rsid w:val="00376434"/>
    <w:rsid w:val="00381D71"/>
    <w:rsid w:val="00382632"/>
    <w:rsid w:val="003826E4"/>
    <w:rsid w:val="00383650"/>
    <w:rsid w:val="00383CED"/>
    <w:rsid w:val="00385A02"/>
    <w:rsid w:val="003860B5"/>
    <w:rsid w:val="00386B21"/>
    <w:rsid w:val="00386DA3"/>
    <w:rsid w:val="00387C5E"/>
    <w:rsid w:val="00390728"/>
    <w:rsid w:val="003922CD"/>
    <w:rsid w:val="00393275"/>
    <w:rsid w:val="0039527B"/>
    <w:rsid w:val="003A32DB"/>
    <w:rsid w:val="003A3D3E"/>
    <w:rsid w:val="003A3DD4"/>
    <w:rsid w:val="003A3EA7"/>
    <w:rsid w:val="003A6DD4"/>
    <w:rsid w:val="003B054B"/>
    <w:rsid w:val="003B0A63"/>
    <w:rsid w:val="003B3A06"/>
    <w:rsid w:val="003B63F6"/>
    <w:rsid w:val="003C0282"/>
    <w:rsid w:val="003C0B69"/>
    <w:rsid w:val="003C0BAD"/>
    <w:rsid w:val="003C0BC6"/>
    <w:rsid w:val="003C51C8"/>
    <w:rsid w:val="003C5409"/>
    <w:rsid w:val="003C597D"/>
    <w:rsid w:val="003D29B3"/>
    <w:rsid w:val="003D2A4C"/>
    <w:rsid w:val="003D2B5A"/>
    <w:rsid w:val="003D4C11"/>
    <w:rsid w:val="003E10B8"/>
    <w:rsid w:val="003E1804"/>
    <w:rsid w:val="003E32C1"/>
    <w:rsid w:val="003E412D"/>
    <w:rsid w:val="003E5C3B"/>
    <w:rsid w:val="003E6C2F"/>
    <w:rsid w:val="003F169E"/>
    <w:rsid w:val="003F2F83"/>
    <w:rsid w:val="003F70A9"/>
    <w:rsid w:val="004016D5"/>
    <w:rsid w:val="00402C1E"/>
    <w:rsid w:val="004054F0"/>
    <w:rsid w:val="0040562C"/>
    <w:rsid w:val="00405A10"/>
    <w:rsid w:val="00405AE0"/>
    <w:rsid w:val="00407BF4"/>
    <w:rsid w:val="004132AD"/>
    <w:rsid w:val="00415296"/>
    <w:rsid w:val="00415BBE"/>
    <w:rsid w:val="00417A1D"/>
    <w:rsid w:val="00420B68"/>
    <w:rsid w:val="0042214F"/>
    <w:rsid w:val="004257CE"/>
    <w:rsid w:val="00425AEB"/>
    <w:rsid w:val="004263B8"/>
    <w:rsid w:val="0042644B"/>
    <w:rsid w:val="004268B3"/>
    <w:rsid w:val="00430683"/>
    <w:rsid w:val="00432341"/>
    <w:rsid w:val="00432B5B"/>
    <w:rsid w:val="00433558"/>
    <w:rsid w:val="0043362B"/>
    <w:rsid w:val="004349F2"/>
    <w:rsid w:val="00435F78"/>
    <w:rsid w:val="004371A4"/>
    <w:rsid w:val="004402B8"/>
    <w:rsid w:val="00441EBD"/>
    <w:rsid w:val="00443A24"/>
    <w:rsid w:val="004448B2"/>
    <w:rsid w:val="00444FBA"/>
    <w:rsid w:val="00450005"/>
    <w:rsid w:val="004503EF"/>
    <w:rsid w:val="00453B39"/>
    <w:rsid w:val="00454456"/>
    <w:rsid w:val="004563FB"/>
    <w:rsid w:val="00456B02"/>
    <w:rsid w:val="0046189D"/>
    <w:rsid w:val="00463258"/>
    <w:rsid w:val="00464BAF"/>
    <w:rsid w:val="00465F13"/>
    <w:rsid w:val="00466DA3"/>
    <w:rsid w:val="004670C7"/>
    <w:rsid w:val="00467FB4"/>
    <w:rsid w:val="00473CDF"/>
    <w:rsid w:val="00474AB6"/>
    <w:rsid w:val="0047541F"/>
    <w:rsid w:val="0047653B"/>
    <w:rsid w:val="00476933"/>
    <w:rsid w:val="00476B69"/>
    <w:rsid w:val="0047700B"/>
    <w:rsid w:val="00477474"/>
    <w:rsid w:val="0047769A"/>
    <w:rsid w:val="00482B6B"/>
    <w:rsid w:val="00484F4B"/>
    <w:rsid w:val="0048540E"/>
    <w:rsid w:val="004865A1"/>
    <w:rsid w:val="00486E55"/>
    <w:rsid w:val="00487FB4"/>
    <w:rsid w:val="004933DD"/>
    <w:rsid w:val="004937BE"/>
    <w:rsid w:val="0049432B"/>
    <w:rsid w:val="00494450"/>
    <w:rsid w:val="00494C66"/>
    <w:rsid w:val="004953F0"/>
    <w:rsid w:val="00495AAF"/>
    <w:rsid w:val="004968A4"/>
    <w:rsid w:val="00497207"/>
    <w:rsid w:val="00497871"/>
    <w:rsid w:val="004A09FA"/>
    <w:rsid w:val="004A178C"/>
    <w:rsid w:val="004A2CA5"/>
    <w:rsid w:val="004B10CF"/>
    <w:rsid w:val="004B6090"/>
    <w:rsid w:val="004B6B50"/>
    <w:rsid w:val="004B7A97"/>
    <w:rsid w:val="004C0488"/>
    <w:rsid w:val="004C27D3"/>
    <w:rsid w:val="004C3A6D"/>
    <w:rsid w:val="004C3DC4"/>
    <w:rsid w:val="004C42D0"/>
    <w:rsid w:val="004C4CEE"/>
    <w:rsid w:val="004C610C"/>
    <w:rsid w:val="004D104A"/>
    <w:rsid w:val="004D1114"/>
    <w:rsid w:val="004D16FC"/>
    <w:rsid w:val="004D23F6"/>
    <w:rsid w:val="004D52CF"/>
    <w:rsid w:val="004D5BDD"/>
    <w:rsid w:val="004D79AD"/>
    <w:rsid w:val="004E0B47"/>
    <w:rsid w:val="004E2CEC"/>
    <w:rsid w:val="004E3487"/>
    <w:rsid w:val="004E3BD4"/>
    <w:rsid w:val="004E5F55"/>
    <w:rsid w:val="004E7ADF"/>
    <w:rsid w:val="004E7B55"/>
    <w:rsid w:val="004F026D"/>
    <w:rsid w:val="004F5679"/>
    <w:rsid w:val="004F5935"/>
    <w:rsid w:val="004F69E6"/>
    <w:rsid w:val="004F6B58"/>
    <w:rsid w:val="004F7374"/>
    <w:rsid w:val="004F7CAB"/>
    <w:rsid w:val="005007ED"/>
    <w:rsid w:val="0050126F"/>
    <w:rsid w:val="00501CBD"/>
    <w:rsid w:val="00504E47"/>
    <w:rsid w:val="00505380"/>
    <w:rsid w:val="005059D5"/>
    <w:rsid w:val="00506B46"/>
    <w:rsid w:val="005114C6"/>
    <w:rsid w:val="00511C46"/>
    <w:rsid w:val="00512B3F"/>
    <w:rsid w:val="005131D9"/>
    <w:rsid w:val="00520231"/>
    <w:rsid w:val="00520BBB"/>
    <w:rsid w:val="00522452"/>
    <w:rsid w:val="00522B88"/>
    <w:rsid w:val="00523D21"/>
    <w:rsid w:val="00523E9A"/>
    <w:rsid w:val="0052443E"/>
    <w:rsid w:val="00524EE7"/>
    <w:rsid w:val="00525630"/>
    <w:rsid w:val="00526882"/>
    <w:rsid w:val="00527903"/>
    <w:rsid w:val="00531448"/>
    <w:rsid w:val="00531808"/>
    <w:rsid w:val="0053286B"/>
    <w:rsid w:val="0053403C"/>
    <w:rsid w:val="0053645A"/>
    <w:rsid w:val="0053663E"/>
    <w:rsid w:val="00546843"/>
    <w:rsid w:val="005470E8"/>
    <w:rsid w:val="005471F9"/>
    <w:rsid w:val="0054782F"/>
    <w:rsid w:val="00547A95"/>
    <w:rsid w:val="00551BA3"/>
    <w:rsid w:val="00552855"/>
    <w:rsid w:val="005528F2"/>
    <w:rsid w:val="00552E94"/>
    <w:rsid w:val="00553A31"/>
    <w:rsid w:val="00553C50"/>
    <w:rsid w:val="0055562B"/>
    <w:rsid w:val="00556A20"/>
    <w:rsid w:val="00556E28"/>
    <w:rsid w:val="0055749B"/>
    <w:rsid w:val="00560055"/>
    <w:rsid w:val="00560483"/>
    <w:rsid w:val="0056054A"/>
    <w:rsid w:val="00560B2A"/>
    <w:rsid w:val="00561993"/>
    <w:rsid w:val="00561ECE"/>
    <w:rsid w:val="0056236D"/>
    <w:rsid w:val="0056280D"/>
    <w:rsid w:val="00565409"/>
    <w:rsid w:val="00566215"/>
    <w:rsid w:val="0056657C"/>
    <w:rsid w:val="00566893"/>
    <w:rsid w:val="005677C7"/>
    <w:rsid w:val="00570160"/>
    <w:rsid w:val="0057260E"/>
    <w:rsid w:val="0057282E"/>
    <w:rsid w:val="00572AA3"/>
    <w:rsid w:val="00575D16"/>
    <w:rsid w:val="00577AF1"/>
    <w:rsid w:val="00580398"/>
    <w:rsid w:val="005803D1"/>
    <w:rsid w:val="00580703"/>
    <w:rsid w:val="00581B28"/>
    <w:rsid w:val="00583EA0"/>
    <w:rsid w:val="0058553F"/>
    <w:rsid w:val="005867B4"/>
    <w:rsid w:val="005871F5"/>
    <w:rsid w:val="00591989"/>
    <w:rsid w:val="0059360C"/>
    <w:rsid w:val="00594BEF"/>
    <w:rsid w:val="00595264"/>
    <w:rsid w:val="005955C0"/>
    <w:rsid w:val="005964E0"/>
    <w:rsid w:val="00596DA0"/>
    <w:rsid w:val="005A354E"/>
    <w:rsid w:val="005A5485"/>
    <w:rsid w:val="005A6BC8"/>
    <w:rsid w:val="005A74B0"/>
    <w:rsid w:val="005A7B5C"/>
    <w:rsid w:val="005B2A67"/>
    <w:rsid w:val="005B5E52"/>
    <w:rsid w:val="005C138B"/>
    <w:rsid w:val="005C173F"/>
    <w:rsid w:val="005C1E1A"/>
    <w:rsid w:val="005C4268"/>
    <w:rsid w:val="005C6D01"/>
    <w:rsid w:val="005C7361"/>
    <w:rsid w:val="005D0002"/>
    <w:rsid w:val="005D2C96"/>
    <w:rsid w:val="005D45EE"/>
    <w:rsid w:val="005D4FB6"/>
    <w:rsid w:val="005D50BA"/>
    <w:rsid w:val="005D681A"/>
    <w:rsid w:val="005D7321"/>
    <w:rsid w:val="005D7842"/>
    <w:rsid w:val="005D7BD6"/>
    <w:rsid w:val="005E0CAF"/>
    <w:rsid w:val="005E1DF6"/>
    <w:rsid w:val="005E2538"/>
    <w:rsid w:val="005E31EF"/>
    <w:rsid w:val="005E34AD"/>
    <w:rsid w:val="005E3F88"/>
    <w:rsid w:val="005E4243"/>
    <w:rsid w:val="005E449F"/>
    <w:rsid w:val="005E6410"/>
    <w:rsid w:val="005F0C75"/>
    <w:rsid w:val="005F149A"/>
    <w:rsid w:val="005F1A30"/>
    <w:rsid w:val="005F2808"/>
    <w:rsid w:val="005F6168"/>
    <w:rsid w:val="005F71F6"/>
    <w:rsid w:val="005F754C"/>
    <w:rsid w:val="00600119"/>
    <w:rsid w:val="0060191B"/>
    <w:rsid w:val="00602411"/>
    <w:rsid w:val="00603105"/>
    <w:rsid w:val="00607E14"/>
    <w:rsid w:val="00611826"/>
    <w:rsid w:val="006118CE"/>
    <w:rsid w:val="0061497B"/>
    <w:rsid w:val="006158F1"/>
    <w:rsid w:val="00620709"/>
    <w:rsid w:val="0062135D"/>
    <w:rsid w:val="00621EBB"/>
    <w:rsid w:val="00622DD8"/>
    <w:rsid w:val="006232B8"/>
    <w:rsid w:val="00624C3E"/>
    <w:rsid w:val="0062650C"/>
    <w:rsid w:val="00626891"/>
    <w:rsid w:val="00626FD4"/>
    <w:rsid w:val="0063106C"/>
    <w:rsid w:val="006340E5"/>
    <w:rsid w:val="00634A2D"/>
    <w:rsid w:val="00635AB0"/>
    <w:rsid w:val="00635FC1"/>
    <w:rsid w:val="00637096"/>
    <w:rsid w:val="00637B7E"/>
    <w:rsid w:val="00637DC9"/>
    <w:rsid w:val="00640D81"/>
    <w:rsid w:val="0064347D"/>
    <w:rsid w:val="00643897"/>
    <w:rsid w:val="00644F86"/>
    <w:rsid w:val="0064613E"/>
    <w:rsid w:val="006515DC"/>
    <w:rsid w:val="006520CD"/>
    <w:rsid w:val="00653C9A"/>
    <w:rsid w:val="006572AF"/>
    <w:rsid w:val="00660E10"/>
    <w:rsid w:val="006614FE"/>
    <w:rsid w:val="00662CD9"/>
    <w:rsid w:val="00663D6C"/>
    <w:rsid w:val="00665447"/>
    <w:rsid w:val="006662C6"/>
    <w:rsid w:val="00670012"/>
    <w:rsid w:val="00670C37"/>
    <w:rsid w:val="006714B4"/>
    <w:rsid w:val="006729A8"/>
    <w:rsid w:val="006735BD"/>
    <w:rsid w:val="00675BC5"/>
    <w:rsid w:val="006766AA"/>
    <w:rsid w:val="006806B4"/>
    <w:rsid w:val="006810AB"/>
    <w:rsid w:val="006825BA"/>
    <w:rsid w:val="00684439"/>
    <w:rsid w:val="0068524B"/>
    <w:rsid w:val="0068556D"/>
    <w:rsid w:val="00685E12"/>
    <w:rsid w:val="0068679C"/>
    <w:rsid w:val="00687D4B"/>
    <w:rsid w:val="00692770"/>
    <w:rsid w:val="00693C28"/>
    <w:rsid w:val="006963CD"/>
    <w:rsid w:val="00697702"/>
    <w:rsid w:val="006A548C"/>
    <w:rsid w:val="006A6365"/>
    <w:rsid w:val="006B3359"/>
    <w:rsid w:val="006B415C"/>
    <w:rsid w:val="006B59C3"/>
    <w:rsid w:val="006B60CD"/>
    <w:rsid w:val="006B735E"/>
    <w:rsid w:val="006C1172"/>
    <w:rsid w:val="006C3C9A"/>
    <w:rsid w:val="006C40B3"/>
    <w:rsid w:val="006C5C2E"/>
    <w:rsid w:val="006D033C"/>
    <w:rsid w:val="006D1225"/>
    <w:rsid w:val="006D233D"/>
    <w:rsid w:val="006D2B79"/>
    <w:rsid w:val="006D2ECE"/>
    <w:rsid w:val="006D5A35"/>
    <w:rsid w:val="006E02E2"/>
    <w:rsid w:val="006E0B60"/>
    <w:rsid w:val="006E170C"/>
    <w:rsid w:val="006E262F"/>
    <w:rsid w:val="006E2D11"/>
    <w:rsid w:val="006E2D5E"/>
    <w:rsid w:val="006E503C"/>
    <w:rsid w:val="006E5250"/>
    <w:rsid w:val="006E72BF"/>
    <w:rsid w:val="006E74F1"/>
    <w:rsid w:val="006E7BC8"/>
    <w:rsid w:val="006F0BFC"/>
    <w:rsid w:val="006F28DF"/>
    <w:rsid w:val="006F2A56"/>
    <w:rsid w:val="006F2FE2"/>
    <w:rsid w:val="006F36EF"/>
    <w:rsid w:val="006F3CBD"/>
    <w:rsid w:val="006F4DCF"/>
    <w:rsid w:val="006F59DE"/>
    <w:rsid w:val="006F5EB5"/>
    <w:rsid w:val="006F68FB"/>
    <w:rsid w:val="00700F18"/>
    <w:rsid w:val="00701C43"/>
    <w:rsid w:val="007045AA"/>
    <w:rsid w:val="00706498"/>
    <w:rsid w:val="00712E45"/>
    <w:rsid w:val="00715C0A"/>
    <w:rsid w:val="00715C20"/>
    <w:rsid w:val="00716939"/>
    <w:rsid w:val="00716D9C"/>
    <w:rsid w:val="00721223"/>
    <w:rsid w:val="00721377"/>
    <w:rsid w:val="00721744"/>
    <w:rsid w:val="00722989"/>
    <w:rsid w:val="00724ECB"/>
    <w:rsid w:val="00726AEB"/>
    <w:rsid w:val="0073035F"/>
    <w:rsid w:val="00731D7C"/>
    <w:rsid w:val="00734FCE"/>
    <w:rsid w:val="00736CAB"/>
    <w:rsid w:val="00740105"/>
    <w:rsid w:val="00744C37"/>
    <w:rsid w:val="00745D61"/>
    <w:rsid w:val="007471FE"/>
    <w:rsid w:val="00753400"/>
    <w:rsid w:val="00754919"/>
    <w:rsid w:val="00755304"/>
    <w:rsid w:val="00756050"/>
    <w:rsid w:val="00757878"/>
    <w:rsid w:val="00757CEF"/>
    <w:rsid w:val="0076114C"/>
    <w:rsid w:val="00762863"/>
    <w:rsid w:val="00762BFF"/>
    <w:rsid w:val="00762ED8"/>
    <w:rsid w:val="007634DF"/>
    <w:rsid w:val="00764C68"/>
    <w:rsid w:val="00766F44"/>
    <w:rsid w:val="00767C71"/>
    <w:rsid w:val="007723E7"/>
    <w:rsid w:val="00772CE6"/>
    <w:rsid w:val="00776EDE"/>
    <w:rsid w:val="00780087"/>
    <w:rsid w:val="00783256"/>
    <w:rsid w:val="00785A29"/>
    <w:rsid w:val="00787263"/>
    <w:rsid w:val="007903F4"/>
    <w:rsid w:val="0079085A"/>
    <w:rsid w:val="00792629"/>
    <w:rsid w:val="0079776E"/>
    <w:rsid w:val="007A1E5F"/>
    <w:rsid w:val="007A43E8"/>
    <w:rsid w:val="007A7E8D"/>
    <w:rsid w:val="007B00F7"/>
    <w:rsid w:val="007B4E45"/>
    <w:rsid w:val="007B5656"/>
    <w:rsid w:val="007B74C6"/>
    <w:rsid w:val="007B7643"/>
    <w:rsid w:val="007B7FD2"/>
    <w:rsid w:val="007C4F51"/>
    <w:rsid w:val="007C5657"/>
    <w:rsid w:val="007C61E6"/>
    <w:rsid w:val="007D077B"/>
    <w:rsid w:val="007D1329"/>
    <w:rsid w:val="007D2DEA"/>
    <w:rsid w:val="007D4317"/>
    <w:rsid w:val="007D538C"/>
    <w:rsid w:val="007D5A3E"/>
    <w:rsid w:val="007D6289"/>
    <w:rsid w:val="007E15F5"/>
    <w:rsid w:val="007E348C"/>
    <w:rsid w:val="007E456C"/>
    <w:rsid w:val="007E4CF8"/>
    <w:rsid w:val="007E5CF1"/>
    <w:rsid w:val="007E6974"/>
    <w:rsid w:val="007E7190"/>
    <w:rsid w:val="007F0430"/>
    <w:rsid w:val="007F3EB6"/>
    <w:rsid w:val="007F537D"/>
    <w:rsid w:val="007F792E"/>
    <w:rsid w:val="007F79CC"/>
    <w:rsid w:val="008019EA"/>
    <w:rsid w:val="00803E4C"/>
    <w:rsid w:val="0080491B"/>
    <w:rsid w:val="0080505F"/>
    <w:rsid w:val="00805A07"/>
    <w:rsid w:val="008065B3"/>
    <w:rsid w:val="00807088"/>
    <w:rsid w:val="00807B6B"/>
    <w:rsid w:val="00810E56"/>
    <w:rsid w:val="00811260"/>
    <w:rsid w:val="008112D8"/>
    <w:rsid w:val="00815FF4"/>
    <w:rsid w:val="00816D4E"/>
    <w:rsid w:val="0082063F"/>
    <w:rsid w:val="008213A2"/>
    <w:rsid w:val="00823C86"/>
    <w:rsid w:val="00823E91"/>
    <w:rsid w:val="0082619C"/>
    <w:rsid w:val="00826E58"/>
    <w:rsid w:val="00827F25"/>
    <w:rsid w:val="00830B9C"/>
    <w:rsid w:val="0083108B"/>
    <w:rsid w:val="00831361"/>
    <w:rsid w:val="00834047"/>
    <w:rsid w:val="00842C81"/>
    <w:rsid w:val="0084477E"/>
    <w:rsid w:val="00844C64"/>
    <w:rsid w:val="008457E8"/>
    <w:rsid w:val="0085220E"/>
    <w:rsid w:val="00854084"/>
    <w:rsid w:val="00855846"/>
    <w:rsid w:val="0086219D"/>
    <w:rsid w:val="008627EB"/>
    <w:rsid w:val="0086308F"/>
    <w:rsid w:val="008639B4"/>
    <w:rsid w:val="00866979"/>
    <w:rsid w:val="00873722"/>
    <w:rsid w:val="00874A6A"/>
    <w:rsid w:val="00876525"/>
    <w:rsid w:val="008775F5"/>
    <w:rsid w:val="00882B72"/>
    <w:rsid w:val="00887EA3"/>
    <w:rsid w:val="008932A2"/>
    <w:rsid w:val="008A16F6"/>
    <w:rsid w:val="008A2973"/>
    <w:rsid w:val="008A3A3B"/>
    <w:rsid w:val="008A3F96"/>
    <w:rsid w:val="008A3FEC"/>
    <w:rsid w:val="008A518F"/>
    <w:rsid w:val="008A607D"/>
    <w:rsid w:val="008A6198"/>
    <w:rsid w:val="008B08F1"/>
    <w:rsid w:val="008B163D"/>
    <w:rsid w:val="008B2FB1"/>
    <w:rsid w:val="008B3A3E"/>
    <w:rsid w:val="008B3F17"/>
    <w:rsid w:val="008B486D"/>
    <w:rsid w:val="008B5E9E"/>
    <w:rsid w:val="008C0B07"/>
    <w:rsid w:val="008C3011"/>
    <w:rsid w:val="008C3561"/>
    <w:rsid w:val="008C579C"/>
    <w:rsid w:val="008C6ACB"/>
    <w:rsid w:val="008D0469"/>
    <w:rsid w:val="008D2E2A"/>
    <w:rsid w:val="008D3A76"/>
    <w:rsid w:val="008D4591"/>
    <w:rsid w:val="008D48A2"/>
    <w:rsid w:val="008D4F36"/>
    <w:rsid w:val="008D565D"/>
    <w:rsid w:val="008D6943"/>
    <w:rsid w:val="008D69E2"/>
    <w:rsid w:val="008D73F2"/>
    <w:rsid w:val="008E25A3"/>
    <w:rsid w:val="008E4286"/>
    <w:rsid w:val="008E4C5B"/>
    <w:rsid w:val="008F0E53"/>
    <w:rsid w:val="008F1A50"/>
    <w:rsid w:val="008F1B93"/>
    <w:rsid w:val="008F3775"/>
    <w:rsid w:val="008F39D0"/>
    <w:rsid w:val="008F3D94"/>
    <w:rsid w:val="009012A6"/>
    <w:rsid w:val="00901F93"/>
    <w:rsid w:val="00906AD6"/>
    <w:rsid w:val="00907FDB"/>
    <w:rsid w:val="00911C86"/>
    <w:rsid w:val="0091220F"/>
    <w:rsid w:val="00914F48"/>
    <w:rsid w:val="00916042"/>
    <w:rsid w:val="009202E3"/>
    <w:rsid w:val="00920F5B"/>
    <w:rsid w:val="00922825"/>
    <w:rsid w:val="00922C75"/>
    <w:rsid w:val="0092669C"/>
    <w:rsid w:val="0093213C"/>
    <w:rsid w:val="00932961"/>
    <w:rsid w:val="00932AD2"/>
    <w:rsid w:val="00934060"/>
    <w:rsid w:val="00934EE2"/>
    <w:rsid w:val="009357B7"/>
    <w:rsid w:val="0093636E"/>
    <w:rsid w:val="00940E3F"/>
    <w:rsid w:val="0094141C"/>
    <w:rsid w:val="00942638"/>
    <w:rsid w:val="00944DCA"/>
    <w:rsid w:val="00946880"/>
    <w:rsid w:val="009479B2"/>
    <w:rsid w:val="00950782"/>
    <w:rsid w:val="00952301"/>
    <w:rsid w:val="00952537"/>
    <w:rsid w:val="009535D9"/>
    <w:rsid w:val="00953DFB"/>
    <w:rsid w:val="00954525"/>
    <w:rsid w:val="009576AA"/>
    <w:rsid w:val="00957B14"/>
    <w:rsid w:val="00957F3E"/>
    <w:rsid w:val="0096017E"/>
    <w:rsid w:val="00961995"/>
    <w:rsid w:val="00963EBF"/>
    <w:rsid w:val="0096457E"/>
    <w:rsid w:val="00967335"/>
    <w:rsid w:val="00970BC8"/>
    <w:rsid w:val="00973A1C"/>
    <w:rsid w:val="00980191"/>
    <w:rsid w:val="0098332A"/>
    <w:rsid w:val="00983D77"/>
    <w:rsid w:val="00984234"/>
    <w:rsid w:val="00990074"/>
    <w:rsid w:val="009902DE"/>
    <w:rsid w:val="00990B15"/>
    <w:rsid w:val="009911A6"/>
    <w:rsid w:val="00991B3D"/>
    <w:rsid w:val="00992E8B"/>
    <w:rsid w:val="0099476A"/>
    <w:rsid w:val="00996481"/>
    <w:rsid w:val="00996C30"/>
    <w:rsid w:val="00997146"/>
    <w:rsid w:val="0099754E"/>
    <w:rsid w:val="00997BF3"/>
    <w:rsid w:val="009A0092"/>
    <w:rsid w:val="009A0D81"/>
    <w:rsid w:val="009A11FB"/>
    <w:rsid w:val="009A1E1E"/>
    <w:rsid w:val="009A270A"/>
    <w:rsid w:val="009A29B1"/>
    <w:rsid w:val="009A2A8A"/>
    <w:rsid w:val="009A2C7F"/>
    <w:rsid w:val="009A3521"/>
    <w:rsid w:val="009A6FFB"/>
    <w:rsid w:val="009A7B6F"/>
    <w:rsid w:val="009A7C76"/>
    <w:rsid w:val="009B0C25"/>
    <w:rsid w:val="009B2A4A"/>
    <w:rsid w:val="009B2CB0"/>
    <w:rsid w:val="009B3C11"/>
    <w:rsid w:val="009B4E4D"/>
    <w:rsid w:val="009B5900"/>
    <w:rsid w:val="009B5EF5"/>
    <w:rsid w:val="009B61B7"/>
    <w:rsid w:val="009B6360"/>
    <w:rsid w:val="009B7564"/>
    <w:rsid w:val="009C2289"/>
    <w:rsid w:val="009C392B"/>
    <w:rsid w:val="009C646E"/>
    <w:rsid w:val="009C6F31"/>
    <w:rsid w:val="009D523B"/>
    <w:rsid w:val="009D79BB"/>
    <w:rsid w:val="009E0298"/>
    <w:rsid w:val="009E34EF"/>
    <w:rsid w:val="009E3D4B"/>
    <w:rsid w:val="009E4AE1"/>
    <w:rsid w:val="009E50E3"/>
    <w:rsid w:val="009E54EF"/>
    <w:rsid w:val="009E5806"/>
    <w:rsid w:val="009E6620"/>
    <w:rsid w:val="009E7946"/>
    <w:rsid w:val="009E7B57"/>
    <w:rsid w:val="009F1FB6"/>
    <w:rsid w:val="009F2092"/>
    <w:rsid w:val="00A00F8F"/>
    <w:rsid w:val="00A02180"/>
    <w:rsid w:val="00A04CD3"/>
    <w:rsid w:val="00A06E78"/>
    <w:rsid w:val="00A07B2C"/>
    <w:rsid w:val="00A07D6A"/>
    <w:rsid w:val="00A12D35"/>
    <w:rsid w:val="00A149E9"/>
    <w:rsid w:val="00A14DC2"/>
    <w:rsid w:val="00A15AAE"/>
    <w:rsid w:val="00A161FC"/>
    <w:rsid w:val="00A208A7"/>
    <w:rsid w:val="00A220C5"/>
    <w:rsid w:val="00A22436"/>
    <w:rsid w:val="00A22FC7"/>
    <w:rsid w:val="00A23085"/>
    <w:rsid w:val="00A2763A"/>
    <w:rsid w:val="00A301CB"/>
    <w:rsid w:val="00A30380"/>
    <w:rsid w:val="00A30ADA"/>
    <w:rsid w:val="00A30D70"/>
    <w:rsid w:val="00A31D8B"/>
    <w:rsid w:val="00A334D9"/>
    <w:rsid w:val="00A33ADA"/>
    <w:rsid w:val="00A3493B"/>
    <w:rsid w:val="00A34A0F"/>
    <w:rsid w:val="00A41327"/>
    <w:rsid w:val="00A41328"/>
    <w:rsid w:val="00A41443"/>
    <w:rsid w:val="00A4218B"/>
    <w:rsid w:val="00A43F06"/>
    <w:rsid w:val="00A456BA"/>
    <w:rsid w:val="00A46EA9"/>
    <w:rsid w:val="00A500FB"/>
    <w:rsid w:val="00A5326B"/>
    <w:rsid w:val="00A537B8"/>
    <w:rsid w:val="00A548EA"/>
    <w:rsid w:val="00A54E56"/>
    <w:rsid w:val="00A55428"/>
    <w:rsid w:val="00A55DE5"/>
    <w:rsid w:val="00A62889"/>
    <w:rsid w:val="00A637EC"/>
    <w:rsid w:val="00A65F43"/>
    <w:rsid w:val="00A71B68"/>
    <w:rsid w:val="00A71F34"/>
    <w:rsid w:val="00A73B6F"/>
    <w:rsid w:val="00A7531B"/>
    <w:rsid w:val="00A7753B"/>
    <w:rsid w:val="00A776DA"/>
    <w:rsid w:val="00A80620"/>
    <w:rsid w:val="00A80C9D"/>
    <w:rsid w:val="00A837C6"/>
    <w:rsid w:val="00A84E7C"/>
    <w:rsid w:val="00A85B85"/>
    <w:rsid w:val="00A86BBD"/>
    <w:rsid w:val="00A86CB3"/>
    <w:rsid w:val="00A8716A"/>
    <w:rsid w:val="00A87F99"/>
    <w:rsid w:val="00A92500"/>
    <w:rsid w:val="00A927FF"/>
    <w:rsid w:val="00A92DC6"/>
    <w:rsid w:val="00A93636"/>
    <w:rsid w:val="00AA142D"/>
    <w:rsid w:val="00AA2DF9"/>
    <w:rsid w:val="00AA49E5"/>
    <w:rsid w:val="00AA56EF"/>
    <w:rsid w:val="00AA6E30"/>
    <w:rsid w:val="00AA7226"/>
    <w:rsid w:val="00AB1CFC"/>
    <w:rsid w:val="00AB33B9"/>
    <w:rsid w:val="00AB3BFB"/>
    <w:rsid w:val="00AB54A2"/>
    <w:rsid w:val="00AB79FC"/>
    <w:rsid w:val="00AB7DF8"/>
    <w:rsid w:val="00AC31C1"/>
    <w:rsid w:val="00AC36D8"/>
    <w:rsid w:val="00AC589B"/>
    <w:rsid w:val="00AD0A33"/>
    <w:rsid w:val="00AD14F0"/>
    <w:rsid w:val="00AD36B8"/>
    <w:rsid w:val="00AD49F7"/>
    <w:rsid w:val="00AD5C0A"/>
    <w:rsid w:val="00AD65EA"/>
    <w:rsid w:val="00AD7166"/>
    <w:rsid w:val="00AD7643"/>
    <w:rsid w:val="00AE115D"/>
    <w:rsid w:val="00AE6641"/>
    <w:rsid w:val="00AE7344"/>
    <w:rsid w:val="00AE75BF"/>
    <w:rsid w:val="00AE7B89"/>
    <w:rsid w:val="00AF07F9"/>
    <w:rsid w:val="00AF1252"/>
    <w:rsid w:val="00AF27F0"/>
    <w:rsid w:val="00AF4D6E"/>
    <w:rsid w:val="00B006B6"/>
    <w:rsid w:val="00B0157A"/>
    <w:rsid w:val="00B0237B"/>
    <w:rsid w:val="00B0391F"/>
    <w:rsid w:val="00B05112"/>
    <w:rsid w:val="00B05760"/>
    <w:rsid w:val="00B05CF4"/>
    <w:rsid w:val="00B074E3"/>
    <w:rsid w:val="00B1445E"/>
    <w:rsid w:val="00B17CC1"/>
    <w:rsid w:val="00B17F2D"/>
    <w:rsid w:val="00B208CB"/>
    <w:rsid w:val="00B221E2"/>
    <w:rsid w:val="00B22C51"/>
    <w:rsid w:val="00B232EB"/>
    <w:rsid w:val="00B2406D"/>
    <w:rsid w:val="00B24424"/>
    <w:rsid w:val="00B24D5C"/>
    <w:rsid w:val="00B26863"/>
    <w:rsid w:val="00B27A0A"/>
    <w:rsid w:val="00B331D6"/>
    <w:rsid w:val="00B35C21"/>
    <w:rsid w:val="00B36084"/>
    <w:rsid w:val="00B369B7"/>
    <w:rsid w:val="00B37256"/>
    <w:rsid w:val="00B37F69"/>
    <w:rsid w:val="00B403A5"/>
    <w:rsid w:val="00B40ED1"/>
    <w:rsid w:val="00B40F34"/>
    <w:rsid w:val="00B42B2D"/>
    <w:rsid w:val="00B435B3"/>
    <w:rsid w:val="00B44C31"/>
    <w:rsid w:val="00B44C68"/>
    <w:rsid w:val="00B44CBC"/>
    <w:rsid w:val="00B44F69"/>
    <w:rsid w:val="00B467A5"/>
    <w:rsid w:val="00B50623"/>
    <w:rsid w:val="00B5179D"/>
    <w:rsid w:val="00B5317E"/>
    <w:rsid w:val="00B53A93"/>
    <w:rsid w:val="00B54B97"/>
    <w:rsid w:val="00B62953"/>
    <w:rsid w:val="00B62DCD"/>
    <w:rsid w:val="00B670C9"/>
    <w:rsid w:val="00B67489"/>
    <w:rsid w:val="00B70308"/>
    <w:rsid w:val="00B70BE0"/>
    <w:rsid w:val="00B71A55"/>
    <w:rsid w:val="00B71D49"/>
    <w:rsid w:val="00B7261A"/>
    <w:rsid w:val="00B746D7"/>
    <w:rsid w:val="00B757FE"/>
    <w:rsid w:val="00B81FF6"/>
    <w:rsid w:val="00B822F2"/>
    <w:rsid w:val="00B83077"/>
    <w:rsid w:val="00B830CF"/>
    <w:rsid w:val="00B84D97"/>
    <w:rsid w:val="00B85011"/>
    <w:rsid w:val="00B85D22"/>
    <w:rsid w:val="00B878B1"/>
    <w:rsid w:val="00B90BF1"/>
    <w:rsid w:val="00B92E3E"/>
    <w:rsid w:val="00B9326B"/>
    <w:rsid w:val="00B95DC0"/>
    <w:rsid w:val="00B96E24"/>
    <w:rsid w:val="00BA0617"/>
    <w:rsid w:val="00BA07E2"/>
    <w:rsid w:val="00BA182A"/>
    <w:rsid w:val="00BA442F"/>
    <w:rsid w:val="00BA4ED2"/>
    <w:rsid w:val="00BA5575"/>
    <w:rsid w:val="00BA5DF0"/>
    <w:rsid w:val="00BA6D24"/>
    <w:rsid w:val="00BA7F97"/>
    <w:rsid w:val="00BB3E4F"/>
    <w:rsid w:val="00BB6A9F"/>
    <w:rsid w:val="00BC2DC7"/>
    <w:rsid w:val="00BC33BE"/>
    <w:rsid w:val="00BC4CD8"/>
    <w:rsid w:val="00BC59BC"/>
    <w:rsid w:val="00BC7208"/>
    <w:rsid w:val="00BD1B99"/>
    <w:rsid w:val="00BD22EC"/>
    <w:rsid w:val="00BD2352"/>
    <w:rsid w:val="00BD269F"/>
    <w:rsid w:val="00BD40DB"/>
    <w:rsid w:val="00BD76AD"/>
    <w:rsid w:val="00BE06C3"/>
    <w:rsid w:val="00BE39C8"/>
    <w:rsid w:val="00BE65AE"/>
    <w:rsid w:val="00BE6DF5"/>
    <w:rsid w:val="00BE74F1"/>
    <w:rsid w:val="00BF1BE1"/>
    <w:rsid w:val="00BF2E95"/>
    <w:rsid w:val="00BF6F3D"/>
    <w:rsid w:val="00C02DBA"/>
    <w:rsid w:val="00C031D6"/>
    <w:rsid w:val="00C03A4D"/>
    <w:rsid w:val="00C0411D"/>
    <w:rsid w:val="00C044FE"/>
    <w:rsid w:val="00C04EC2"/>
    <w:rsid w:val="00C04F18"/>
    <w:rsid w:val="00C07D7D"/>
    <w:rsid w:val="00C118F7"/>
    <w:rsid w:val="00C11A12"/>
    <w:rsid w:val="00C131E6"/>
    <w:rsid w:val="00C15343"/>
    <w:rsid w:val="00C16358"/>
    <w:rsid w:val="00C16639"/>
    <w:rsid w:val="00C22357"/>
    <w:rsid w:val="00C2349B"/>
    <w:rsid w:val="00C23966"/>
    <w:rsid w:val="00C2405C"/>
    <w:rsid w:val="00C3043F"/>
    <w:rsid w:val="00C30DFB"/>
    <w:rsid w:val="00C3178B"/>
    <w:rsid w:val="00C32F4B"/>
    <w:rsid w:val="00C34026"/>
    <w:rsid w:val="00C435F8"/>
    <w:rsid w:val="00C4425E"/>
    <w:rsid w:val="00C44324"/>
    <w:rsid w:val="00C46AFF"/>
    <w:rsid w:val="00C530D9"/>
    <w:rsid w:val="00C562D0"/>
    <w:rsid w:val="00C606FA"/>
    <w:rsid w:val="00C60DE4"/>
    <w:rsid w:val="00C6570F"/>
    <w:rsid w:val="00C66D87"/>
    <w:rsid w:val="00C6787F"/>
    <w:rsid w:val="00C6BA6C"/>
    <w:rsid w:val="00C70118"/>
    <w:rsid w:val="00C702B6"/>
    <w:rsid w:val="00C710EA"/>
    <w:rsid w:val="00C74606"/>
    <w:rsid w:val="00C819EE"/>
    <w:rsid w:val="00C81BF6"/>
    <w:rsid w:val="00C841FD"/>
    <w:rsid w:val="00C85A8A"/>
    <w:rsid w:val="00C90ABD"/>
    <w:rsid w:val="00C91382"/>
    <w:rsid w:val="00C93685"/>
    <w:rsid w:val="00C9550F"/>
    <w:rsid w:val="00CA39F8"/>
    <w:rsid w:val="00CA420C"/>
    <w:rsid w:val="00CA481B"/>
    <w:rsid w:val="00CA6218"/>
    <w:rsid w:val="00CA68EC"/>
    <w:rsid w:val="00CB0715"/>
    <w:rsid w:val="00CB1885"/>
    <w:rsid w:val="00CB1A12"/>
    <w:rsid w:val="00CB280F"/>
    <w:rsid w:val="00CB6561"/>
    <w:rsid w:val="00CB75AF"/>
    <w:rsid w:val="00CB77D0"/>
    <w:rsid w:val="00CB78F9"/>
    <w:rsid w:val="00CC0225"/>
    <w:rsid w:val="00CC21ED"/>
    <w:rsid w:val="00CC38DA"/>
    <w:rsid w:val="00CC49A6"/>
    <w:rsid w:val="00CC511C"/>
    <w:rsid w:val="00CC5798"/>
    <w:rsid w:val="00CD13BD"/>
    <w:rsid w:val="00CD16CB"/>
    <w:rsid w:val="00CD2482"/>
    <w:rsid w:val="00CD2C08"/>
    <w:rsid w:val="00CD409C"/>
    <w:rsid w:val="00CD752C"/>
    <w:rsid w:val="00CD7764"/>
    <w:rsid w:val="00CE129F"/>
    <w:rsid w:val="00CE3026"/>
    <w:rsid w:val="00CE47D8"/>
    <w:rsid w:val="00CE52CB"/>
    <w:rsid w:val="00CE57E3"/>
    <w:rsid w:val="00CE58DC"/>
    <w:rsid w:val="00CF119A"/>
    <w:rsid w:val="00CF2E4B"/>
    <w:rsid w:val="00CF3343"/>
    <w:rsid w:val="00CF3802"/>
    <w:rsid w:val="00CF428B"/>
    <w:rsid w:val="00CF4C7B"/>
    <w:rsid w:val="00CF4D2A"/>
    <w:rsid w:val="00CF50EB"/>
    <w:rsid w:val="00CF74BE"/>
    <w:rsid w:val="00D00E9D"/>
    <w:rsid w:val="00D017C1"/>
    <w:rsid w:val="00D028C8"/>
    <w:rsid w:val="00D05404"/>
    <w:rsid w:val="00D06F4D"/>
    <w:rsid w:val="00D07752"/>
    <w:rsid w:val="00D10F3F"/>
    <w:rsid w:val="00D13272"/>
    <w:rsid w:val="00D1332C"/>
    <w:rsid w:val="00D1379F"/>
    <w:rsid w:val="00D14095"/>
    <w:rsid w:val="00D15B6C"/>
    <w:rsid w:val="00D16899"/>
    <w:rsid w:val="00D178BF"/>
    <w:rsid w:val="00D20066"/>
    <w:rsid w:val="00D22C1A"/>
    <w:rsid w:val="00D257A3"/>
    <w:rsid w:val="00D30171"/>
    <w:rsid w:val="00D302AA"/>
    <w:rsid w:val="00D31C9A"/>
    <w:rsid w:val="00D32BB6"/>
    <w:rsid w:val="00D34051"/>
    <w:rsid w:val="00D3513A"/>
    <w:rsid w:val="00D41DE9"/>
    <w:rsid w:val="00D420BF"/>
    <w:rsid w:val="00D42418"/>
    <w:rsid w:val="00D43C8E"/>
    <w:rsid w:val="00D4693B"/>
    <w:rsid w:val="00D50B0D"/>
    <w:rsid w:val="00D565E4"/>
    <w:rsid w:val="00D56765"/>
    <w:rsid w:val="00D56CF0"/>
    <w:rsid w:val="00D57A64"/>
    <w:rsid w:val="00D62EF3"/>
    <w:rsid w:val="00D638AA"/>
    <w:rsid w:val="00D656E6"/>
    <w:rsid w:val="00D65A71"/>
    <w:rsid w:val="00D65D43"/>
    <w:rsid w:val="00D67A00"/>
    <w:rsid w:val="00D70DED"/>
    <w:rsid w:val="00D70F24"/>
    <w:rsid w:val="00D71278"/>
    <w:rsid w:val="00D71C43"/>
    <w:rsid w:val="00D725E7"/>
    <w:rsid w:val="00D726AA"/>
    <w:rsid w:val="00D72B1A"/>
    <w:rsid w:val="00D73592"/>
    <w:rsid w:val="00D74E37"/>
    <w:rsid w:val="00D75516"/>
    <w:rsid w:val="00D76BF4"/>
    <w:rsid w:val="00D77017"/>
    <w:rsid w:val="00D77651"/>
    <w:rsid w:val="00D82031"/>
    <w:rsid w:val="00D857C5"/>
    <w:rsid w:val="00D87757"/>
    <w:rsid w:val="00D94E53"/>
    <w:rsid w:val="00D96BA7"/>
    <w:rsid w:val="00D97CAA"/>
    <w:rsid w:val="00DA2BC0"/>
    <w:rsid w:val="00DA3591"/>
    <w:rsid w:val="00DA5FAF"/>
    <w:rsid w:val="00DA7462"/>
    <w:rsid w:val="00DB0B66"/>
    <w:rsid w:val="00DB0B75"/>
    <w:rsid w:val="00DB154F"/>
    <w:rsid w:val="00DB25FE"/>
    <w:rsid w:val="00DB26DF"/>
    <w:rsid w:val="00DB2729"/>
    <w:rsid w:val="00DB2953"/>
    <w:rsid w:val="00DB3957"/>
    <w:rsid w:val="00DB58DA"/>
    <w:rsid w:val="00DB5C6F"/>
    <w:rsid w:val="00DB72E5"/>
    <w:rsid w:val="00DB7FCA"/>
    <w:rsid w:val="00DC04BD"/>
    <w:rsid w:val="00DC4084"/>
    <w:rsid w:val="00DC5E6E"/>
    <w:rsid w:val="00DC7977"/>
    <w:rsid w:val="00DD0C22"/>
    <w:rsid w:val="00DD1A8E"/>
    <w:rsid w:val="00DD236E"/>
    <w:rsid w:val="00DD401E"/>
    <w:rsid w:val="00DD4633"/>
    <w:rsid w:val="00DD68D1"/>
    <w:rsid w:val="00DD6D5D"/>
    <w:rsid w:val="00DE0DA5"/>
    <w:rsid w:val="00DE1ADD"/>
    <w:rsid w:val="00DE28A5"/>
    <w:rsid w:val="00DE3059"/>
    <w:rsid w:val="00DE30FA"/>
    <w:rsid w:val="00DE4F52"/>
    <w:rsid w:val="00DE534E"/>
    <w:rsid w:val="00DE6F00"/>
    <w:rsid w:val="00DE7FCE"/>
    <w:rsid w:val="00DF147A"/>
    <w:rsid w:val="00DF1765"/>
    <w:rsid w:val="00DF211B"/>
    <w:rsid w:val="00DF4997"/>
    <w:rsid w:val="00DF65B6"/>
    <w:rsid w:val="00E0139A"/>
    <w:rsid w:val="00E01D34"/>
    <w:rsid w:val="00E02CC5"/>
    <w:rsid w:val="00E02D41"/>
    <w:rsid w:val="00E046CE"/>
    <w:rsid w:val="00E076BC"/>
    <w:rsid w:val="00E101E1"/>
    <w:rsid w:val="00E10364"/>
    <w:rsid w:val="00E14A71"/>
    <w:rsid w:val="00E17116"/>
    <w:rsid w:val="00E17660"/>
    <w:rsid w:val="00E20690"/>
    <w:rsid w:val="00E24150"/>
    <w:rsid w:val="00E247CB"/>
    <w:rsid w:val="00E24E64"/>
    <w:rsid w:val="00E24F77"/>
    <w:rsid w:val="00E264A9"/>
    <w:rsid w:val="00E27633"/>
    <w:rsid w:val="00E27FFC"/>
    <w:rsid w:val="00E318B7"/>
    <w:rsid w:val="00E33C8B"/>
    <w:rsid w:val="00E35CD8"/>
    <w:rsid w:val="00E422BF"/>
    <w:rsid w:val="00E42840"/>
    <w:rsid w:val="00E42B88"/>
    <w:rsid w:val="00E436CA"/>
    <w:rsid w:val="00E440C7"/>
    <w:rsid w:val="00E4421F"/>
    <w:rsid w:val="00E449AA"/>
    <w:rsid w:val="00E45707"/>
    <w:rsid w:val="00E45D1D"/>
    <w:rsid w:val="00E462AE"/>
    <w:rsid w:val="00E517A0"/>
    <w:rsid w:val="00E5265F"/>
    <w:rsid w:val="00E5530D"/>
    <w:rsid w:val="00E55868"/>
    <w:rsid w:val="00E563F0"/>
    <w:rsid w:val="00E564F3"/>
    <w:rsid w:val="00E568F2"/>
    <w:rsid w:val="00E56FC6"/>
    <w:rsid w:val="00E57779"/>
    <w:rsid w:val="00E60079"/>
    <w:rsid w:val="00E60667"/>
    <w:rsid w:val="00E60930"/>
    <w:rsid w:val="00E62856"/>
    <w:rsid w:val="00E643B6"/>
    <w:rsid w:val="00E66C33"/>
    <w:rsid w:val="00E70753"/>
    <w:rsid w:val="00E735DF"/>
    <w:rsid w:val="00E73662"/>
    <w:rsid w:val="00E75EA0"/>
    <w:rsid w:val="00E77153"/>
    <w:rsid w:val="00E77E2B"/>
    <w:rsid w:val="00E823E7"/>
    <w:rsid w:val="00E824B5"/>
    <w:rsid w:val="00E844EF"/>
    <w:rsid w:val="00E848DC"/>
    <w:rsid w:val="00E85C25"/>
    <w:rsid w:val="00E8688C"/>
    <w:rsid w:val="00E87923"/>
    <w:rsid w:val="00E90126"/>
    <w:rsid w:val="00E90243"/>
    <w:rsid w:val="00E903AE"/>
    <w:rsid w:val="00E92DC3"/>
    <w:rsid w:val="00E944A3"/>
    <w:rsid w:val="00E94F86"/>
    <w:rsid w:val="00E95A1D"/>
    <w:rsid w:val="00E95D39"/>
    <w:rsid w:val="00EA03BD"/>
    <w:rsid w:val="00EA04CE"/>
    <w:rsid w:val="00EA1B47"/>
    <w:rsid w:val="00EA1DB8"/>
    <w:rsid w:val="00EA45DC"/>
    <w:rsid w:val="00EA5FA9"/>
    <w:rsid w:val="00EA7592"/>
    <w:rsid w:val="00EB0516"/>
    <w:rsid w:val="00EB2AE3"/>
    <w:rsid w:val="00EB366D"/>
    <w:rsid w:val="00EB583D"/>
    <w:rsid w:val="00EB7EBB"/>
    <w:rsid w:val="00EC0DC9"/>
    <w:rsid w:val="00EC0F2C"/>
    <w:rsid w:val="00EC150A"/>
    <w:rsid w:val="00EC1E0F"/>
    <w:rsid w:val="00EC267F"/>
    <w:rsid w:val="00EC46EF"/>
    <w:rsid w:val="00EC6260"/>
    <w:rsid w:val="00ED17D2"/>
    <w:rsid w:val="00ED24C4"/>
    <w:rsid w:val="00ED632A"/>
    <w:rsid w:val="00ED6D6D"/>
    <w:rsid w:val="00ED77A3"/>
    <w:rsid w:val="00EE04F6"/>
    <w:rsid w:val="00EE076D"/>
    <w:rsid w:val="00EE2443"/>
    <w:rsid w:val="00EE2C17"/>
    <w:rsid w:val="00EE31D5"/>
    <w:rsid w:val="00EE3BC3"/>
    <w:rsid w:val="00EF1FEB"/>
    <w:rsid w:val="00EF23DC"/>
    <w:rsid w:val="00EF2656"/>
    <w:rsid w:val="00EF2903"/>
    <w:rsid w:val="00EF36A1"/>
    <w:rsid w:val="00EF47A4"/>
    <w:rsid w:val="00EF4F9A"/>
    <w:rsid w:val="00EF77D7"/>
    <w:rsid w:val="00EF7AA9"/>
    <w:rsid w:val="00EF7D85"/>
    <w:rsid w:val="00F01DA9"/>
    <w:rsid w:val="00F02726"/>
    <w:rsid w:val="00F04655"/>
    <w:rsid w:val="00F07A10"/>
    <w:rsid w:val="00F10DD3"/>
    <w:rsid w:val="00F1155B"/>
    <w:rsid w:val="00F11BE4"/>
    <w:rsid w:val="00F12B62"/>
    <w:rsid w:val="00F20057"/>
    <w:rsid w:val="00F20D86"/>
    <w:rsid w:val="00F2166A"/>
    <w:rsid w:val="00F2167E"/>
    <w:rsid w:val="00F21DD8"/>
    <w:rsid w:val="00F22979"/>
    <w:rsid w:val="00F240A9"/>
    <w:rsid w:val="00F2417C"/>
    <w:rsid w:val="00F2457C"/>
    <w:rsid w:val="00F25F5D"/>
    <w:rsid w:val="00F26108"/>
    <w:rsid w:val="00F27BEF"/>
    <w:rsid w:val="00F3075D"/>
    <w:rsid w:val="00F336F3"/>
    <w:rsid w:val="00F37229"/>
    <w:rsid w:val="00F403EA"/>
    <w:rsid w:val="00F41C83"/>
    <w:rsid w:val="00F41DB7"/>
    <w:rsid w:val="00F42CF0"/>
    <w:rsid w:val="00F42D50"/>
    <w:rsid w:val="00F43407"/>
    <w:rsid w:val="00F45520"/>
    <w:rsid w:val="00F459F9"/>
    <w:rsid w:val="00F4793A"/>
    <w:rsid w:val="00F517F5"/>
    <w:rsid w:val="00F518B5"/>
    <w:rsid w:val="00F537E0"/>
    <w:rsid w:val="00F53EE6"/>
    <w:rsid w:val="00F54794"/>
    <w:rsid w:val="00F5578F"/>
    <w:rsid w:val="00F56AFD"/>
    <w:rsid w:val="00F576B5"/>
    <w:rsid w:val="00F602B3"/>
    <w:rsid w:val="00F63153"/>
    <w:rsid w:val="00F64A49"/>
    <w:rsid w:val="00F65CB4"/>
    <w:rsid w:val="00F6643B"/>
    <w:rsid w:val="00F709F1"/>
    <w:rsid w:val="00F71565"/>
    <w:rsid w:val="00F80F8E"/>
    <w:rsid w:val="00F82290"/>
    <w:rsid w:val="00F82708"/>
    <w:rsid w:val="00F85C67"/>
    <w:rsid w:val="00F8791F"/>
    <w:rsid w:val="00F90E4E"/>
    <w:rsid w:val="00F91393"/>
    <w:rsid w:val="00F9287A"/>
    <w:rsid w:val="00F96F1B"/>
    <w:rsid w:val="00F975C4"/>
    <w:rsid w:val="00F97C3E"/>
    <w:rsid w:val="00F97FB6"/>
    <w:rsid w:val="00FA2AD1"/>
    <w:rsid w:val="00FA3201"/>
    <w:rsid w:val="00FA5731"/>
    <w:rsid w:val="00FA6759"/>
    <w:rsid w:val="00FA794D"/>
    <w:rsid w:val="00FB00BF"/>
    <w:rsid w:val="00FB1F4E"/>
    <w:rsid w:val="00FB4357"/>
    <w:rsid w:val="00FC0159"/>
    <w:rsid w:val="00FC033E"/>
    <w:rsid w:val="00FC4578"/>
    <w:rsid w:val="00FC4F2B"/>
    <w:rsid w:val="00FC6C8B"/>
    <w:rsid w:val="00FC6E17"/>
    <w:rsid w:val="00FC6EDE"/>
    <w:rsid w:val="00FC74F3"/>
    <w:rsid w:val="00FC776E"/>
    <w:rsid w:val="00FD0718"/>
    <w:rsid w:val="00FD0ACC"/>
    <w:rsid w:val="00FD1DEA"/>
    <w:rsid w:val="00FD28C1"/>
    <w:rsid w:val="00FD34E2"/>
    <w:rsid w:val="00FD3744"/>
    <w:rsid w:val="00FD3A59"/>
    <w:rsid w:val="00FD3E09"/>
    <w:rsid w:val="00FD4BD5"/>
    <w:rsid w:val="00FD4C61"/>
    <w:rsid w:val="00FD59AA"/>
    <w:rsid w:val="00FD65F5"/>
    <w:rsid w:val="00FD6EAA"/>
    <w:rsid w:val="00FD7701"/>
    <w:rsid w:val="00FF0678"/>
    <w:rsid w:val="00FF1461"/>
    <w:rsid w:val="00FF48A6"/>
    <w:rsid w:val="00FF658D"/>
    <w:rsid w:val="00FF6E3E"/>
    <w:rsid w:val="010362ED"/>
    <w:rsid w:val="01162324"/>
    <w:rsid w:val="015DEFD8"/>
    <w:rsid w:val="0219F5E1"/>
    <w:rsid w:val="0222A0E0"/>
    <w:rsid w:val="02E02261"/>
    <w:rsid w:val="0327236F"/>
    <w:rsid w:val="03482F03"/>
    <w:rsid w:val="03489988"/>
    <w:rsid w:val="03B42963"/>
    <w:rsid w:val="047BDBB5"/>
    <w:rsid w:val="04BC3820"/>
    <w:rsid w:val="04EC1B18"/>
    <w:rsid w:val="05595E58"/>
    <w:rsid w:val="068DDAD0"/>
    <w:rsid w:val="077336E4"/>
    <w:rsid w:val="08897903"/>
    <w:rsid w:val="08AE4B76"/>
    <w:rsid w:val="0A40AD3C"/>
    <w:rsid w:val="0AF88E73"/>
    <w:rsid w:val="0B6B0A8C"/>
    <w:rsid w:val="0C67795C"/>
    <w:rsid w:val="0CE47207"/>
    <w:rsid w:val="0D3FEAC2"/>
    <w:rsid w:val="0DBB83FB"/>
    <w:rsid w:val="0E071595"/>
    <w:rsid w:val="0E3291F6"/>
    <w:rsid w:val="10C6AA92"/>
    <w:rsid w:val="11984188"/>
    <w:rsid w:val="11CDAF0D"/>
    <w:rsid w:val="1283FC85"/>
    <w:rsid w:val="12C41749"/>
    <w:rsid w:val="136EC7B6"/>
    <w:rsid w:val="14CB2EB6"/>
    <w:rsid w:val="14F0CDD3"/>
    <w:rsid w:val="14F963E0"/>
    <w:rsid w:val="15563CAC"/>
    <w:rsid w:val="15B9CEDE"/>
    <w:rsid w:val="15D0F905"/>
    <w:rsid w:val="16FA24EF"/>
    <w:rsid w:val="17A6321A"/>
    <w:rsid w:val="17C65FA2"/>
    <w:rsid w:val="180662AF"/>
    <w:rsid w:val="18DF2162"/>
    <w:rsid w:val="18F12A14"/>
    <w:rsid w:val="18F57641"/>
    <w:rsid w:val="1A39FA65"/>
    <w:rsid w:val="1A683D32"/>
    <w:rsid w:val="1ADC933F"/>
    <w:rsid w:val="1B33B6E1"/>
    <w:rsid w:val="1BC5A86B"/>
    <w:rsid w:val="1BCF80E7"/>
    <w:rsid w:val="1C5A484A"/>
    <w:rsid w:val="1E479660"/>
    <w:rsid w:val="1E514F9B"/>
    <w:rsid w:val="1F1C603B"/>
    <w:rsid w:val="20223AEC"/>
    <w:rsid w:val="207D2A4C"/>
    <w:rsid w:val="20B2B6AD"/>
    <w:rsid w:val="20D77FEF"/>
    <w:rsid w:val="20F15913"/>
    <w:rsid w:val="20F1E0D6"/>
    <w:rsid w:val="213A3417"/>
    <w:rsid w:val="217C94FE"/>
    <w:rsid w:val="21921EF6"/>
    <w:rsid w:val="21E5CDE8"/>
    <w:rsid w:val="22269BE3"/>
    <w:rsid w:val="22C389FE"/>
    <w:rsid w:val="23C7C079"/>
    <w:rsid w:val="240DE603"/>
    <w:rsid w:val="245597C2"/>
    <w:rsid w:val="24AD999A"/>
    <w:rsid w:val="24C44450"/>
    <w:rsid w:val="25302DE3"/>
    <w:rsid w:val="253F4E3D"/>
    <w:rsid w:val="25CEBDC0"/>
    <w:rsid w:val="27AF2BFD"/>
    <w:rsid w:val="28620447"/>
    <w:rsid w:val="28DAAE10"/>
    <w:rsid w:val="29093521"/>
    <w:rsid w:val="292E00F5"/>
    <w:rsid w:val="296459AA"/>
    <w:rsid w:val="2B0E958C"/>
    <w:rsid w:val="2B2E30AC"/>
    <w:rsid w:val="2BA96476"/>
    <w:rsid w:val="2C0177CC"/>
    <w:rsid w:val="2C102194"/>
    <w:rsid w:val="2C29051E"/>
    <w:rsid w:val="2C2E66EF"/>
    <w:rsid w:val="2C355EF2"/>
    <w:rsid w:val="2D1BE9A1"/>
    <w:rsid w:val="2D305CD9"/>
    <w:rsid w:val="2DB8ACAF"/>
    <w:rsid w:val="2E0564C5"/>
    <w:rsid w:val="2F211172"/>
    <w:rsid w:val="2F3D2881"/>
    <w:rsid w:val="2F8803E8"/>
    <w:rsid w:val="301EE243"/>
    <w:rsid w:val="30E7DA89"/>
    <w:rsid w:val="312EEC75"/>
    <w:rsid w:val="321E2A32"/>
    <w:rsid w:val="3460098B"/>
    <w:rsid w:val="349F70E3"/>
    <w:rsid w:val="358B1C3C"/>
    <w:rsid w:val="361427E8"/>
    <w:rsid w:val="361AB3E3"/>
    <w:rsid w:val="362FF248"/>
    <w:rsid w:val="365673CE"/>
    <w:rsid w:val="36A96739"/>
    <w:rsid w:val="36B564D8"/>
    <w:rsid w:val="38FDAE41"/>
    <w:rsid w:val="39C04AF6"/>
    <w:rsid w:val="3A540BE0"/>
    <w:rsid w:val="3AB86F9D"/>
    <w:rsid w:val="3B16DF9C"/>
    <w:rsid w:val="3B73FACD"/>
    <w:rsid w:val="3B8951E9"/>
    <w:rsid w:val="3BFF7CF4"/>
    <w:rsid w:val="3DCC7A9C"/>
    <w:rsid w:val="3DE5C719"/>
    <w:rsid w:val="3DF25F5E"/>
    <w:rsid w:val="40225AB6"/>
    <w:rsid w:val="40A10A80"/>
    <w:rsid w:val="41B71EF6"/>
    <w:rsid w:val="42A7139C"/>
    <w:rsid w:val="42C4AB2A"/>
    <w:rsid w:val="43C21AC8"/>
    <w:rsid w:val="4466E1B5"/>
    <w:rsid w:val="44F45EED"/>
    <w:rsid w:val="4630CE28"/>
    <w:rsid w:val="46BB59AF"/>
    <w:rsid w:val="46CAFC80"/>
    <w:rsid w:val="47854483"/>
    <w:rsid w:val="47D5899B"/>
    <w:rsid w:val="482D9477"/>
    <w:rsid w:val="495DE7F4"/>
    <w:rsid w:val="49691C1F"/>
    <w:rsid w:val="496A0E69"/>
    <w:rsid w:val="4A055B56"/>
    <w:rsid w:val="4A6D24EE"/>
    <w:rsid w:val="4A88F682"/>
    <w:rsid w:val="4A9B50D0"/>
    <w:rsid w:val="4AC7410B"/>
    <w:rsid w:val="4ADE722F"/>
    <w:rsid w:val="4BA2C122"/>
    <w:rsid w:val="4BAEAF57"/>
    <w:rsid w:val="4BCA10F7"/>
    <w:rsid w:val="4BD98AC3"/>
    <w:rsid w:val="4CB2CF5F"/>
    <w:rsid w:val="4CF14988"/>
    <w:rsid w:val="4D0382F0"/>
    <w:rsid w:val="4D420D92"/>
    <w:rsid w:val="4E8C5703"/>
    <w:rsid w:val="4F1F76ED"/>
    <w:rsid w:val="504BA4E8"/>
    <w:rsid w:val="50856DCB"/>
    <w:rsid w:val="5094223D"/>
    <w:rsid w:val="50B8C728"/>
    <w:rsid w:val="5183BD1C"/>
    <w:rsid w:val="52BA7423"/>
    <w:rsid w:val="53415D73"/>
    <w:rsid w:val="53A22169"/>
    <w:rsid w:val="53D3256A"/>
    <w:rsid w:val="541C44B2"/>
    <w:rsid w:val="5529E41D"/>
    <w:rsid w:val="55717966"/>
    <w:rsid w:val="55873E3C"/>
    <w:rsid w:val="55A761FD"/>
    <w:rsid w:val="564B2A6F"/>
    <w:rsid w:val="56D0F059"/>
    <w:rsid w:val="57872695"/>
    <w:rsid w:val="57CE9359"/>
    <w:rsid w:val="584C1D37"/>
    <w:rsid w:val="58BAD8FE"/>
    <w:rsid w:val="58FF4722"/>
    <w:rsid w:val="59090B4D"/>
    <w:rsid w:val="596D123B"/>
    <w:rsid w:val="59DF8718"/>
    <w:rsid w:val="59E257DF"/>
    <w:rsid w:val="5A863DAC"/>
    <w:rsid w:val="5A953832"/>
    <w:rsid w:val="5AFBF24A"/>
    <w:rsid w:val="5B6F6DB2"/>
    <w:rsid w:val="5C97DD7E"/>
    <w:rsid w:val="5D0FB563"/>
    <w:rsid w:val="5D6CFEDF"/>
    <w:rsid w:val="5DEF96AF"/>
    <w:rsid w:val="5E978F3E"/>
    <w:rsid w:val="5EBA4B31"/>
    <w:rsid w:val="5F9D4C8B"/>
    <w:rsid w:val="5FD5DD78"/>
    <w:rsid w:val="5FDAB1C6"/>
    <w:rsid w:val="5FFBA33C"/>
    <w:rsid w:val="60CA9F58"/>
    <w:rsid w:val="6137C474"/>
    <w:rsid w:val="615426E8"/>
    <w:rsid w:val="61BF7F36"/>
    <w:rsid w:val="61DD1406"/>
    <w:rsid w:val="6426A262"/>
    <w:rsid w:val="642CA260"/>
    <w:rsid w:val="649E7FF6"/>
    <w:rsid w:val="65BC743F"/>
    <w:rsid w:val="660842CE"/>
    <w:rsid w:val="6807BF6A"/>
    <w:rsid w:val="689DB25E"/>
    <w:rsid w:val="697E2EF6"/>
    <w:rsid w:val="6A5DCD94"/>
    <w:rsid w:val="6A9CFDDA"/>
    <w:rsid w:val="6B17A039"/>
    <w:rsid w:val="6B5509DC"/>
    <w:rsid w:val="6B868185"/>
    <w:rsid w:val="6C900A10"/>
    <w:rsid w:val="6CD6095D"/>
    <w:rsid w:val="6CF1227C"/>
    <w:rsid w:val="6D637FED"/>
    <w:rsid w:val="6DDDBE88"/>
    <w:rsid w:val="6E5CB6BA"/>
    <w:rsid w:val="6FC1CE4E"/>
    <w:rsid w:val="6FC8965F"/>
    <w:rsid w:val="6FDAA641"/>
    <w:rsid w:val="6FEACEA2"/>
    <w:rsid w:val="722F012E"/>
    <w:rsid w:val="72C35FA8"/>
    <w:rsid w:val="73CDC880"/>
    <w:rsid w:val="757ED6B8"/>
    <w:rsid w:val="75BF7723"/>
    <w:rsid w:val="7620BF76"/>
    <w:rsid w:val="775002F5"/>
    <w:rsid w:val="787BEE61"/>
    <w:rsid w:val="7883D7A9"/>
    <w:rsid w:val="78F53442"/>
    <w:rsid w:val="795B80B6"/>
    <w:rsid w:val="798B2DD8"/>
    <w:rsid w:val="79A7B8FA"/>
    <w:rsid w:val="7A8D5A35"/>
    <w:rsid w:val="7AE4334D"/>
    <w:rsid w:val="7B63847E"/>
    <w:rsid w:val="7B728280"/>
    <w:rsid w:val="7BF9E0D4"/>
    <w:rsid w:val="7C745227"/>
    <w:rsid w:val="7C92A96E"/>
    <w:rsid w:val="7C932B4D"/>
    <w:rsid w:val="7CA94F97"/>
    <w:rsid w:val="7D334F1D"/>
    <w:rsid w:val="7DF75FDB"/>
    <w:rsid w:val="7E2CA247"/>
    <w:rsid w:val="7F859D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BA4AA"/>
  <w15:docId w15:val="{D479BC1A-15CD-4F01-B1EE-60C66F4E0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49F"/>
    <w:pPr>
      <w:spacing w:before="120" w:after="120"/>
      <w:ind w:left="567"/>
    </w:pPr>
    <w:rPr>
      <w:rFonts w:ascii="TimesTenCondensed" w:eastAsia="MS Mincho" w:hAnsi="TimesTenCondensed"/>
      <w:sz w:val="22"/>
      <w:lang w:val="en-US" w:eastAsia="de-DE"/>
    </w:rPr>
  </w:style>
  <w:style w:type="paragraph" w:styleId="Heading1">
    <w:name w:val="heading 1"/>
    <w:basedOn w:val="Normal"/>
    <w:next w:val="Normal"/>
    <w:qFormat/>
    <w:rsid w:val="00B36084"/>
    <w:pPr>
      <w:numPr>
        <w:numId w:val="11"/>
      </w:numPr>
      <w:tabs>
        <w:tab w:val="num" w:pos="567"/>
      </w:tabs>
      <w:spacing w:line="312" w:lineRule="exact"/>
      <w:ind w:left="567" w:hanging="567"/>
      <w:outlineLvl w:val="0"/>
    </w:pPr>
    <w:rPr>
      <w:rFonts w:ascii="NewsGoth BT" w:hAnsi="NewsGoth BT"/>
      <w:b/>
      <w:sz w:val="24"/>
    </w:rPr>
  </w:style>
  <w:style w:type="paragraph" w:styleId="Heading2">
    <w:name w:val="heading 2"/>
    <w:basedOn w:val="Normal"/>
    <w:next w:val="Normal"/>
    <w:qFormat/>
    <w:rsid w:val="00B36084"/>
    <w:pPr>
      <w:keepNext/>
      <w:numPr>
        <w:ilvl w:val="1"/>
        <w:numId w:val="11"/>
      </w:numPr>
      <w:spacing w:before="240" w:after="60"/>
      <w:outlineLvl w:val="1"/>
    </w:pPr>
    <w:rPr>
      <w:rFonts w:ascii="NewsGoth BT" w:hAnsi="NewsGoth BT"/>
    </w:rPr>
  </w:style>
  <w:style w:type="paragraph" w:styleId="Heading3">
    <w:name w:val="heading 3"/>
    <w:aliases w:val="Heading 3 Char2,Heading 3 Char Char,Heading 3 Char1 Char Char,Heading 3 Char Char1 Char Char,Heading 3 Char2 Char Char1 Char Char,Heading 3 Char Char Char Char Char,Heading 3 Char2 Char Char Char Char Char,Heading 3 Char1 Char1,Heading 3 Char"/>
    <w:basedOn w:val="Normal"/>
    <w:next w:val="Normal"/>
    <w:qFormat/>
    <w:rsid w:val="00B36084"/>
    <w:pPr>
      <w:keepNext/>
      <w:numPr>
        <w:ilvl w:val="2"/>
        <w:numId w:val="11"/>
      </w:numPr>
      <w:spacing w:before="240" w:after="60"/>
      <w:outlineLvl w:val="2"/>
    </w:pPr>
    <w:rPr>
      <w:rFonts w:ascii="NewsGoth BT" w:hAnsi="NewsGoth BT"/>
    </w:rPr>
  </w:style>
  <w:style w:type="paragraph" w:styleId="Heading4">
    <w:name w:val="heading 4"/>
    <w:basedOn w:val="Normal"/>
    <w:next w:val="Normal"/>
    <w:qFormat/>
    <w:rsid w:val="00B36084"/>
    <w:pPr>
      <w:keepNext/>
      <w:numPr>
        <w:ilvl w:val="3"/>
        <w:numId w:val="11"/>
      </w:numPr>
      <w:spacing w:before="240" w:after="60"/>
      <w:outlineLvl w:val="3"/>
    </w:pPr>
    <w:rPr>
      <w:rFonts w:ascii="Arial" w:hAnsi="Arial"/>
      <w:b/>
      <w:sz w:val="24"/>
    </w:rPr>
  </w:style>
  <w:style w:type="paragraph" w:styleId="Heading5">
    <w:name w:val="heading 5"/>
    <w:basedOn w:val="Normal"/>
    <w:next w:val="Normal"/>
    <w:link w:val="Heading5Char"/>
    <w:qFormat/>
    <w:rsid w:val="00B36084"/>
    <w:pPr>
      <w:numPr>
        <w:ilvl w:val="4"/>
        <w:numId w:val="11"/>
      </w:numPr>
      <w:spacing w:before="240" w:after="60"/>
      <w:outlineLvl w:val="4"/>
    </w:pPr>
  </w:style>
  <w:style w:type="paragraph" w:styleId="Heading6">
    <w:name w:val="heading 6"/>
    <w:basedOn w:val="Normal"/>
    <w:next w:val="Normal"/>
    <w:qFormat/>
    <w:rsid w:val="00B36084"/>
    <w:pPr>
      <w:numPr>
        <w:ilvl w:val="5"/>
        <w:numId w:val="11"/>
      </w:numPr>
      <w:spacing w:before="240" w:after="60"/>
      <w:outlineLvl w:val="5"/>
    </w:pPr>
    <w:rPr>
      <w:rFonts w:ascii="Times New Roman" w:hAnsi="Times New Roman"/>
      <w:i/>
    </w:rPr>
  </w:style>
  <w:style w:type="paragraph" w:styleId="Heading7">
    <w:name w:val="heading 7"/>
    <w:basedOn w:val="Normal"/>
    <w:next w:val="Normal"/>
    <w:qFormat/>
    <w:rsid w:val="00B36084"/>
    <w:pPr>
      <w:numPr>
        <w:ilvl w:val="6"/>
        <w:numId w:val="11"/>
      </w:numPr>
      <w:spacing w:before="240" w:after="60"/>
      <w:outlineLvl w:val="6"/>
    </w:pPr>
    <w:rPr>
      <w:rFonts w:ascii="Arial" w:hAnsi="Arial"/>
      <w:sz w:val="20"/>
    </w:rPr>
  </w:style>
  <w:style w:type="paragraph" w:styleId="Heading8">
    <w:name w:val="heading 8"/>
    <w:basedOn w:val="Normal"/>
    <w:next w:val="Normal"/>
    <w:qFormat/>
    <w:rsid w:val="00B36084"/>
    <w:pPr>
      <w:numPr>
        <w:ilvl w:val="7"/>
        <w:numId w:val="11"/>
      </w:numPr>
      <w:spacing w:before="240" w:after="60"/>
      <w:outlineLvl w:val="7"/>
    </w:pPr>
    <w:rPr>
      <w:rFonts w:ascii="Arial" w:hAnsi="Arial"/>
      <w:i/>
      <w:sz w:val="20"/>
    </w:rPr>
  </w:style>
  <w:style w:type="paragraph" w:styleId="Heading9">
    <w:name w:val="heading 9"/>
    <w:basedOn w:val="Normal"/>
    <w:next w:val="Normal"/>
    <w:qFormat/>
    <w:rsid w:val="00B36084"/>
    <w:pPr>
      <w:numPr>
        <w:ilvl w:val="8"/>
        <w:numId w:val="1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6">
    <w:name w:val="toc 6"/>
    <w:basedOn w:val="Normal"/>
    <w:next w:val="Normal"/>
    <w:autoRedefine/>
    <w:semiHidden/>
    <w:rsid w:val="00B36084"/>
    <w:pPr>
      <w:tabs>
        <w:tab w:val="num" w:pos="0"/>
      </w:tabs>
      <w:spacing w:before="0" w:after="0"/>
      <w:ind w:left="0"/>
    </w:pPr>
    <w:rPr>
      <w:rFonts w:ascii="NewsGoth Lt BT" w:hAnsi="NewsGoth Lt BT"/>
      <w:sz w:val="18"/>
      <w:szCs w:val="18"/>
    </w:rPr>
  </w:style>
  <w:style w:type="paragraph" w:styleId="FootnoteText">
    <w:name w:val="footnote text"/>
    <w:basedOn w:val="Normal"/>
    <w:semiHidden/>
    <w:rsid w:val="00B36084"/>
    <w:rPr>
      <w:sz w:val="20"/>
    </w:rPr>
  </w:style>
  <w:style w:type="paragraph" w:customStyle="1" w:styleId="Method">
    <w:name w:val="Method"/>
    <w:basedOn w:val="Normal"/>
    <w:rsid w:val="00B36084"/>
    <w:pPr>
      <w:tabs>
        <w:tab w:val="center" w:pos="8647"/>
      </w:tabs>
      <w:spacing w:before="0" w:after="0"/>
      <w:ind w:left="941" w:right="2489" w:hanging="374"/>
      <w:jc w:val="both"/>
    </w:pPr>
    <w:rPr>
      <w:rFonts w:ascii="Times New Roman" w:eastAsia="Times New Roman" w:hAnsi="Times New Roman"/>
      <w:sz w:val="24"/>
      <w:lang w:val="en-GB"/>
    </w:rPr>
  </w:style>
  <w:style w:type="paragraph" w:styleId="Header">
    <w:name w:val="header"/>
    <w:basedOn w:val="Normal"/>
    <w:rsid w:val="00E0139A"/>
    <w:pPr>
      <w:tabs>
        <w:tab w:val="center" w:pos="4536"/>
        <w:tab w:val="right" w:pos="9072"/>
      </w:tabs>
    </w:pPr>
  </w:style>
  <w:style w:type="paragraph" w:styleId="Footer">
    <w:name w:val="footer"/>
    <w:basedOn w:val="Normal"/>
    <w:rsid w:val="00E0139A"/>
    <w:pPr>
      <w:tabs>
        <w:tab w:val="center" w:pos="4536"/>
        <w:tab w:val="right" w:pos="9072"/>
      </w:tabs>
    </w:pPr>
  </w:style>
  <w:style w:type="character" w:styleId="PageNumber">
    <w:name w:val="page number"/>
    <w:basedOn w:val="DefaultParagraphFont"/>
    <w:rsid w:val="00433558"/>
  </w:style>
  <w:style w:type="character" w:styleId="Hyperlink">
    <w:name w:val="Hyperlink"/>
    <w:uiPriority w:val="99"/>
    <w:rsid w:val="00D72B1A"/>
    <w:rPr>
      <w:color w:val="0000FF"/>
      <w:u w:val="single"/>
    </w:rPr>
  </w:style>
  <w:style w:type="table" w:styleId="TableGrid">
    <w:name w:val="Table Grid"/>
    <w:basedOn w:val="TableNormal"/>
    <w:uiPriority w:val="39"/>
    <w:rsid w:val="009D79BB"/>
    <w:pPr>
      <w:spacing w:before="120" w:after="120"/>
      <w:ind w:left="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1155B"/>
    <w:rPr>
      <w:rFonts w:ascii="Tahoma" w:hAnsi="Tahoma" w:cs="Tahoma"/>
      <w:sz w:val="16"/>
      <w:szCs w:val="16"/>
    </w:rPr>
  </w:style>
  <w:style w:type="paragraph" w:customStyle="1" w:styleId="Default">
    <w:name w:val="Default"/>
    <w:rsid w:val="001C5986"/>
    <w:pPr>
      <w:autoSpaceDE w:val="0"/>
      <w:autoSpaceDN w:val="0"/>
      <w:adjustRightInd w:val="0"/>
    </w:pPr>
    <w:rPr>
      <w:color w:val="000000"/>
      <w:sz w:val="24"/>
      <w:szCs w:val="24"/>
    </w:rPr>
  </w:style>
  <w:style w:type="paragraph" w:styleId="BodyText">
    <w:name w:val="Body Text"/>
    <w:basedOn w:val="Normal"/>
    <w:rsid w:val="00CE52CB"/>
    <w:pPr>
      <w:spacing w:before="0" w:after="240"/>
      <w:ind w:left="0"/>
    </w:pPr>
    <w:rPr>
      <w:rFonts w:ascii="Times New Roman" w:eastAsia="Times New Roman" w:hAnsi="Times New Roman"/>
      <w:i/>
      <w:sz w:val="24"/>
      <w:lang w:val="de-DE" w:eastAsia="en-US"/>
    </w:rPr>
  </w:style>
  <w:style w:type="paragraph" w:customStyle="1" w:styleId="Haupttitel">
    <w:name w:val="Haupttitel"/>
    <w:basedOn w:val="Normal"/>
    <w:rsid w:val="00E436CA"/>
    <w:pPr>
      <w:spacing w:before="0" w:after="0" w:line="270" w:lineRule="atLeast"/>
      <w:ind w:left="1134" w:hanging="1134"/>
    </w:pPr>
    <w:rPr>
      <w:rFonts w:ascii="NewsGoth BT" w:eastAsia="Times New Roman" w:hAnsi="NewsGoth BT"/>
      <w:b/>
      <w:sz w:val="24"/>
      <w:lang w:val="de-DE" w:eastAsia="en-US"/>
    </w:rPr>
  </w:style>
  <w:style w:type="paragraph" w:customStyle="1" w:styleId="Handbuchtitel">
    <w:name w:val="Handbuchtitel"/>
    <w:basedOn w:val="Normal"/>
    <w:rsid w:val="00E436CA"/>
    <w:pPr>
      <w:spacing w:before="0" w:after="0" w:line="270" w:lineRule="atLeast"/>
      <w:ind w:left="1134"/>
    </w:pPr>
    <w:rPr>
      <w:rFonts w:ascii="NewsGoth Dm BT" w:eastAsia="Times New Roman" w:hAnsi="NewsGoth Dm BT"/>
      <w:sz w:val="20"/>
      <w:lang w:val="de-DE" w:eastAsia="en-US"/>
    </w:rPr>
  </w:style>
  <w:style w:type="paragraph" w:styleId="Subtitle">
    <w:name w:val="Subtitle"/>
    <w:basedOn w:val="Normal"/>
    <w:link w:val="SubtitleChar"/>
    <w:qFormat/>
    <w:rsid w:val="006F0BFC"/>
    <w:pPr>
      <w:spacing w:before="0" w:after="60"/>
      <w:ind w:left="0"/>
    </w:pPr>
    <w:rPr>
      <w:rFonts w:ascii="NewsGoth Dm BT" w:eastAsia="Times New Roman" w:hAnsi="NewsGoth Dm BT"/>
      <w:b/>
      <w:sz w:val="24"/>
      <w:lang w:eastAsia="en-US"/>
    </w:rPr>
  </w:style>
  <w:style w:type="paragraph" w:styleId="ListBullet2">
    <w:name w:val="List Bullet 2"/>
    <w:basedOn w:val="Normal"/>
    <w:autoRedefine/>
    <w:rsid w:val="006F0BFC"/>
    <w:pPr>
      <w:numPr>
        <w:numId w:val="12"/>
      </w:numPr>
      <w:spacing w:before="0" w:after="0" w:line="270" w:lineRule="atLeast"/>
    </w:pPr>
    <w:rPr>
      <w:rFonts w:ascii="NewsGoth Lt BT" w:eastAsia="Times New Roman" w:hAnsi="NewsGoth Lt BT"/>
      <w:sz w:val="20"/>
      <w:lang w:val="de-DE" w:eastAsia="en-US"/>
    </w:rPr>
  </w:style>
  <w:style w:type="paragraph" w:styleId="ListParagraph">
    <w:name w:val="List Paragraph"/>
    <w:aliases w:val="#Listenabsatz,Liste 1"/>
    <w:basedOn w:val="Normal"/>
    <w:link w:val="ListParagraphChar"/>
    <w:uiPriority w:val="34"/>
    <w:qFormat/>
    <w:rsid w:val="003C5409"/>
    <w:pPr>
      <w:ind w:left="720"/>
      <w:contextualSpacing/>
    </w:pPr>
  </w:style>
  <w:style w:type="paragraph" w:styleId="NormalWeb">
    <w:name w:val="Normal (Web)"/>
    <w:basedOn w:val="Normal"/>
    <w:uiPriority w:val="99"/>
    <w:unhideWhenUsed/>
    <w:rsid w:val="00F90E4E"/>
    <w:pPr>
      <w:spacing w:before="100" w:beforeAutospacing="1" w:after="100" w:afterAutospacing="1"/>
      <w:ind w:left="0"/>
    </w:pPr>
    <w:rPr>
      <w:rFonts w:ascii="Times New Roman" w:eastAsia="Times New Roman" w:hAnsi="Times New Roman"/>
      <w:sz w:val="24"/>
      <w:szCs w:val="24"/>
      <w:lang w:val="en-GB" w:eastAsia="en-GB"/>
    </w:rPr>
  </w:style>
  <w:style w:type="character" w:styleId="Emphasis">
    <w:name w:val="Emphasis"/>
    <w:basedOn w:val="DefaultParagraphFont"/>
    <w:uiPriority w:val="20"/>
    <w:qFormat/>
    <w:rsid w:val="005007ED"/>
    <w:rPr>
      <w:i/>
      <w:iCs/>
    </w:rPr>
  </w:style>
  <w:style w:type="paragraph" w:customStyle="1" w:styleId="bullet1">
    <w:name w:val="bullet 1"/>
    <w:basedOn w:val="Normal"/>
    <w:rsid w:val="00753400"/>
    <w:pPr>
      <w:numPr>
        <w:numId w:val="13"/>
      </w:numPr>
      <w:spacing w:before="0" w:after="0"/>
    </w:pPr>
    <w:rPr>
      <w:rFonts w:ascii="DIN-Regular" w:eastAsia="Times New Roman" w:hAnsi="DIN-Regular"/>
      <w:sz w:val="24"/>
      <w:lang w:val="en-GB" w:eastAsia="en-GB"/>
    </w:rPr>
  </w:style>
  <w:style w:type="character" w:customStyle="1" w:styleId="HeadingChar">
    <w:name w:val="Heading Char"/>
    <w:basedOn w:val="DefaultParagraphFont"/>
    <w:link w:val="Heading"/>
    <w:rsid w:val="00BE06C3"/>
    <w:rPr>
      <w:rFonts w:ascii="News Gothic GDB" w:hAnsi="News Gothic GDB"/>
      <w:b/>
      <w:sz w:val="24"/>
      <w:lang w:eastAsia="de-DE"/>
    </w:rPr>
  </w:style>
  <w:style w:type="paragraph" w:customStyle="1" w:styleId="Heading">
    <w:name w:val="Heading"/>
    <w:basedOn w:val="Normal"/>
    <w:link w:val="HeadingChar"/>
    <w:rsid w:val="00BE06C3"/>
    <w:pPr>
      <w:pageBreakBefore/>
      <w:widowControl w:val="0"/>
      <w:spacing w:before="0" w:after="240"/>
      <w:ind w:left="0"/>
    </w:pPr>
    <w:rPr>
      <w:rFonts w:ascii="News Gothic GDB" w:eastAsia="Times New Roman" w:hAnsi="News Gothic GDB"/>
      <w:b/>
      <w:sz w:val="24"/>
      <w:lang w:val="en-GB"/>
    </w:rPr>
  </w:style>
  <w:style w:type="character" w:customStyle="1" w:styleId="Heading5Char">
    <w:name w:val="Heading 5 Char"/>
    <w:basedOn w:val="DefaultParagraphFont"/>
    <w:link w:val="Heading5"/>
    <w:rsid w:val="001E4951"/>
    <w:rPr>
      <w:rFonts w:ascii="TimesTenCondensed" w:eastAsia="MS Mincho" w:hAnsi="TimesTenCondensed"/>
      <w:sz w:val="22"/>
      <w:lang w:val="en-US" w:eastAsia="de-DE"/>
    </w:rPr>
  </w:style>
  <w:style w:type="paragraph" w:customStyle="1" w:styleId="Bullet10">
    <w:name w:val="Bullet1"/>
    <w:basedOn w:val="Normal"/>
    <w:rsid w:val="00251ADC"/>
    <w:pPr>
      <w:widowControl w:val="0"/>
      <w:numPr>
        <w:numId w:val="14"/>
      </w:numPr>
      <w:tabs>
        <w:tab w:val="clear" w:pos="720"/>
        <w:tab w:val="num" w:pos="284"/>
      </w:tabs>
      <w:spacing w:before="0" w:after="0"/>
      <w:ind w:left="284" w:hanging="284"/>
    </w:pPr>
    <w:rPr>
      <w:rFonts w:ascii="News Gothic GDB" w:eastAsia="Times New Roman" w:hAnsi="News Gothic GDB"/>
      <w:sz w:val="20"/>
      <w:lang w:val="en-GB"/>
    </w:rPr>
  </w:style>
  <w:style w:type="paragraph" w:customStyle="1" w:styleId="Sub-Heading3">
    <w:name w:val="Sub-Heading3"/>
    <w:basedOn w:val="Normal"/>
    <w:link w:val="Sub-Heading3Char"/>
    <w:rsid w:val="00251ADC"/>
    <w:pPr>
      <w:keepNext/>
      <w:widowControl w:val="0"/>
      <w:spacing w:before="240"/>
      <w:ind w:left="0"/>
    </w:pPr>
    <w:rPr>
      <w:rFonts w:ascii="News Gothic GDB" w:eastAsia="Times New Roman" w:hAnsi="News Gothic GDB"/>
      <w:b/>
      <w:lang w:val="en-GB"/>
    </w:rPr>
  </w:style>
  <w:style w:type="character" w:customStyle="1" w:styleId="Sub-Heading3Char">
    <w:name w:val="Sub-Heading3 Char"/>
    <w:basedOn w:val="DefaultParagraphFont"/>
    <w:link w:val="Sub-Heading3"/>
    <w:rsid w:val="00251ADC"/>
    <w:rPr>
      <w:rFonts w:ascii="News Gothic GDB" w:hAnsi="News Gothic GDB"/>
      <w:b/>
      <w:sz w:val="22"/>
      <w:lang w:eastAsia="de-DE"/>
    </w:rPr>
  </w:style>
  <w:style w:type="character" w:styleId="FollowedHyperlink">
    <w:name w:val="FollowedHyperlink"/>
    <w:basedOn w:val="DefaultParagraphFont"/>
    <w:uiPriority w:val="99"/>
    <w:semiHidden/>
    <w:unhideWhenUsed/>
    <w:rsid w:val="006E72BF"/>
    <w:rPr>
      <w:color w:val="800080"/>
      <w:u w:val="single"/>
    </w:rPr>
  </w:style>
  <w:style w:type="paragraph" w:customStyle="1" w:styleId="xl66">
    <w:name w:val="xl66"/>
    <w:basedOn w:val="Normal"/>
    <w:rsid w:val="006E72BF"/>
    <w:pPr>
      <w:spacing w:before="100" w:beforeAutospacing="1" w:after="100" w:afterAutospacing="1"/>
      <w:ind w:left="0"/>
    </w:pPr>
    <w:rPr>
      <w:rFonts w:ascii="Times New Roman" w:eastAsia="Times New Roman" w:hAnsi="Times New Roman"/>
      <w:b/>
      <w:bCs/>
      <w:sz w:val="24"/>
      <w:szCs w:val="24"/>
      <w:lang w:val="en-GB" w:eastAsia="en-GB"/>
    </w:rPr>
  </w:style>
  <w:style w:type="paragraph" w:styleId="BodyTextIndent">
    <w:name w:val="Body Text Indent"/>
    <w:basedOn w:val="Normal"/>
    <w:link w:val="BodyTextIndentChar"/>
    <w:uiPriority w:val="99"/>
    <w:semiHidden/>
    <w:unhideWhenUsed/>
    <w:rsid w:val="0099754E"/>
    <w:pPr>
      <w:ind w:left="283"/>
    </w:pPr>
  </w:style>
  <w:style w:type="character" w:customStyle="1" w:styleId="BodyTextIndentChar">
    <w:name w:val="Body Text Indent Char"/>
    <w:basedOn w:val="DefaultParagraphFont"/>
    <w:link w:val="BodyTextIndent"/>
    <w:uiPriority w:val="99"/>
    <w:semiHidden/>
    <w:rsid w:val="0099754E"/>
    <w:rPr>
      <w:rFonts w:ascii="TimesTenCondensed" w:eastAsia="MS Mincho" w:hAnsi="TimesTenCondensed"/>
      <w:sz w:val="22"/>
      <w:lang w:val="en-US" w:eastAsia="de-DE"/>
    </w:rPr>
  </w:style>
  <w:style w:type="character" w:customStyle="1" w:styleId="Style16ptBold">
    <w:name w:val="Style 16 pt Bold"/>
    <w:rsid w:val="0099754E"/>
    <w:rPr>
      <w:rFonts w:ascii="Helvetica" w:hAnsi="Helvetica"/>
      <w:b/>
      <w:bCs/>
      <w:sz w:val="32"/>
    </w:rPr>
  </w:style>
  <w:style w:type="paragraph" w:styleId="NormalIndent">
    <w:name w:val="Normal Indent"/>
    <w:basedOn w:val="Normal"/>
    <w:rsid w:val="0099754E"/>
    <w:pPr>
      <w:spacing w:before="0" w:after="0"/>
      <w:ind w:left="708"/>
    </w:pPr>
    <w:rPr>
      <w:rFonts w:ascii="Times New Roman" w:eastAsia="Times New Roman" w:hAnsi="Times New Roman"/>
      <w:sz w:val="24"/>
      <w:szCs w:val="24"/>
      <w:lang w:val="en-GB"/>
    </w:rPr>
  </w:style>
  <w:style w:type="paragraph" w:customStyle="1" w:styleId="Title1">
    <w:name w:val="Title1"/>
    <w:basedOn w:val="Normal"/>
    <w:autoRedefine/>
    <w:semiHidden/>
    <w:rsid w:val="003E1804"/>
    <w:pPr>
      <w:widowControl w:val="0"/>
      <w:spacing w:before="0" w:after="0" w:line="425" w:lineRule="exact"/>
      <w:ind w:left="0"/>
    </w:pPr>
    <w:rPr>
      <w:rFonts w:ascii="News Gothic GDB" w:eastAsia="Times New Roman" w:hAnsi="News Gothic GDB"/>
      <w:b/>
      <w:sz w:val="48"/>
      <w:szCs w:val="48"/>
      <w:lang w:val="de-DE" w:eastAsia="en-US"/>
    </w:rPr>
  </w:style>
  <w:style w:type="paragraph" w:customStyle="1" w:styleId="SubTitle2">
    <w:name w:val="SubTitle2"/>
    <w:basedOn w:val="Normal"/>
    <w:autoRedefine/>
    <w:semiHidden/>
    <w:rsid w:val="003E1804"/>
    <w:pPr>
      <w:widowControl w:val="0"/>
      <w:spacing w:before="0" w:after="0"/>
      <w:ind w:left="3572"/>
    </w:pPr>
    <w:rPr>
      <w:rFonts w:ascii="News Gothic GDB" w:eastAsia="Times New Roman" w:hAnsi="News Gothic GDB"/>
      <w:b/>
      <w:sz w:val="32"/>
      <w:szCs w:val="32"/>
      <w:lang w:val="de-DE" w:eastAsia="en-US"/>
    </w:rPr>
  </w:style>
  <w:style w:type="paragraph" w:customStyle="1" w:styleId="SubTitle1">
    <w:name w:val="SubTitle1"/>
    <w:basedOn w:val="Normal"/>
    <w:autoRedefine/>
    <w:semiHidden/>
    <w:rsid w:val="00CC511C"/>
    <w:pPr>
      <w:widowControl w:val="0"/>
      <w:spacing w:before="0" w:after="0" w:line="851" w:lineRule="exact"/>
      <w:ind w:left="3572"/>
    </w:pPr>
    <w:rPr>
      <w:rFonts w:ascii="News Gothic GDB" w:eastAsia="Times New Roman" w:hAnsi="News Gothic GDB"/>
      <w:b/>
      <w:sz w:val="48"/>
      <w:lang w:val="de-DE" w:eastAsia="en-US"/>
    </w:rPr>
  </w:style>
  <w:style w:type="character" w:styleId="CommentReference">
    <w:name w:val="annotation reference"/>
    <w:basedOn w:val="DefaultParagraphFont"/>
    <w:uiPriority w:val="99"/>
    <w:semiHidden/>
    <w:unhideWhenUsed/>
    <w:rsid w:val="00DF1765"/>
    <w:rPr>
      <w:sz w:val="16"/>
      <w:szCs w:val="16"/>
    </w:rPr>
  </w:style>
  <w:style w:type="paragraph" w:styleId="CommentText">
    <w:name w:val="annotation text"/>
    <w:basedOn w:val="Normal"/>
    <w:link w:val="CommentTextChar"/>
    <w:uiPriority w:val="99"/>
    <w:semiHidden/>
    <w:unhideWhenUsed/>
    <w:rsid w:val="00DF1765"/>
    <w:rPr>
      <w:sz w:val="20"/>
    </w:rPr>
  </w:style>
  <w:style w:type="character" w:customStyle="1" w:styleId="CommentTextChar">
    <w:name w:val="Comment Text Char"/>
    <w:basedOn w:val="DefaultParagraphFont"/>
    <w:link w:val="CommentText"/>
    <w:uiPriority w:val="99"/>
    <w:semiHidden/>
    <w:rsid w:val="00DF1765"/>
    <w:rPr>
      <w:rFonts w:ascii="TimesTenCondensed" w:eastAsia="MS Mincho" w:hAnsi="TimesTenCondensed"/>
      <w:lang w:val="en-US" w:eastAsia="de-DE"/>
    </w:rPr>
  </w:style>
  <w:style w:type="paragraph" w:styleId="CommentSubject">
    <w:name w:val="annotation subject"/>
    <w:basedOn w:val="CommentText"/>
    <w:next w:val="CommentText"/>
    <w:link w:val="CommentSubjectChar"/>
    <w:uiPriority w:val="99"/>
    <w:semiHidden/>
    <w:unhideWhenUsed/>
    <w:rsid w:val="00DF1765"/>
    <w:rPr>
      <w:b/>
      <w:bCs/>
    </w:rPr>
  </w:style>
  <w:style w:type="character" w:customStyle="1" w:styleId="CommentSubjectChar">
    <w:name w:val="Comment Subject Char"/>
    <w:basedOn w:val="CommentTextChar"/>
    <w:link w:val="CommentSubject"/>
    <w:uiPriority w:val="99"/>
    <w:semiHidden/>
    <w:rsid w:val="00DF1765"/>
    <w:rPr>
      <w:rFonts w:ascii="TimesTenCondensed" w:eastAsia="MS Mincho" w:hAnsi="TimesTenCondensed"/>
      <w:b/>
      <w:bCs/>
      <w:lang w:val="en-US" w:eastAsia="de-DE"/>
    </w:rPr>
  </w:style>
  <w:style w:type="character" w:customStyle="1" w:styleId="SubtitleChar">
    <w:name w:val="Subtitle Char"/>
    <w:basedOn w:val="DefaultParagraphFont"/>
    <w:link w:val="Subtitle"/>
    <w:rsid w:val="00B208CB"/>
    <w:rPr>
      <w:rFonts w:ascii="NewsGoth Dm BT" w:hAnsi="NewsGoth Dm BT"/>
      <w:b/>
      <w:sz w:val="24"/>
      <w:lang w:val="en-US" w:eastAsia="en-US"/>
    </w:rPr>
  </w:style>
  <w:style w:type="paragraph" w:styleId="NoSpacing">
    <w:name w:val="No Spacing"/>
    <w:uiPriority w:val="1"/>
    <w:qFormat/>
    <w:rsid w:val="00A86CB3"/>
    <w:pPr>
      <w:ind w:left="567"/>
    </w:pPr>
    <w:rPr>
      <w:rFonts w:ascii="TimesTenCondensed" w:eastAsia="MS Mincho" w:hAnsi="TimesTenCondensed"/>
      <w:sz w:val="22"/>
      <w:lang w:val="en-US" w:eastAsia="de-DE"/>
    </w:rPr>
  </w:style>
  <w:style w:type="character" w:styleId="UnresolvedMention">
    <w:name w:val="Unresolved Mention"/>
    <w:basedOn w:val="DefaultParagraphFont"/>
    <w:uiPriority w:val="99"/>
    <w:semiHidden/>
    <w:unhideWhenUsed/>
    <w:rsid w:val="00181848"/>
    <w:rPr>
      <w:color w:val="605E5C"/>
      <w:shd w:val="clear" w:color="auto" w:fill="E1DFDD"/>
    </w:rPr>
  </w:style>
  <w:style w:type="character" w:customStyle="1" w:styleId="ListParagraphChar">
    <w:name w:val="List Paragraph Char"/>
    <w:aliases w:val="#Listenabsatz Char,Liste 1 Char"/>
    <w:basedOn w:val="DefaultParagraphFont"/>
    <w:link w:val="ListParagraph"/>
    <w:uiPriority w:val="34"/>
    <w:rsid w:val="00FA794D"/>
    <w:rPr>
      <w:rFonts w:ascii="TimesTenCondensed" w:eastAsia="MS Mincho" w:hAnsi="TimesTenCondensed"/>
      <w:sz w:val="22"/>
      <w:lang w:val="en-US" w:eastAsia="de-DE"/>
    </w:rPr>
  </w:style>
  <w:style w:type="paragraph" w:customStyle="1" w:styleId="ARTemplateHeading1">
    <w:name w:val="AR Template Heading 1"/>
    <w:basedOn w:val="Heading1"/>
    <w:qFormat/>
    <w:rsid w:val="00C2349B"/>
    <w:pPr>
      <w:keepNext/>
      <w:numPr>
        <w:numId w:val="0"/>
      </w:numPr>
      <w:tabs>
        <w:tab w:val="num" w:pos="1276"/>
      </w:tabs>
      <w:spacing w:before="360" w:after="240" w:line="240" w:lineRule="auto"/>
      <w:ind w:left="720" w:hanging="360"/>
    </w:pPr>
    <w:rPr>
      <w:rFonts w:ascii="News Gothic GDB" w:eastAsia="Times New Roman" w:hAnsi="News Gothic GDB"/>
      <w:bCs/>
      <w:szCs w:val="22"/>
      <w:lang w:eastAsia="en-US"/>
    </w:rPr>
  </w:style>
  <w:style w:type="paragraph" w:styleId="Revision">
    <w:name w:val="Revision"/>
    <w:hidden/>
    <w:uiPriority w:val="99"/>
    <w:semiHidden/>
    <w:rsid w:val="001E51DA"/>
    <w:rPr>
      <w:rFonts w:ascii="TimesTenCondensed" w:eastAsia="MS Mincho" w:hAnsi="TimesTenCondensed"/>
      <w:sz w:val="22"/>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129">
      <w:bodyDiv w:val="1"/>
      <w:marLeft w:val="0"/>
      <w:marRight w:val="0"/>
      <w:marTop w:val="0"/>
      <w:marBottom w:val="0"/>
      <w:divBdr>
        <w:top w:val="none" w:sz="0" w:space="0" w:color="auto"/>
        <w:left w:val="none" w:sz="0" w:space="0" w:color="auto"/>
        <w:bottom w:val="none" w:sz="0" w:space="0" w:color="auto"/>
        <w:right w:val="none" w:sz="0" w:space="0" w:color="auto"/>
      </w:divBdr>
    </w:div>
    <w:div w:id="173570411">
      <w:bodyDiv w:val="1"/>
      <w:marLeft w:val="0"/>
      <w:marRight w:val="0"/>
      <w:marTop w:val="0"/>
      <w:marBottom w:val="0"/>
      <w:divBdr>
        <w:top w:val="none" w:sz="0" w:space="0" w:color="auto"/>
        <w:left w:val="none" w:sz="0" w:space="0" w:color="auto"/>
        <w:bottom w:val="none" w:sz="0" w:space="0" w:color="auto"/>
        <w:right w:val="none" w:sz="0" w:space="0" w:color="auto"/>
      </w:divBdr>
    </w:div>
    <w:div w:id="303656352">
      <w:bodyDiv w:val="1"/>
      <w:marLeft w:val="0"/>
      <w:marRight w:val="0"/>
      <w:marTop w:val="0"/>
      <w:marBottom w:val="0"/>
      <w:divBdr>
        <w:top w:val="none" w:sz="0" w:space="0" w:color="auto"/>
        <w:left w:val="none" w:sz="0" w:space="0" w:color="auto"/>
        <w:bottom w:val="none" w:sz="0" w:space="0" w:color="auto"/>
        <w:right w:val="none" w:sz="0" w:space="0" w:color="auto"/>
      </w:divBdr>
    </w:div>
    <w:div w:id="354506498">
      <w:bodyDiv w:val="1"/>
      <w:marLeft w:val="0"/>
      <w:marRight w:val="0"/>
      <w:marTop w:val="0"/>
      <w:marBottom w:val="0"/>
      <w:divBdr>
        <w:top w:val="none" w:sz="0" w:space="0" w:color="auto"/>
        <w:left w:val="none" w:sz="0" w:space="0" w:color="auto"/>
        <w:bottom w:val="none" w:sz="0" w:space="0" w:color="auto"/>
        <w:right w:val="none" w:sz="0" w:space="0" w:color="auto"/>
      </w:divBdr>
    </w:div>
    <w:div w:id="442464066">
      <w:bodyDiv w:val="1"/>
      <w:marLeft w:val="0"/>
      <w:marRight w:val="0"/>
      <w:marTop w:val="0"/>
      <w:marBottom w:val="0"/>
      <w:divBdr>
        <w:top w:val="none" w:sz="0" w:space="0" w:color="auto"/>
        <w:left w:val="none" w:sz="0" w:space="0" w:color="auto"/>
        <w:bottom w:val="none" w:sz="0" w:space="0" w:color="auto"/>
        <w:right w:val="none" w:sz="0" w:space="0" w:color="auto"/>
      </w:divBdr>
    </w:div>
    <w:div w:id="444348013">
      <w:bodyDiv w:val="1"/>
      <w:marLeft w:val="0"/>
      <w:marRight w:val="0"/>
      <w:marTop w:val="0"/>
      <w:marBottom w:val="0"/>
      <w:divBdr>
        <w:top w:val="none" w:sz="0" w:space="0" w:color="auto"/>
        <w:left w:val="none" w:sz="0" w:space="0" w:color="auto"/>
        <w:bottom w:val="none" w:sz="0" w:space="0" w:color="auto"/>
        <w:right w:val="none" w:sz="0" w:space="0" w:color="auto"/>
      </w:divBdr>
    </w:div>
    <w:div w:id="577129011">
      <w:bodyDiv w:val="1"/>
      <w:marLeft w:val="0"/>
      <w:marRight w:val="0"/>
      <w:marTop w:val="0"/>
      <w:marBottom w:val="0"/>
      <w:divBdr>
        <w:top w:val="none" w:sz="0" w:space="0" w:color="auto"/>
        <w:left w:val="none" w:sz="0" w:space="0" w:color="auto"/>
        <w:bottom w:val="none" w:sz="0" w:space="0" w:color="auto"/>
        <w:right w:val="none" w:sz="0" w:space="0" w:color="auto"/>
      </w:divBdr>
    </w:div>
    <w:div w:id="624778822">
      <w:bodyDiv w:val="1"/>
      <w:marLeft w:val="0"/>
      <w:marRight w:val="0"/>
      <w:marTop w:val="0"/>
      <w:marBottom w:val="0"/>
      <w:divBdr>
        <w:top w:val="none" w:sz="0" w:space="0" w:color="auto"/>
        <w:left w:val="none" w:sz="0" w:space="0" w:color="auto"/>
        <w:bottom w:val="none" w:sz="0" w:space="0" w:color="auto"/>
        <w:right w:val="none" w:sz="0" w:space="0" w:color="auto"/>
      </w:divBdr>
    </w:div>
    <w:div w:id="715545444">
      <w:bodyDiv w:val="1"/>
      <w:marLeft w:val="0"/>
      <w:marRight w:val="0"/>
      <w:marTop w:val="0"/>
      <w:marBottom w:val="0"/>
      <w:divBdr>
        <w:top w:val="none" w:sz="0" w:space="0" w:color="auto"/>
        <w:left w:val="none" w:sz="0" w:space="0" w:color="auto"/>
        <w:bottom w:val="none" w:sz="0" w:space="0" w:color="auto"/>
        <w:right w:val="none" w:sz="0" w:space="0" w:color="auto"/>
      </w:divBdr>
    </w:div>
    <w:div w:id="763191930">
      <w:bodyDiv w:val="1"/>
      <w:marLeft w:val="0"/>
      <w:marRight w:val="0"/>
      <w:marTop w:val="0"/>
      <w:marBottom w:val="0"/>
      <w:divBdr>
        <w:top w:val="none" w:sz="0" w:space="0" w:color="auto"/>
        <w:left w:val="none" w:sz="0" w:space="0" w:color="auto"/>
        <w:bottom w:val="none" w:sz="0" w:space="0" w:color="auto"/>
        <w:right w:val="none" w:sz="0" w:space="0" w:color="auto"/>
      </w:divBdr>
    </w:div>
    <w:div w:id="795175328">
      <w:bodyDiv w:val="1"/>
      <w:marLeft w:val="0"/>
      <w:marRight w:val="0"/>
      <w:marTop w:val="0"/>
      <w:marBottom w:val="0"/>
      <w:divBdr>
        <w:top w:val="none" w:sz="0" w:space="0" w:color="auto"/>
        <w:left w:val="none" w:sz="0" w:space="0" w:color="auto"/>
        <w:bottom w:val="none" w:sz="0" w:space="0" w:color="auto"/>
        <w:right w:val="none" w:sz="0" w:space="0" w:color="auto"/>
      </w:divBdr>
    </w:div>
    <w:div w:id="801070040">
      <w:bodyDiv w:val="1"/>
      <w:marLeft w:val="0"/>
      <w:marRight w:val="0"/>
      <w:marTop w:val="0"/>
      <w:marBottom w:val="0"/>
      <w:divBdr>
        <w:top w:val="none" w:sz="0" w:space="0" w:color="auto"/>
        <w:left w:val="none" w:sz="0" w:space="0" w:color="auto"/>
        <w:bottom w:val="none" w:sz="0" w:space="0" w:color="auto"/>
        <w:right w:val="none" w:sz="0" w:space="0" w:color="auto"/>
      </w:divBdr>
    </w:div>
    <w:div w:id="807550583">
      <w:bodyDiv w:val="1"/>
      <w:marLeft w:val="0"/>
      <w:marRight w:val="0"/>
      <w:marTop w:val="0"/>
      <w:marBottom w:val="0"/>
      <w:divBdr>
        <w:top w:val="none" w:sz="0" w:space="0" w:color="auto"/>
        <w:left w:val="none" w:sz="0" w:space="0" w:color="auto"/>
        <w:bottom w:val="none" w:sz="0" w:space="0" w:color="auto"/>
        <w:right w:val="none" w:sz="0" w:space="0" w:color="auto"/>
      </w:divBdr>
    </w:div>
    <w:div w:id="906499969">
      <w:bodyDiv w:val="1"/>
      <w:marLeft w:val="0"/>
      <w:marRight w:val="0"/>
      <w:marTop w:val="0"/>
      <w:marBottom w:val="0"/>
      <w:divBdr>
        <w:top w:val="none" w:sz="0" w:space="0" w:color="auto"/>
        <w:left w:val="none" w:sz="0" w:space="0" w:color="auto"/>
        <w:bottom w:val="none" w:sz="0" w:space="0" w:color="auto"/>
        <w:right w:val="none" w:sz="0" w:space="0" w:color="auto"/>
      </w:divBdr>
    </w:div>
    <w:div w:id="964625474">
      <w:bodyDiv w:val="1"/>
      <w:marLeft w:val="0"/>
      <w:marRight w:val="0"/>
      <w:marTop w:val="0"/>
      <w:marBottom w:val="0"/>
      <w:divBdr>
        <w:top w:val="none" w:sz="0" w:space="0" w:color="auto"/>
        <w:left w:val="none" w:sz="0" w:space="0" w:color="auto"/>
        <w:bottom w:val="none" w:sz="0" w:space="0" w:color="auto"/>
        <w:right w:val="none" w:sz="0" w:space="0" w:color="auto"/>
      </w:divBdr>
    </w:div>
    <w:div w:id="984890719">
      <w:bodyDiv w:val="1"/>
      <w:marLeft w:val="0"/>
      <w:marRight w:val="0"/>
      <w:marTop w:val="0"/>
      <w:marBottom w:val="0"/>
      <w:divBdr>
        <w:top w:val="none" w:sz="0" w:space="0" w:color="auto"/>
        <w:left w:val="none" w:sz="0" w:space="0" w:color="auto"/>
        <w:bottom w:val="none" w:sz="0" w:space="0" w:color="auto"/>
        <w:right w:val="none" w:sz="0" w:space="0" w:color="auto"/>
      </w:divBdr>
    </w:div>
    <w:div w:id="996229566">
      <w:bodyDiv w:val="1"/>
      <w:marLeft w:val="0"/>
      <w:marRight w:val="0"/>
      <w:marTop w:val="0"/>
      <w:marBottom w:val="0"/>
      <w:divBdr>
        <w:top w:val="none" w:sz="0" w:space="0" w:color="auto"/>
        <w:left w:val="none" w:sz="0" w:space="0" w:color="auto"/>
        <w:bottom w:val="none" w:sz="0" w:space="0" w:color="auto"/>
        <w:right w:val="none" w:sz="0" w:space="0" w:color="auto"/>
      </w:divBdr>
    </w:div>
    <w:div w:id="1033075332">
      <w:bodyDiv w:val="1"/>
      <w:marLeft w:val="0"/>
      <w:marRight w:val="0"/>
      <w:marTop w:val="0"/>
      <w:marBottom w:val="0"/>
      <w:divBdr>
        <w:top w:val="none" w:sz="0" w:space="0" w:color="auto"/>
        <w:left w:val="none" w:sz="0" w:space="0" w:color="auto"/>
        <w:bottom w:val="none" w:sz="0" w:space="0" w:color="auto"/>
        <w:right w:val="none" w:sz="0" w:space="0" w:color="auto"/>
      </w:divBdr>
    </w:div>
    <w:div w:id="1041781699">
      <w:bodyDiv w:val="1"/>
      <w:marLeft w:val="0"/>
      <w:marRight w:val="0"/>
      <w:marTop w:val="0"/>
      <w:marBottom w:val="0"/>
      <w:divBdr>
        <w:top w:val="none" w:sz="0" w:space="0" w:color="auto"/>
        <w:left w:val="none" w:sz="0" w:space="0" w:color="auto"/>
        <w:bottom w:val="none" w:sz="0" w:space="0" w:color="auto"/>
        <w:right w:val="none" w:sz="0" w:space="0" w:color="auto"/>
      </w:divBdr>
    </w:div>
    <w:div w:id="1195576071">
      <w:bodyDiv w:val="1"/>
      <w:marLeft w:val="0"/>
      <w:marRight w:val="0"/>
      <w:marTop w:val="0"/>
      <w:marBottom w:val="0"/>
      <w:divBdr>
        <w:top w:val="none" w:sz="0" w:space="0" w:color="auto"/>
        <w:left w:val="none" w:sz="0" w:space="0" w:color="auto"/>
        <w:bottom w:val="none" w:sz="0" w:space="0" w:color="auto"/>
        <w:right w:val="none" w:sz="0" w:space="0" w:color="auto"/>
      </w:divBdr>
    </w:div>
    <w:div w:id="1226988766">
      <w:bodyDiv w:val="1"/>
      <w:marLeft w:val="0"/>
      <w:marRight w:val="0"/>
      <w:marTop w:val="0"/>
      <w:marBottom w:val="0"/>
      <w:divBdr>
        <w:top w:val="none" w:sz="0" w:space="0" w:color="auto"/>
        <w:left w:val="none" w:sz="0" w:space="0" w:color="auto"/>
        <w:bottom w:val="none" w:sz="0" w:space="0" w:color="auto"/>
        <w:right w:val="none" w:sz="0" w:space="0" w:color="auto"/>
      </w:divBdr>
    </w:div>
    <w:div w:id="1338077506">
      <w:bodyDiv w:val="1"/>
      <w:marLeft w:val="0"/>
      <w:marRight w:val="0"/>
      <w:marTop w:val="0"/>
      <w:marBottom w:val="0"/>
      <w:divBdr>
        <w:top w:val="none" w:sz="0" w:space="0" w:color="auto"/>
        <w:left w:val="none" w:sz="0" w:space="0" w:color="auto"/>
        <w:bottom w:val="none" w:sz="0" w:space="0" w:color="auto"/>
        <w:right w:val="none" w:sz="0" w:space="0" w:color="auto"/>
      </w:divBdr>
    </w:div>
    <w:div w:id="1634869948">
      <w:bodyDiv w:val="1"/>
      <w:marLeft w:val="0"/>
      <w:marRight w:val="0"/>
      <w:marTop w:val="0"/>
      <w:marBottom w:val="0"/>
      <w:divBdr>
        <w:top w:val="none" w:sz="0" w:space="0" w:color="auto"/>
        <w:left w:val="none" w:sz="0" w:space="0" w:color="auto"/>
        <w:bottom w:val="none" w:sz="0" w:space="0" w:color="auto"/>
        <w:right w:val="none" w:sz="0" w:space="0" w:color="auto"/>
      </w:divBdr>
    </w:div>
    <w:div w:id="1714227586">
      <w:bodyDiv w:val="1"/>
      <w:marLeft w:val="0"/>
      <w:marRight w:val="0"/>
      <w:marTop w:val="0"/>
      <w:marBottom w:val="0"/>
      <w:divBdr>
        <w:top w:val="none" w:sz="0" w:space="0" w:color="auto"/>
        <w:left w:val="none" w:sz="0" w:space="0" w:color="auto"/>
        <w:bottom w:val="none" w:sz="0" w:space="0" w:color="auto"/>
        <w:right w:val="none" w:sz="0" w:space="0" w:color="auto"/>
      </w:divBdr>
    </w:div>
    <w:div w:id="1845125186">
      <w:bodyDiv w:val="1"/>
      <w:marLeft w:val="0"/>
      <w:marRight w:val="0"/>
      <w:marTop w:val="0"/>
      <w:marBottom w:val="0"/>
      <w:divBdr>
        <w:top w:val="none" w:sz="0" w:space="0" w:color="auto"/>
        <w:left w:val="none" w:sz="0" w:space="0" w:color="auto"/>
        <w:bottom w:val="none" w:sz="0" w:space="0" w:color="auto"/>
        <w:right w:val="none" w:sz="0" w:space="0" w:color="auto"/>
      </w:divBdr>
    </w:div>
    <w:div w:id="1919246680">
      <w:bodyDiv w:val="1"/>
      <w:marLeft w:val="0"/>
      <w:marRight w:val="0"/>
      <w:marTop w:val="0"/>
      <w:marBottom w:val="0"/>
      <w:divBdr>
        <w:top w:val="none" w:sz="0" w:space="0" w:color="auto"/>
        <w:left w:val="none" w:sz="0" w:space="0" w:color="auto"/>
        <w:bottom w:val="none" w:sz="0" w:space="0" w:color="auto"/>
        <w:right w:val="none" w:sz="0" w:space="0" w:color="auto"/>
      </w:divBdr>
    </w:div>
    <w:div w:id="1949703346">
      <w:bodyDiv w:val="1"/>
      <w:marLeft w:val="0"/>
      <w:marRight w:val="0"/>
      <w:marTop w:val="0"/>
      <w:marBottom w:val="0"/>
      <w:divBdr>
        <w:top w:val="none" w:sz="0" w:space="0" w:color="auto"/>
        <w:left w:val="none" w:sz="0" w:space="0" w:color="auto"/>
        <w:bottom w:val="none" w:sz="0" w:space="0" w:color="auto"/>
        <w:right w:val="none" w:sz="0" w:space="0" w:color="auto"/>
      </w:divBdr>
    </w:div>
    <w:div w:id="1980183196">
      <w:bodyDiv w:val="1"/>
      <w:marLeft w:val="0"/>
      <w:marRight w:val="0"/>
      <w:marTop w:val="0"/>
      <w:marBottom w:val="0"/>
      <w:divBdr>
        <w:top w:val="none" w:sz="0" w:space="0" w:color="auto"/>
        <w:left w:val="none" w:sz="0" w:space="0" w:color="auto"/>
        <w:bottom w:val="none" w:sz="0" w:space="0" w:color="auto"/>
        <w:right w:val="none" w:sz="0" w:space="0" w:color="auto"/>
      </w:divBdr>
    </w:div>
    <w:div w:id="2011249851">
      <w:bodyDiv w:val="1"/>
      <w:marLeft w:val="0"/>
      <w:marRight w:val="0"/>
      <w:marTop w:val="0"/>
      <w:marBottom w:val="0"/>
      <w:divBdr>
        <w:top w:val="none" w:sz="0" w:space="0" w:color="auto"/>
        <w:left w:val="none" w:sz="0" w:space="0" w:color="auto"/>
        <w:bottom w:val="none" w:sz="0" w:space="0" w:color="auto"/>
        <w:right w:val="none" w:sz="0" w:space="0" w:color="auto"/>
      </w:divBdr>
    </w:div>
    <w:div w:id="2051882116">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utscheboerse.sharepoint.com/:u:/r/sites/sp0281/internal/2025%20Audits/2025-045%20Cyber%20and%20Information%20Security%20(DBAG,%20ECAG,%20CBF,%20CBL,%20CFCL)/06%20Fieldwork/Cyber%20and%20IS%20Strategy%20and%20Design/RE_%202025-045%20Cyber%20and%20IS%20Audit-%20Cyber%20%26%20IS%20Strategy%20and%20Design.msg?csf=1&amp;web=1&amp;e=kSIFs2" TargetMode="External"/><Relationship Id="rId18" Type="http://schemas.openxmlformats.org/officeDocument/2006/relationships/hyperlink" Target="https://deutscheboerse.sharepoint.com/:b:/r/sites/sp0281/internal/2025%20Audits/2025-045%20Cyber%20and%20Information%20Security%20(DBAG,%20ECAG,%20CBF,%20CBL,%20CFCL)/06%20Fieldwork/Cyber%20and%20IS%20Strategy%20and%20Design/Software%20Development%20and%20ICT%20Change%20Management%20Guideline.pdf?csf=1&amp;web=1&amp;e=2NK1Qg" TargetMode="External"/><Relationship Id="rId26" Type="http://schemas.openxmlformats.org/officeDocument/2006/relationships/hyperlink" Target="https://deutscheboerse.sharepoint.com/sites/sp0281/internal/2025%20Audits/Forms/AllItems.aspx?id=%2Fsites%2Fsp0281%2Finternal%2F2025%20Audits%2F2025%2D045%20Cyber%20and%20Information%20Security%20%28DBAG%2C%20ECAG%2C%20CBF%2C%20CBL%2C%20CFCL%29%2F06%20Fieldwork%2FCyber%20and%20IS%20Strategy%20and%20Design%2FDSC&amp;viewid=3f0241d5%2D26ab%2D4d9b%2Dbcd7%2D24bc06fa9283" TargetMode="External"/><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deutscheboerse.sharepoint.com/:b:/r/sites/sp0281/internal/2025%20Audits/2025-045%20Cyber%20and%20Information%20Security%20(DBAG,%20ECAG,%20CBF,%20CBL,%20CFCL)/06%20Fieldwork/Cyber%20and%20IS%20Strategy%20and%20Design/DORA-ICT-Risk-Management-Policy.pdf?csf=1&amp;web=1&amp;e=mpi5CG" TargetMode="External"/><Relationship Id="rId34" Type="http://schemas.openxmlformats.org/officeDocument/2006/relationships/hyperlink" Target="https://deutscheboerse.sharepoint.com/:w:/r/sites/sp0281/internal/2025%20Audits/2025-045%20Cyber%20and%20Information%20Security%20(DBAG,%20ECAG,%20CBF,%20CBL,%20CFCL)/07%20Fieldwork%20-%20Close-out/01%20Internal%20Review/2025-045%20Cand%20IS%20Close-out%20List%20v2.0.docx?d=wda7be312abd846748ed5d78e2a7f931b&amp;csf=1&amp;web=1&amp;e=W5bHJZ" TargetMode="External"/><Relationship Id="rId42"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https://deutscheboerse.sharepoint.com/sites/sp0281/internal/2025%20Audits/Forms/AllItems.aspx?id=%2Fsites%2Fsp0281%2Finternal%2F2025%20Audits%2F2025%2D045%20Cyber%20and%20Information%20Security%20%28DBAG%2C%20ECAG%2C%20CBF%2C%20CBL%2C%20CFCL%29%2F06%20Fieldwork%2FCyber%20and%20IS%20Strategy%20and%20Design%2FSII%202024%2D040%5FF05&amp;viewid=3f0241d5%2D26ab%2D4d9b%2Dbcd7%2D24bc06fa9283" TargetMode="External"/><Relationship Id="rId17" Type="http://schemas.openxmlformats.org/officeDocument/2006/relationships/hyperlink" Target="https://deutscheboerse.sharepoint.com/:b:/r/sites/sp0281/internal/2025%20Audits/2025-045%20Cyber%20and%20Information%20Security%20(DBAG,%20ECAG,%20CBF,%20CBL,%20CFCL)/06%20Fieldwork/Cyber%20and%20IS%20Strategy%20and%20Design/Identity%20and%20Access%20Management%20Guideline.pdf?csf=1&amp;web=1&amp;e=YyWvhn" TargetMode="External"/><Relationship Id="rId25" Type="http://schemas.openxmlformats.org/officeDocument/2006/relationships/hyperlink" Target="https://deutscheboerse.sharepoint.com/:b:/r/sites/sp0281/internal/2025%20Audits/2025-045%20Cyber%20and%20Information%20Security%20(DBAG,%20ECAG,%20CBF,%20CBL,%20CFCL)/06%20Fieldwork/Cyber%20and%20IS%20Strategy%20and%20Design/DBAG_Cyber%20Resilience%20Strategy_2025%20version.pdf?csf=1&amp;web=1&amp;e=sOadHy" TargetMode="External"/><Relationship Id="rId33" Type="http://schemas.openxmlformats.org/officeDocument/2006/relationships/hyperlink" Target="https://deutscheboerse.sharepoint.com/:w:/r/sites/sp0281/internal/2025%20Audits/2025-045%20Cyber%20and%20Information%20Security%20(DBAG,%20ECAG,%20CBF,%20CBL,%20CFCL)/07%20Fieldwork%20-%20Close-out/01%20Internal%20Review/2025-045%20Cand%20IS%20Close-out%20List%20v1.0.docx?d=wbf00d5e25f164b83940cc0f7d0e04e64&amp;csf=1&amp;web=1&amp;e=gG8VZj" TargetMode="External"/><Relationship Id="rId38" Type="http://schemas.openxmlformats.org/officeDocument/2006/relationships/hyperlink" Target="https://deutscheboerse.sharepoint.com/sites/sp0281/internal/2025%20Audits/Forms/AllItems.aspx?id=%2Fsites%2Fsp0281%2Finternal%2F2025%20Audits%2F2025%2D045%20Cyber%20and%20Information%20Security%20%28DBAG%2C%20ECAG%2C%20CBF%2C%20CBL%2C%20CFCL%29%2F06%20Fieldwork%2FCyber%20and%20IS%20Strategy%20and%20Design&amp;viewid=3f0241d5%2D26ab%2D4d9b%2Dbcd7%2D24bc06fa9283" TargetMode="External"/><Relationship Id="rId2" Type="http://schemas.openxmlformats.org/officeDocument/2006/relationships/customXml" Target="../customXml/item2.xml"/><Relationship Id="rId16" Type="http://schemas.openxmlformats.org/officeDocument/2006/relationships/hyperlink" Target="https://deutscheboerse.sharepoint.com/sites/IN-ChiefRiskOfficer/SitePages/ICT-Risk-Guidelines.aspx?xsdata=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%3D%3D&amp;sdata=dTdIYzg0Vlpoby9MMEE0NVNtL0xFeVpwa3V5bHdJaHNKTDUzSGdIdE5RZz0%3D&amp;ovuser=e00ddcdf-1e0f-4be5-a37a-894a4731986a%2Ckn794%40deutsche-boerse.com&amp;OR=Teams-HL&amp;CT=1750681526146&amp;clickparams=eyJBcHBOYW1lIjoiVGVhbXMtRGVza3RvcCIsIkFwcFZlcnNpb24iOiI0OS8yNTA2MDIwNjYxNCIsIkhhc0ZlZGVyYXRlZFVzZXIiOmZhbHNlfQ%3D%3D" TargetMode="External"/><Relationship Id="rId20" Type="http://schemas.openxmlformats.org/officeDocument/2006/relationships/hyperlink" Target="https://deutscheboerse.sharepoint.com/:b:/r/sites/sp0281/internal/2025%20Audits/2025-045%20Cyber%20and%20Information%20Security%20(DBAG,%20ECAG,%20CBF,%20CBL,%20CFCL)/06%20Fieldwork/Cyber%20and%20IS%20Strategy%20and%20Design/ICT%20Incident%20%20Operational%20Event%20Management%20Guideline.pdf?csf=1&amp;web=1&amp;e=p93VkU" TargetMode="External"/><Relationship Id="rId29" Type="http://schemas.openxmlformats.org/officeDocument/2006/relationships/hyperlink" Target="https://deutscheboerse.sharepoint.com/:u:/r/sites/sp0281/internal/2025%20Audits/2025-045%20Cyber%20and%20Information%20Security%20(DBAG,%20ECAG,%20CBF,%20CBL,%20CFCL)/06%20Fieldwork/Cyber%20and%20IS%20Strategy%20and%20Design/RE_%20CRO%20Management%20Meeting%20with%20Martin%20(ICTR%20CISO%20Risk%20Report)%20(1).msg?csf=1&amp;web=1&amp;e=9e7Wy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utscheboerse.sharepoint.com/:b:/r/sites/sp0281/internal/2025%20Audits/2025-045%20Cyber%20and%20Information%20Security%20(DBAG,%20ECAG,%20CBF,%20CBL,%20CFCL)/02%20Preparation%20-%20BCA/Cyber%20Audit%20Relevant%20AMITs/AMIT-807%20(2).pdf?csf=1&amp;web=1&amp;e=tCNHq5" TargetMode="External"/><Relationship Id="rId24" Type="http://schemas.openxmlformats.org/officeDocument/2006/relationships/hyperlink" Target="https://deutscheboerse.sharepoint.com/sites/sp0281/internal/2025%20Audits/Forms/AllItems.aspx?viewid=3f0241d5%2D26ab%2D4d9b%2Dbcd7%2D24bc06fa9283&amp;id=%2Fsites%2Fsp0281%2Finternal%2F2025%20Audits%2F2025%2D045%20Cyber%20and%20Information%20Security%20%28DBAG%2C%20ECAG%2C%20CBF%2C%20CBL%2C%20CFCL%29%2F06%20Fieldwork%2FCyber%20and%20IS%20Strategy%20and%20Design%2FDORA%2DDBAG%2DStrategy%2Epdf&amp;parent=%2Fsites%2Fsp0281%2Finternal%2F2025%20Audits%2F2025%2D045%20Cyber%20and%20Information%20Security%20%28DBAG%2C%20ECAG%2C%20CBF%2C%20CBL%2C%20CFCL%29%2F06%20Fieldwork%2FCyber%20and%20IS%20Strategy%20and%20Design" TargetMode="External"/><Relationship Id="rId32" Type="http://schemas.openxmlformats.org/officeDocument/2006/relationships/image" Target="media/image4.png"/><Relationship Id="rId37" Type="http://schemas.openxmlformats.org/officeDocument/2006/relationships/hyperlink" Target="https://deutscheboerse.sharepoint.com/sites/WrittenRulesDatabase/Shared%20Documents/Forms/AllItems.aspx?id=%2Fsites%2FWrittenRulesDatabase%2FShared%20Documents%2FWritten%20Rules%20Framework%20Guideline%2Epdf&amp;parent=%2Fsites%2FWrittenRulesDatabase%2FShared%20Documents"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deutscheboerse.sharepoint.com/sites/sp0823/400_Publication/Forms/AllItems.aspx?id=%2Fsites%2Fsp0823%2F400%5FPublication%2FSecurity%20Policy%20Framework%2F40%5FGuidelines&amp;viewid=5d6e0160%2Dfb1c%2D476f%2D96b9%2Dd54748d912f9" TargetMode="External"/><Relationship Id="rId23" Type="http://schemas.openxmlformats.org/officeDocument/2006/relationships/image" Target="media/image1.png"/><Relationship Id="rId28" Type="http://schemas.openxmlformats.org/officeDocument/2006/relationships/hyperlink" Target="https://deutscheboerse.sharepoint.com/:b:/r/sites/sp0281/internal/2025%20Audits/2025-045%20Cyber%20and%20Information%20Security%20(DBAG,%20ECAG,%20CBF,%20CBL,%20CFCL)/06%20Fieldwork/Cyber%20and%20IS%20Strategy%20and%20Design/_CISO%20Risk%20Report%20-%20Pilot%20(Shared%20Version).pdf?csf=1&amp;web=1&amp;e=XvelfK" TargetMode="External"/><Relationship Id="rId36" Type="http://schemas.openxmlformats.org/officeDocument/2006/relationships/hyperlink" Target="https://deutscheboerse.sharepoint.com/:u:/r/sites/sp0281/internal/2025%20Audits/2025-045%20Cyber%20and%20Information%20Security%20(DBAG,%20ECAG,%20CBF,%20CBL,%20CFCL)/07%20Fieldwork%20-%20Close-out/02%20Auditees%20Review/FW_%202025-045%20Cyber%20and%20IS%20audit%20-%20Grp%20Sec%20-%20IS%20documentation%20L4%20and%205.msg?csf=1&amp;web=1&amp;e=PKL3gP" TargetMode="External"/><Relationship Id="rId10" Type="http://schemas.openxmlformats.org/officeDocument/2006/relationships/endnotes" Target="endnotes.xml"/><Relationship Id="rId19" Type="http://schemas.openxmlformats.org/officeDocument/2006/relationships/hyperlink" Target="https://deutscheboerse.sharepoint.com/:b:/r/sites/sp0281/internal/2025%20Audits/2025-045%20Cyber%20and%20Information%20Security%20(DBAG,%20ECAG,%20CBF,%20CBL,%20CFCL)/06%20Fieldwork/Cyber%20and%20IS%20Strategy%20and%20Design/Network%20Security%20Guideline.pdf?csf=1&amp;web=1&amp;e=vn9Lqo" TargetMode="External"/><Relationship Id="rId31"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utscheboerse.sharepoint.com/sites/sp0281/internal/2025%20Audits/Forms/AllItems.aspx?id=%2Fsites%2Fsp0281%2Finternal%2F2025%20Audits%2F2025%2D045%20Cyber%20and%20Information%20Security%20%28DBAG%2C%20ECAG%2C%20CBF%2C%20CBL%2C%20CFCL%29%2F06%20Fieldwork%2FCyber%20and%20IS%20Strategy%20and%20Design%2FGroup%20Security%20%2D%20Procedures&amp;viewid=3f0241d5%2D26ab%2D4d9b%2Dbcd7%2D24bc06fa9283" TargetMode="External"/><Relationship Id="rId22" Type="http://schemas.openxmlformats.org/officeDocument/2006/relationships/hyperlink" Target="https://deutscheboerse.sharepoint.com/sites/sp0281/internal/2025%20Audits/Forms/AllItems.aspx?id=%2Fsites%2Fsp0281%2Finternal%2F2025%20Audits%2F2025%2D045%20Cyber%20and%20Information%20Security%20%28DBAG%2C%20ECAG%2C%20CBF%2C%20CBL%2C%20CFCL%29%2F06%20Fieldwork%2FCyber%20and%20IS%20Strategy%20and%20Design%2FDORA%2DDBAG%2DStrategy%2Epdf&amp;viewid=3f0241d5%2D26ab%2D4d9b%2Dbcd7%2D24bc06fa9283&amp;parent=%2Fsites%2Fsp0281%2Finternal%2F2025%20Audits%2F2025%2D045%20Cyber%20and%20Information%20Security%20%28DBAG%2C%20ECAG%2C%20CBF%2C%20CBL%2C%20CFCL%29%2F06%20Fieldwork%2FCyber%20and%20IS%20Strategy%20and%20Design" TargetMode="External"/><Relationship Id="rId27" Type="http://schemas.openxmlformats.org/officeDocument/2006/relationships/hyperlink" Target="https://deutscheboerse.sharepoint.com/:b:/r/sites/sp0281/internal/2025%20Audits/2025-045%20Cyber%20and%20Information%20Security%20(DBAG,%20ECAG,%20CBF,%20CBL,%20CFCL)/06%20Fieldwork/Cyber%20and%20IS%20Strategy%20and%20Design/DBAG%20DOR%20Strategy%20Maintenance%20and%20Monitoring%20Process%20v1.0%20(1).pdf?csf=1&amp;web=1&amp;e=jg3dNU" TargetMode="External"/><Relationship Id="rId30" Type="http://schemas.openxmlformats.org/officeDocument/2006/relationships/image" Target="media/image2.png"/><Relationship Id="rId35" Type="http://schemas.openxmlformats.org/officeDocument/2006/relationships/hyperlink" Target="https://deutscheboerse.sharepoint.com/:w:/r/sites/sp0281/internal/2025%20Audits/2025-045%20Cyber%20and%20Information%20Security%20(DBAG,%20ECAG,%20CBF,%20CBL,%20CFCL)/07%20Fieldwork%20-%20Close-out/01%20Internal%20Review/2025-045%20Cand%20IS%20Close-out%20List%20v3.0.docx?d=w8900be8992574e2a8f339379b9703735&amp;csf=1&amp;web=1&amp;e=QRvxUa"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8bf94c648470a76a0b9afe112d876c7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cf0d7a30961ddc507c80b96ec2c1cd26"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2b6c362-1991-4b12-baaf-e49dbdb018b6" xsi:nil="true"/>
    <_ip_UnifiedCompliancePolicyUIAction xmlns="http://schemas.microsoft.com/sharepoint/v3" xsi:nil="true"/>
    <_ip_UnifiedCompliancePolicyProperties xmlns="http://schemas.microsoft.com/sharepoint/v3" xsi:nil="true"/>
    <lcf76f155ced4ddcb4097134ff3c332f xmlns="d53c5ebb-1d16-434c-9199-c085003d0e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4462E7-A2F4-4CC4-A7EB-5515E843B0CA}">
  <ds:schemaRefs>
    <ds:schemaRef ds:uri="http://schemas.openxmlformats.org/officeDocument/2006/bibliography"/>
  </ds:schemaRefs>
</ds:datastoreItem>
</file>

<file path=customXml/itemProps2.xml><?xml version="1.0" encoding="utf-8"?>
<ds:datastoreItem xmlns:ds="http://schemas.openxmlformats.org/officeDocument/2006/customXml" ds:itemID="{AC86DA21-E1D1-4555-8F64-55BC6C0E3F5C}">
  <ds:schemaRefs>
    <ds:schemaRef ds:uri="http://schemas.microsoft.com/sharepoint/v3/contenttype/forms"/>
  </ds:schemaRefs>
</ds:datastoreItem>
</file>

<file path=customXml/itemProps3.xml><?xml version="1.0" encoding="utf-8"?>
<ds:datastoreItem xmlns:ds="http://schemas.openxmlformats.org/officeDocument/2006/customXml" ds:itemID="{D9EBAEAD-BE92-4EC1-98A6-33FC88805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87A384-95B3-46F2-B9F7-D70F815A9AAB}">
  <ds:schemaRefs>
    <ds:schemaRef ds:uri="http://schemas.microsoft.com/office/2006/metadata/properties"/>
    <ds:schemaRef ds:uri="http://schemas.microsoft.com/office/infopath/2007/PartnerControls"/>
    <ds:schemaRef ds:uri="e2b6c362-1991-4b12-baaf-e49dbdb018b6"/>
    <ds:schemaRef ds:uri="http://schemas.microsoft.com/sharepoint/v3"/>
    <ds:schemaRef ds:uri="d53c5ebb-1d16-434c-9199-c085003d0e7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3475</Words>
  <Characters>28842</Characters>
  <Application>Microsoft Office Word</Application>
  <DocSecurity>0</DocSecurity>
  <Lines>240</Lines>
  <Paragraphs>64</Paragraphs>
  <ScaleCrop>false</ScaleCrop>
  <Company>Deutsche Boerse</Company>
  <LinksUpToDate>false</LinksUpToDate>
  <CharactersWithSpaces>32253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Der Administrator</dc:creator>
  <cp:keywords/>
  <cp:lastModifiedBy>Yezad Wadia</cp:lastModifiedBy>
  <cp:revision>318</cp:revision>
  <cp:lastPrinted>2013-11-28T19:02:00Z</cp:lastPrinted>
  <dcterms:created xsi:type="dcterms:W3CDTF">2025-05-19T07:24:00Z</dcterms:created>
  <dcterms:modified xsi:type="dcterms:W3CDTF">2025-08-22T13:31:00Z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MSIP_Label_389b831b-d6bc-4bd7-99a3-1b01c0f97c6d_Enabled">
    <vt:lpwstr>true</vt:lpwstr>
  </property>
  <property fmtid="{D5CDD505-2E9C-101B-9397-08002B2CF9AE}" pid="4" name="MSIP_Label_389b831b-d6bc-4bd7-99a3-1b01c0f97c6d_SetDate">
    <vt:lpwstr>2023-08-28T12:42:32Z</vt:lpwstr>
  </property>
  <property fmtid="{D5CDD505-2E9C-101B-9397-08002B2CF9AE}" pid="5" name="MSIP_Label_389b831b-d6bc-4bd7-99a3-1b01c0f97c6d_Method">
    <vt:lpwstr>Privileged</vt:lpwstr>
  </property>
  <property fmtid="{D5CDD505-2E9C-101B-9397-08002B2CF9AE}" pid="6" name="MSIP_Label_389b831b-d6bc-4bd7-99a3-1b01c0f97c6d_Name">
    <vt:lpwstr>389b831b-d6bc-4bd7-99a3-1b01c0f97c6d</vt:lpwstr>
  </property>
  <property fmtid="{D5CDD505-2E9C-101B-9397-08002B2CF9AE}" pid="7" name="MSIP_Label_389b831b-d6bc-4bd7-99a3-1b01c0f97c6d_SiteId">
    <vt:lpwstr>e00ddcdf-1e0f-4be5-a37a-894a4731986a</vt:lpwstr>
  </property>
  <property fmtid="{D5CDD505-2E9C-101B-9397-08002B2CF9AE}" pid="8" name="MSIP_Label_389b831b-d6bc-4bd7-99a3-1b01c0f97c6d_ActionId">
    <vt:lpwstr>643ab1f0-4472-4292-93b2-36b715f3ae73</vt:lpwstr>
  </property>
  <property fmtid="{D5CDD505-2E9C-101B-9397-08002B2CF9AE}" pid="9" name="MSIP_Label_389b831b-d6bc-4bd7-99a3-1b01c0f97c6d_ContentBits">
    <vt:lpwstr>2</vt:lpwstr>
  </property>
  <property fmtid="{D5CDD505-2E9C-101B-9397-08002B2CF9AE}" pid="10" name="MediaServiceImageTags">
    <vt:lpwstr/>
  </property>
</Properties>
</file>