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C44FB" w14:textId="77777777" w:rsidR="00293DDF" w:rsidRDefault="00293DDF" w:rsidP="00475621">
      <w:pPr>
        <w:pStyle w:val="TOCHeading"/>
        <w:jc w:val="both"/>
        <w:rPr>
          <w:rFonts w:ascii="News Gothic GDB" w:eastAsia="Times New Roman" w:hAnsi="News Gothic GDB" w:cs="Times New Roman"/>
          <w:color w:val="auto"/>
          <w:sz w:val="24"/>
          <w:szCs w:val="24"/>
          <w:lang w:val="en-GB" w:eastAsia="en-GB"/>
        </w:rPr>
      </w:pPr>
    </w:p>
    <w:sdt>
      <w:sdtPr>
        <w:rPr>
          <w:rFonts w:ascii="News Gothic GDB" w:eastAsia="Times New Roman" w:hAnsi="News Gothic GDB" w:cs="Times New Roman"/>
          <w:color w:val="auto"/>
          <w:sz w:val="24"/>
          <w:szCs w:val="20"/>
          <w:lang w:val="en-GB" w:eastAsia="en-GB"/>
        </w:rPr>
        <w:id w:val="916038593"/>
        <w:docPartObj>
          <w:docPartGallery w:val="Table of Contents"/>
          <w:docPartUnique/>
        </w:docPartObj>
      </w:sdtPr>
      <w:sdtEndPr>
        <w:rPr>
          <w:szCs w:val="24"/>
        </w:rPr>
      </w:sdtEndPr>
      <w:sdtContent>
        <w:p w14:paraId="23FA8DF1" w14:textId="7391826F" w:rsidR="00E1534B" w:rsidRPr="00F27756" w:rsidRDefault="00E1534B" w:rsidP="00475621">
          <w:pPr>
            <w:pStyle w:val="TOCHeading"/>
            <w:jc w:val="both"/>
            <w:rPr>
              <w:rFonts w:ascii="News Gothic GDB" w:hAnsi="News Gothic GDB"/>
              <w:color w:val="auto"/>
            </w:rPr>
          </w:pPr>
          <w:r w:rsidRPr="00F27756">
            <w:rPr>
              <w:rFonts w:ascii="News Gothic GDB" w:hAnsi="News Gothic GDB"/>
              <w:color w:val="auto"/>
            </w:rPr>
            <w:t>Contents</w:t>
          </w:r>
        </w:p>
        <w:p w14:paraId="4A176002" w14:textId="4110AB3B" w:rsidR="00E12987" w:rsidRDefault="00E1534B">
          <w:pPr>
            <w:pStyle w:val="TOC1"/>
            <w:tabs>
              <w:tab w:val="left" w:pos="480"/>
              <w:tab w:val="right" w:leader="dot" w:pos="9016"/>
            </w:tabs>
            <w:rPr>
              <w:rFonts w:asciiTheme="minorHAnsi" w:eastAsiaTheme="minorEastAsia" w:hAnsiTheme="minorHAnsi" w:cstheme="minorBidi"/>
              <w:noProof/>
              <w:kern w:val="2"/>
              <w14:ligatures w14:val="standardContextual"/>
            </w:rPr>
          </w:pPr>
          <w:r w:rsidRPr="00F27756">
            <w:rPr>
              <w:rFonts w:ascii="News Gothic GDB" w:hAnsi="News Gothic GDB"/>
            </w:rPr>
            <w:fldChar w:fldCharType="begin"/>
          </w:r>
          <w:r w:rsidRPr="00F27756">
            <w:rPr>
              <w:rFonts w:ascii="News Gothic GDB" w:hAnsi="News Gothic GDB"/>
            </w:rPr>
            <w:instrText>TOC \o "1-3" \z \u \h</w:instrText>
          </w:r>
          <w:r w:rsidRPr="00F27756">
            <w:rPr>
              <w:rFonts w:ascii="News Gothic GDB" w:hAnsi="News Gothic GDB"/>
            </w:rPr>
            <w:fldChar w:fldCharType="separate"/>
          </w:r>
          <w:hyperlink w:anchor="_Toc206680691" w:history="1">
            <w:r w:rsidR="00E12987" w:rsidRPr="00057BE9">
              <w:rPr>
                <w:rStyle w:val="Hyperlink"/>
                <w:rFonts w:ascii="News Gothic GDB" w:hAnsi="News Gothic GDB"/>
                <w:noProof/>
              </w:rPr>
              <w:t>1.</w:t>
            </w:r>
            <w:r w:rsidR="00E12987">
              <w:rPr>
                <w:rFonts w:asciiTheme="minorHAnsi" w:eastAsiaTheme="minorEastAsia" w:hAnsiTheme="minorHAnsi" w:cstheme="minorBidi"/>
                <w:noProof/>
                <w:kern w:val="2"/>
                <w14:ligatures w14:val="standardContextual"/>
              </w:rPr>
              <w:tab/>
            </w:r>
            <w:r w:rsidR="00E12987" w:rsidRPr="00057BE9">
              <w:rPr>
                <w:rStyle w:val="Hyperlink"/>
                <w:rFonts w:ascii="News Gothic GDB" w:hAnsi="News Gothic GDB"/>
                <w:noProof/>
              </w:rPr>
              <w:t>Annual Audit Planning information</w:t>
            </w:r>
            <w:r w:rsidR="00E12987">
              <w:rPr>
                <w:noProof/>
                <w:webHidden/>
              </w:rPr>
              <w:tab/>
            </w:r>
            <w:r w:rsidR="00E12987">
              <w:rPr>
                <w:noProof/>
                <w:webHidden/>
              </w:rPr>
              <w:fldChar w:fldCharType="begin"/>
            </w:r>
            <w:r w:rsidR="00E12987">
              <w:rPr>
                <w:noProof/>
                <w:webHidden/>
              </w:rPr>
              <w:instrText xml:space="preserve"> PAGEREF _Toc206680691 \h </w:instrText>
            </w:r>
            <w:r w:rsidR="00E12987">
              <w:rPr>
                <w:noProof/>
                <w:webHidden/>
              </w:rPr>
            </w:r>
            <w:r w:rsidR="00E12987">
              <w:rPr>
                <w:noProof/>
                <w:webHidden/>
              </w:rPr>
              <w:fldChar w:fldCharType="separate"/>
            </w:r>
            <w:r w:rsidR="00E12987">
              <w:rPr>
                <w:noProof/>
                <w:webHidden/>
              </w:rPr>
              <w:t>2</w:t>
            </w:r>
            <w:r w:rsidR="00E12987">
              <w:rPr>
                <w:noProof/>
                <w:webHidden/>
              </w:rPr>
              <w:fldChar w:fldCharType="end"/>
            </w:r>
          </w:hyperlink>
        </w:p>
        <w:p w14:paraId="7DCAF7E0" w14:textId="25264CFF" w:rsidR="00E12987" w:rsidRDefault="00E12987">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06680692" w:history="1">
            <w:r w:rsidRPr="00057BE9">
              <w:rPr>
                <w:rStyle w:val="Hyperlink"/>
                <w:rFonts w:ascii="News Gothic GDB" w:hAnsi="News Gothic GDB"/>
                <w:noProof/>
              </w:rPr>
              <w:t>2.</w:t>
            </w:r>
            <w:r>
              <w:rPr>
                <w:rFonts w:asciiTheme="minorHAnsi" w:eastAsiaTheme="minorEastAsia" w:hAnsiTheme="minorHAnsi" w:cstheme="minorBidi"/>
                <w:noProof/>
                <w:kern w:val="2"/>
                <w14:ligatures w14:val="standardContextual"/>
              </w:rPr>
              <w:tab/>
            </w:r>
            <w:r w:rsidRPr="00057BE9">
              <w:rPr>
                <w:rStyle w:val="Hyperlink"/>
                <w:rFonts w:ascii="News Gothic GDB" w:hAnsi="News Gothic GDB"/>
                <w:noProof/>
              </w:rPr>
              <w:t>ExAnte Assurance Heatmap</w:t>
            </w:r>
            <w:r>
              <w:rPr>
                <w:noProof/>
                <w:webHidden/>
              </w:rPr>
              <w:tab/>
            </w:r>
            <w:r>
              <w:rPr>
                <w:noProof/>
                <w:webHidden/>
              </w:rPr>
              <w:fldChar w:fldCharType="begin"/>
            </w:r>
            <w:r>
              <w:rPr>
                <w:noProof/>
                <w:webHidden/>
              </w:rPr>
              <w:instrText xml:space="preserve"> PAGEREF _Toc206680692 \h </w:instrText>
            </w:r>
            <w:r>
              <w:rPr>
                <w:noProof/>
                <w:webHidden/>
              </w:rPr>
            </w:r>
            <w:r>
              <w:rPr>
                <w:noProof/>
                <w:webHidden/>
              </w:rPr>
              <w:fldChar w:fldCharType="separate"/>
            </w:r>
            <w:r>
              <w:rPr>
                <w:noProof/>
                <w:webHidden/>
              </w:rPr>
              <w:t>5</w:t>
            </w:r>
            <w:r>
              <w:rPr>
                <w:noProof/>
                <w:webHidden/>
              </w:rPr>
              <w:fldChar w:fldCharType="end"/>
            </w:r>
          </w:hyperlink>
        </w:p>
        <w:p w14:paraId="6E9453B1" w14:textId="35EED95B" w:rsidR="00E12987" w:rsidRDefault="00E12987">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06680693" w:history="1">
            <w:r w:rsidRPr="00057BE9">
              <w:rPr>
                <w:rStyle w:val="Hyperlink"/>
                <w:rFonts w:ascii="News Gothic GDB" w:hAnsi="News Gothic GDB"/>
                <w:noProof/>
              </w:rPr>
              <w:t>3.</w:t>
            </w:r>
            <w:r>
              <w:rPr>
                <w:rFonts w:asciiTheme="minorHAnsi" w:eastAsiaTheme="minorEastAsia" w:hAnsiTheme="minorHAnsi" w:cstheme="minorBidi"/>
                <w:noProof/>
                <w:kern w:val="2"/>
                <w14:ligatures w14:val="standardContextual"/>
              </w:rPr>
              <w:tab/>
            </w:r>
            <w:r w:rsidRPr="00057BE9">
              <w:rPr>
                <w:rStyle w:val="Hyperlink"/>
                <w:rFonts w:ascii="News Gothic GDB" w:hAnsi="News Gothic GDB"/>
                <w:noProof/>
              </w:rPr>
              <w:t>Organizational</w:t>
            </w:r>
            <w:r>
              <w:rPr>
                <w:noProof/>
                <w:webHidden/>
              </w:rPr>
              <w:tab/>
            </w:r>
            <w:r>
              <w:rPr>
                <w:noProof/>
                <w:webHidden/>
              </w:rPr>
              <w:fldChar w:fldCharType="begin"/>
            </w:r>
            <w:r>
              <w:rPr>
                <w:noProof/>
                <w:webHidden/>
              </w:rPr>
              <w:instrText xml:space="preserve"> PAGEREF _Toc206680693 \h </w:instrText>
            </w:r>
            <w:r>
              <w:rPr>
                <w:noProof/>
                <w:webHidden/>
              </w:rPr>
            </w:r>
            <w:r>
              <w:rPr>
                <w:noProof/>
                <w:webHidden/>
              </w:rPr>
              <w:fldChar w:fldCharType="separate"/>
            </w:r>
            <w:r>
              <w:rPr>
                <w:noProof/>
                <w:webHidden/>
              </w:rPr>
              <w:t>5</w:t>
            </w:r>
            <w:r>
              <w:rPr>
                <w:noProof/>
                <w:webHidden/>
              </w:rPr>
              <w:fldChar w:fldCharType="end"/>
            </w:r>
          </w:hyperlink>
        </w:p>
        <w:p w14:paraId="4B5BAF4D" w14:textId="76B1C4B5" w:rsidR="00E12987" w:rsidRDefault="00E12987">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06680694" w:history="1">
            <w:r w:rsidRPr="00057BE9">
              <w:rPr>
                <w:rStyle w:val="Hyperlink"/>
                <w:rFonts w:ascii="News Gothic GDB" w:hAnsi="News Gothic GDB"/>
                <w:noProof/>
              </w:rPr>
              <w:t>4.</w:t>
            </w:r>
            <w:r>
              <w:rPr>
                <w:rFonts w:asciiTheme="minorHAnsi" w:eastAsiaTheme="minorEastAsia" w:hAnsiTheme="minorHAnsi" w:cstheme="minorBidi"/>
                <w:noProof/>
                <w:kern w:val="2"/>
                <w14:ligatures w14:val="standardContextual"/>
              </w:rPr>
              <w:tab/>
            </w:r>
            <w:r w:rsidRPr="00057BE9">
              <w:rPr>
                <w:rStyle w:val="Hyperlink"/>
                <w:rFonts w:ascii="News Gothic GDB" w:hAnsi="News Gothic GDB"/>
                <w:noProof/>
              </w:rPr>
              <w:t>Audit Object L2 actualization</w:t>
            </w:r>
            <w:r>
              <w:rPr>
                <w:noProof/>
                <w:webHidden/>
              </w:rPr>
              <w:tab/>
            </w:r>
            <w:r>
              <w:rPr>
                <w:noProof/>
                <w:webHidden/>
              </w:rPr>
              <w:fldChar w:fldCharType="begin"/>
            </w:r>
            <w:r>
              <w:rPr>
                <w:noProof/>
                <w:webHidden/>
              </w:rPr>
              <w:instrText xml:space="preserve"> PAGEREF _Toc206680694 \h </w:instrText>
            </w:r>
            <w:r>
              <w:rPr>
                <w:noProof/>
                <w:webHidden/>
              </w:rPr>
            </w:r>
            <w:r>
              <w:rPr>
                <w:noProof/>
                <w:webHidden/>
              </w:rPr>
              <w:fldChar w:fldCharType="separate"/>
            </w:r>
            <w:r>
              <w:rPr>
                <w:noProof/>
                <w:webHidden/>
              </w:rPr>
              <w:t>5</w:t>
            </w:r>
            <w:r>
              <w:rPr>
                <w:noProof/>
                <w:webHidden/>
              </w:rPr>
              <w:fldChar w:fldCharType="end"/>
            </w:r>
          </w:hyperlink>
        </w:p>
        <w:p w14:paraId="1760FC82" w14:textId="18C26E76" w:rsidR="00E12987" w:rsidRDefault="00E12987">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06680695" w:history="1">
            <w:r w:rsidRPr="00057BE9">
              <w:rPr>
                <w:rStyle w:val="Hyperlink"/>
                <w:rFonts w:ascii="News Gothic GDB" w:hAnsi="News Gothic GDB"/>
                <w:noProof/>
              </w:rPr>
              <w:t>5.</w:t>
            </w:r>
            <w:r>
              <w:rPr>
                <w:rFonts w:asciiTheme="minorHAnsi" w:eastAsiaTheme="minorEastAsia" w:hAnsiTheme="minorHAnsi" w:cstheme="minorBidi"/>
                <w:noProof/>
                <w:kern w:val="2"/>
                <w14:ligatures w14:val="standardContextual"/>
              </w:rPr>
              <w:tab/>
            </w:r>
            <w:r w:rsidRPr="00057BE9">
              <w:rPr>
                <w:rStyle w:val="Hyperlink"/>
                <w:rFonts w:ascii="News Gothic GDB" w:hAnsi="News Gothic GDB"/>
                <w:noProof/>
              </w:rPr>
              <w:t>Process based information</w:t>
            </w:r>
            <w:r>
              <w:rPr>
                <w:noProof/>
                <w:webHidden/>
              </w:rPr>
              <w:tab/>
            </w:r>
            <w:r>
              <w:rPr>
                <w:noProof/>
                <w:webHidden/>
              </w:rPr>
              <w:fldChar w:fldCharType="begin"/>
            </w:r>
            <w:r>
              <w:rPr>
                <w:noProof/>
                <w:webHidden/>
              </w:rPr>
              <w:instrText xml:space="preserve"> PAGEREF _Toc206680695 \h </w:instrText>
            </w:r>
            <w:r>
              <w:rPr>
                <w:noProof/>
                <w:webHidden/>
              </w:rPr>
            </w:r>
            <w:r>
              <w:rPr>
                <w:noProof/>
                <w:webHidden/>
              </w:rPr>
              <w:fldChar w:fldCharType="separate"/>
            </w:r>
            <w:r>
              <w:rPr>
                <w:noProof/>
                <w:webHidden/>
              </w:rPr>
              <w:t>6</w:t>
            </w:r>
            <w:r>
              <w:rPr>
                <w:noProof/>
                <w:webHidden/>
              </w:rPr>
              <w:fldChar w:fldCharType="end"/>
            </w:r>
          </w:hyperlink>
        </w:p>
        <w:p w14:paraId="7EC3D167" w14:textId="061AD34F" w:rsidR="00E12987" w:rsidRDefault="00E12987">
          <w:pPr>
            <w:pStyle w:val="TOC2"/>
            <w:tabs>
              <w:tab w:val="right" w:leader="dot" w:pos="9016"/>
            </w:tabs>
            <w:rPr>
              <w:rFonts w:asciiTheme="minorHAnsi" w:eastAsiaTheme="minorEastAsia" w:hAnsiTheme="minorHAnsi" w:cstheme="minorBidi"/>
              <w:noProof/>
              <w:kern w:val="2"/>
              <w14:ligatures w14:val="standardContextual"/>
            </w:rPr>
          </w:pPr>
          <w:hyperlink w:anchor="_Toc206680696" w:history="1">
            <w:r w:rsidRPr="00057BE9">
              <w:rPr>
                <w:rStyle w:val="Hyperlink"/>
                <w:rFonts w:ascii="News Gothic GDB" w:hAnsi="News Gothic GDB"/>
                <w:noProof/>
              </w:rPr>
              <w:t>5.1 L2 AU-110-01-IAM Governance</w:t>
            </w:r>
            <w:r>
              <w:rPr>
                <w:noProof/>
                <w:webHidden/>
              </w:rPr>
              <w:tab/>
            </w:r>
            <w:r>
              <w:rPr>
                <w:noProof/>
                <w:webHidden/>
              </w:rPr>
              <w:fldChar w:fldCharType="begin"/>
            </w:r>
            <w:r>
              <w:rPr>
                <w:noProof/>
                <w:webHidden/>
              </w:rPr>
              <w:instrText xml:space="preserve"> PAGEREF _Toc206680696 \h </w:instrText>
            </w:r>
            <w:r>
              <w:rPr>
                <w:noProof/>
                <w:webHidden/>
              </w:rPr>
            </w:r>
            <w:r>
              <w:rPr>
                <w:noProof/>
                <w:webHidden/>
              </w:rPr>
              <w:fldChar w:fldCharType="separate"/>
            </w:r>
            <w:r>
              <w:rPr>
                <w:noProof/>
                <w:webHidden/>
              </w:rPr>
              <w:t>6</w:t>
            </w:r>
            <w:r>
              <w:rPr>
                <w:noProof/>
                <w:webHidden/>
              </w:rPr>
              <w:fldChar w:fldCharType="end"/>
            </w:r>
          </w:hyperlink>
        </w:p>
        <w:p w14:paraId="394555E1" w14:textId="1BBDEF21" w:rsidR="00E12987" w:rsidRDefault="00E12987">
          <w:pPr>
            <w:pStyle w:val="TOC2"/>
            <w:tabs>
              <w:tab w:val="right" w:leader="dot" w:pos="9016"/>
            </w:tabs>
            <w:rPr>
              <w:rFonts w:asciiTheme="minorHAnsi" w:eastAsiaTheme="minorEastAsia" w:hAnsiTheme="minorHAnsi" w:cstheme="minorBidi"/>
              <w:noProof/>
              <w:kern w:val="2"/>
              <w14:ligatures w14:val="standardContextual"/>
            </w:rPr>
          </w:pPr>
          <w:hyperlink w:anchor="_Toc206680697" w:history="1">
            <w:r w:rsidRPr="00057BE9">
              <w:rPr>
                <w:rStyle w:val="Hyperlink"/>
                <w:rFonts w:ascii="News Gothic GDB" w:hAnsi="News Gothic GDB"/>
                <w:noProof/>
              </w:rPr>
              <w:t>5.2. L2 AU-110-02-IAM Segregation of Duty</w:t>
            </w:r>
            <w:r>
              <w:rPr>
                <w:noProof/>
                <w:webHidden/>
              </w:rPr>
              <w:tab/>
            </w:r>
            <w:r>
              <w:rPr>
                <w:noProof/>
                <w:webHidden/>
              </w:rPr>
              <w:fldChar w:fldCharType="begin"/>
            </w:r>
            <w:r>
              <w:rPr>
                <w:noProof/>
                <w:webHidden/>
              </w:rPr>
              <w:instrText xml:space="preserve"> PAGEREF _Toc206680697 \h </w:instrText>
            </w:r>
            <w:r>
              <w:rPr>
                <w:noProof/>
                <w:webHidden/>
              </w:rPr>
            </w:r>
            <w:r>
              <w:rPr>
                <w:noProof/>
                <w:webHidden/>
              </w:rPr>
              <w:fldChar w:fldCharType="separate"/>
            </w:r>
            <w:r>
              <w:rPr>
                <w:noProof/>
                <w:webHidden/>
              </w:rPr>
              <w:t>12</w:t>
            </w:r>
            <w:r>
              <w:rPr>
                <w:noProof/>
                <w:webHidden/>
              </w:rPr>
              <w:fldChar w:fldCharType="end"/>
            </w:r>
          </w:hyperlink>
        </w:p>
        <w:p w14:paraId="33FC5D26" w14:textId="61C17D17" w:rsidR="00E12987" w:rsidRDefault="00E12987">
          <w:pPr>
            <w:pStyle w:val="TOC2"/>
            <w:tabs>
              <w:tab w:val="right" w:leader="dot" w:pos="9016"/>
            </w:tabs>
            <w:rPr>
              <w:rFonts w:asciiTheme="minorHAnsi" w:eastAsiaTheme="minorEastAsia" w:hAnsiTheme="minorHAnsi" w:cstheme="minorBidi"/>
              <w:noProof/>
              <w:kern w:val="2"/>
              <w14:ligatures w14:val="standardContextual"/>
            </w:rPr>
          </w:pPr>
          <w:hyperlink w:anchor="_Toc206680698" w:history="1">
            <w:r w:rsidRPr="00057BE9">
              <w:rPr>
                <w:rStyle w:val="Hyperlink"/>
                <w:rFonts w:ascii="News Gothic GDB" w:hAnsi="News Gothic GDB"/>
                <w:noProof/>
                <w:lang w:val="fr-FR"/>
              </w:rPr>
              <w:t>5.3. L2 AU-110-03-IAM Request &amp; Change Processes</w:t>
            </w:r>
            <w:r>
              <w:rPr>
                <w:noProof/>
                <w:webHidden/>
              </w:rPr>
              <w:tab/>
            </w:r>
            <w:r>
              <w:rPr>
                <w:noProof/>
                <w:webHidden/>
              </w:rPr>
              <w:fldChar w:fldCharType="begin"/>
            </w:r>
            <w:r>
              <w:rPr>
                <w:noProof/>
                <w:webHidden/>
              </w:rPr>
              <w:instrText xml:space="preserve"> PAGEREF _Toc206680698 \h </w:instrText>
            </w:r>
            <w:r>
              <w:rPr>
                <w:noProof/>
                <w:webHidden/>
              </w:rPr>
            </w:r>
            <w:r>
              <w:rPr>
                <w:noProof/>
                <w:webHidden/>
              </w:rPr>
              <w:fldChar w:fldCharType="separate"/>
            </w:r>
            <w:r>
              <w:rPr>
                <w:noProof/>
                <w:webHidden/>
              </w:rPr>
              <w:t>15</w:t>
            </w:r>
            <w:r>
              <w:rPr>
                <w:noProof/>
                <w:webHidden/>
              </w:rPr>
              <w:fldChar w:fldCharType="end"/>
            </w:r>
          </w:hyperlink>
        </w:p>
        <w:p w14:paraId="738E4E6C" w14:textId="3B44F0C4" w:rsidR="00E12987" w:rsidRDefault="00E12987">
          <w:pPr>
            <w:pStyle w:val="TOC2"/>
            <w:tabs>
              <w:tab w:val="right" w:leader="dot" w:pos="9016"/>
            </w:tabs>
            <w:rPr>
              <w:rFonts w:asciiTheme="minorHAnsi" w:eastAsiaTheme="minorEastAsia" w:hAnsiTheme="minorHAnsi" w:cstheme="minorBidi"/>
              <w:noProof/>
              <w:kern w:val="2"/>
              <w14:ligatures w14:val="standardContextual"/>
            </w:rPr>
          </w:pPr>
          <w:hyperlink w:anchor="_Toc206680699" w:history="1">
            <w:r w:rsidRPr="00057BE9">
              <w:rPr>
                <w:rStyle w:val="Hyperlink"/>
                <w:rFonts w:ascii="News Gothic GDB" w:hAnsi="News Gothic GDB"/>
                <w:noProof/>
              </w:rPr>
              <w:t>5.4. L2 AU-110-04-IAM Provisioning Processes</w:t>
            </w:r>
            <w:r>
              <w:rPr>
                <w:noProof/>
                <w:webHidden/>
              </w:rPr>
              <w:tab/>
            </w:r>
            <w:r>
              <w:rPr>
                <w:noProof/>
                <w:webHidden/>
              </w:rPr>
              <w:fldChar w:fldCharType="begin"/>
            </w:r>
            <w:r>
              <w:rPr>
                <w:noProof/>
                <w:webHidden/>
              </w:rPr>
              <w:instrText xml:space="preserve"> PAGEREF _Toc206680699 \h </w:instrText>
            </w:r>
            <w:r>
              <w:rPr>
                <w:noProof/>
                <w:webHidden/>
              </w:rPr>
            </w:r>
            <w:r>
              <w:rPr>
                <w:noProof/>
                <w:webHidden/>
              </w:rPr>
              <w:fldChar w:fldCharType="separate"/>
            </w:r>
            <w:r>
              <w:rPr>
                <w:noProof/>
                <w:webHidden/>
              </w:rPr>
              <w:t>16</w:t>
            </w:r>
            <w:r>
              <w:rPr>
                <w:noProof/>
                <w:webHidden/>
              </w:rPr>
              <w:fldChar w:fldCharType="end"/>
            </w:r>
          </w:hyperlink>
        </w:p>
        <w:p w14:paraId="35637A59" w14:textId="386B87DD" w:rsidR="00E12987" w:rsidRDefault="00E12987">
          <w:pPr>
            <w:pStyle w:val="TOC2"/>
            <w:tabs>
              <w:tab w:val="right" w:leader="dot" w:pos="9016"/>
            </w:tabs>
            <w:rPr>
              <w:rFonts w:asciiTheme="minorHAnsi" w:eastAsiaTheme="minorEastAsia" w:hAnsiTheme="minorHAnsi" w:cstheme="minorBidi"/>
              <w:noProof/>
              <w:kern w:val="2"/>
              <w14:ligatures w14:val="standardContextual"/>
            </w:rPr>
          </w:pPr>
          <w:hyperlink w:anchor="_Toc206680700" w:history="1">
            <w:r w:rsidRPr="00057BE9">
              <w:rPr>
                <w:rStyle w:val="Hyperlink"/>
                <w:rFonts w:ascii="News Gothic GDB" w:hAnsi="News Gothic GDB"/>
                <w:noProof/>
              </w:rPr>
              <w:t>5.5. L2 AU-110-05-IAM Recertification Processes</w:t>
            </w:r>
            <w:r>
              <w:rPr>
                <w:noProof/>
                <w:webHidden/>
              </w:rPr>
              <w:tab/>
            </w:r>
            <w:r>
              <w:rPr>
                <w:noProof/>
                <w:webHidden/>
              </w:rPr>
              <w:fldChar w:fldCharType="begin"/>
            </w:r>
            <w:r>
              <w:rPr>
                <w:noProof/>
                <w:webHidden/>
              </w:rPr>
              <w:instrText xml:space="preserve"> PAGEREF _Toc206680700 \h </w:instrText>
            </w:r>
            <w:r>
              <w:rPr>
                <w:noProof/>
                <w:webHidden/>
              </w:rPr>
            </w:r>
            <w:r>
              <w:rPr>
                <w:noProof/>
                <w:webHidden/>
              </w:rPr>
              <w:fldChar w:fldCharType="separate"/>
            </w:r>
            <w:r>
              <w:rPr>
                <w:noProof/>
                <w:webHidden/>
              </w:rPr>
              <w:t>20</w:t>
            </w:r>
            <w:r>
              <w:rPr>
                <w:noProof/>
                <w:webHidden/>
              </w:rPr>
              <w:fldChar w:fldCharType="end"/>
            </w:r>
          </w:hyperlink>
        </w:p>
        <w:p w14:paraId="44597E93" w14:textId="34E93D18" w:rsidR="00E12987" w:rsidRDefault="00E12987">
          <w:pPr>
            <w:pStyle w:val="TOC2"/>
            <w:tabs>
              <w:tab w:val="right" w:leader="dot" w:pos="9016"/>
            </w:tabs>
            <w:rPr>
              <w:rFonts w:asciiTheme="minorHAnsi" w:eastAsiaTheme="minorEastAsia" w:hAnsiTheme="minorHAnsi" w:cstheme="minorBidi"/>
              <w:noProof/>
              <w:kern w:val="2"/>
              <w14:ligatures w14:val="standardContextual"/>
            </w:rPr>
          </w:pPr>
          <w:hyperlink w:anchor="_Toc206680701" w:history="1">
            <w:r w:rsidRPr="00057BE9">
              <w:rPr>
                <w:rStyle w:val="Hyperlink"/>
                <w:rFonts w:ascii="News Gothic GDB" w:hAnsi="News Gothic GDB"/>
                <w:noProof/>
              </w:rPr>
              <w:t>5.6. L2 AU-110-06-IAM Central Services (e.g. AD or LDAP)</w:t>
            </w:r>
            <w:r>
              <w:rPr>
                <w:noProof/>
                <w:webHidden/>
              </w:rPr>
              <w:tab/>
            </w:r>
            <w:r>
              <w:rPr>
                <w:noProof/>
                <w:webHidden/>
              </w:rPr>
              <w:fldChar w:fldCharType="begin"/>
            </w:r>
            <w:r>
              <w:rPr>
                <w:noProof/>
                <w:webHidden/>
              </w:rPr>
              <w:instrText xml:space="preserve"> PAGEREF _Toc206680701 \h </w:instrText>
            </w:r>
            <w:r>
              <w:rPr>
                <w:noProof/>
                <w:webHidden/>
              </w:rPr>
            </w:r>
            <w:r>
              <w:rPr>
                <w:noProof/>
                <w:webHidden/>
              </w:rPr>
              <w:fldChar w:fldCharType="separate"/>
            </w:r>
            <w:r>
              <w:rPr>
                <w:noProof/>
                <w:webHidden/>
              </w:rPr>
              <w:t>24</w:t>
            </w:r>
            <w:r>
              <w:rPr>
                <w:noProof/>
                <w:webHidden/>
              </w:rPr>
              <w:fldChar w:fldCharType="end"/>
            </w:r>
          </w:hyperlink>
        </w:p>
        <w:p w14:paraId="3859A9DD" w14:textId="1D20FD71" w:rsidR="00E12987" w:rsidRDefault="00E12987">
          <w:pPr>
            <w:pStyle w:val="TOC2"/>
            <w:tabs>
              <w:tab w:val="right" w:leader="dot" w:pos="9016"/>
            </w:tabs>
            <w:rPr>
              <w:rFonts w:asciiTheme="minorHAnsi" w:eastAsiaTheme="minorEastAsia" w:hAnsiTheme="minorHAnsi" w:cstheme="minorBidi"/>
              <w:noProof/>
              <w:kern w:val="2"/>
              <w14:ligatures w14:val="standardContextual"/>
            </w:rPr>
          </w:pPr>
          <w:hyperlink w:anchor="_Toc206680702" w:history="1">
            <w:r w:rsidRPr="00057BE9">
              <w:rPr>
                <w:rStyle w:val="Hyperlink"/>
                <w:rFonts w:ascii="News Gothic GDB" w:hAnsi="News Gothic GDB"/>
                <w:noProof/>
              </w:rPr>
              <w:t>5.7. L2 AU-110-11-Business Roles</w:t>
            </w:r>
            <w:r>
              <w:rPr>
                <w:noProof/>
                <w:webHidden/>
              </w:rPr>
              <w:tab/>
            </w:r>
            <w:r>
              <w:rPr>
                <w:noProof/>
                <w:webHidden/>
              </w:rPr>
              <w:fldChar w:fldCharType="begin"/>
            </w:r>
            <w:r>
              <w:rPr>
                <w:noProof/>
                <w:webHidden/>
              </w:rPr>
              <w:instrText xml:space="preserve"> PAGEREF _Toc206680702 \h </w:instrText>
            </w:r>
            <w:r>
              <w:rPr>
                <w:noProof/>
                <w:webHidden/>
              </w:rPr>
            </w:r>
            <w:r>
              <w:rPr>
                <w:noProof/>
                <w:webHidden/>
              </w:rPr>
              <w:fldChar w:fldCharType="separate"/>
            </w:r>
            <w:r>
              <w:rPr>
                <w:noProof/>
                <w:webHidden/>
              </w:rPr>
              <w:t>28</w:t>
            </w:r>
            <w:r>
              <w:rPr>
                <w:noProof/>
                <w:webHidden/>
              </w:rPr>
              <w:fldChar w:fldCharType="end"/>
            </w:r>
          </w:hyperlink>
        </w:p>
        <w:p w14:paraId="62D662AB" w14:textId="56E893FE" w:rsidR="00E12987" w:rsidRDefault="00E12987">
          <w:pPr>
            <w:pStyle w:val="TOC2"/>
            <w:tabs>
              <w:tab w:val="right" w:leader="dot" w:pos="9016"/>
            </w:tabs>
            <w:rPr>
              <w:rFonts w:asciiTheme="minorHAnsi" w:eastAsiaTheme="minorEastAsia" w:hAnsiTheme="minorHAnsi" w:cstheme="minorBidi"/>
              <w:noProof/>
              <w:kern w:val="2"/>
              <w14:ligatures w14:val="standardContextual"/>
            </w:rPr>
          </w:pPr>
          <w:hyperlink w:anchor="_Toc206680703" w:history="1">
            <w:r w:rsidRPr="00057BE9">
              <w:rPr>
                <w:rStyle w:val="Hyperlink"/>
                <w:rFonts w:ascii="News Gothic GDB" w:hAnsi="News Gothic GDB"/>
                <w:noProof/>
              </w:rPr>
              <w:t>5.8. L2 AU-111-01-PAM Governance</w:t>
            </w:r>
            <w:r>
              <w:rPr>
                <w:noProof/>
                <w:webHidden/>
              </w:rPr>
              <w:tab/>
            </w:r>
            <w:r>
              <w:rPr>
                <w:noProof/>
                <w:webHidden/>
              </w:rPr>
              <w:fldChar w:fldCharType="begin"/>
            </w:r>
            <w:r>
              <w:rPr>
                <w:noProof/>
                <w:webHidden/>
              </w:rPr>
              <w:instrText xml:space="preserve"> PAGEREF _Toc206680703 \h </w:instrText>
            </w:r>
            <w:r>
              <w:rPr>
                <w:noProof/>
                <w:webHidden/>
              </w:rPr>
            </w:r>
            <w:r>
              <w:rPr>
                <w:noProof/>
                <w:webHidden/>
              </w:rPr>
              <w:fldChar w:fldCharType="separate"/>
            </w:r>
            <w:r>
              <w:rPr>
                <w:noProof/>
                <w:webHidden/>
              </w:rPr>
              <w:t>31</w:t>
            </w:r>
            <w:r>
              <w:rPr>
                <w:noProof/>
                <w:webHidden/>
              </w:rPr>
              <w:fldChar w:fldCharType="end"/>
            </w:r>
          </w:hyperlink>
        </w:p>
        <w:p w14:paraId="55941CBA" w14:textId="28A56043" w:rsidR="00E12987" w:rsidRDefault="00E12987">
          <w:pPr>
            <w:pStyle w:val="TOC2"/>
            <w:tabs>
              <w:tab w:val="right" w:leader="dot" w:pos="9016"/>
            </w:tabs>
            <w:rPr>
              <w:rFonts w:asciiTheme="minorHAnsi" w:eastAsiaTheme="minorEastAsia" w:hAnsiTheme="minorHAnsi" w:cstheme="minorBidi"/>
              <w:noProof/>
              <w:kern w:val="2"/>
              <w14:ligatures w14:val="standardContextual"/>
            </w:rPr>
          </w:pPr>
          <w:hyperlink w:anchor="_Toc206680704" w:history="1">
            <w:r w:rsidRPr="00057BE9">
              <w:rPr>
                <w:rStyle w:val="Hyperlink"/>
                <w:rFonts w:ascii="News Gothic GDB" w:hAnsi="News Gothic GDB"/>
                <w:noProof/>
              </w:rPr>
              <w:t>5.9. L2 AU-111-02-PAM Architecture &amp; Engineering (design)</w:t>
            </w:r>
            <w:r>
              <w:rPr>
                <w:noProof/>
                <w:webHidden/>
              </w:rPr>
              <w:tab/>
            </w:r>
            <w:r>
              <w:rPr>
                <w:noProof/>
                <w:webHidden/>
              </w:rPr>
              <w:fldChar w:fldCharType="begin"/>
            </w:r>
            <w:r>
              <w:rPr>
                <w:noProof/>
                <w:webHidden/>
              </w:rPr>
              <w:instrText xml:space="preserve"> PAGEREF _Toc206680704 \h </w:instrText>
            </w:r>
            <w:r>
              <w:rPr>
                <w:noProof/>
                <w:webHidden/>
              </w:rPr>
            </w:r>
            <w:r>
              <w:rPr>
                <w:noProof/>
                <w:webHidden/>
              </w:rPr>
              <w:fldChar w:fldCharType="separate"/>
            </w:r>
            <w:r>
              <w:rPr>
                <w:noProof/>
                <w:webHidden/>
              </w:rPr>
              <w:t>33</w:t>
            </w:r>
            <w:r>
              <w:rPr>
                <w:noProof/>
                <w:webHidden/>
              </w:rPr>
              <w:fldChar w:fldCharType="end"/>
            </w:r>
          </w:hyperlink>
        </w:p>
        <w:p w14:paraId="2E1EE6E9" w14:textId="77208AF8" w:rsidR="00E12987" w:rsidRDefault="00E12987">
          <w:pPr>
            <w:pStyle w:val="TOC2"/>
            <w:tabs>
              <w:tab w:val="right" w:leader="dot" w:pos="9016"/>
            </w:tabs>
            <w:rPr>
              <w:rFonts w:asciiTheme="minorHAnsi" w:eastAsiaTheme="minorEastAsia" w:hAnsiTheme="minorHAnsi" w:cstheme="minorBidi"/>
              <w:noProof/>
              <w:kern w:val="2"/>
              <w14:ligatures w14:val="standardContextual"/>
            </w:rPr>
          </w:pPr>
          <w:hyperlink w:anchor="_Toc206680705" w:history="1">
            <w:r w:rsidRPr="00057BE9">
              <w:rPr>
                <w:rStyle w:val="Hyperlink"/>
                <w:rFonts w:ascii="News Gothic GDB" w:hAnsi="News Gothic GDB"/>
                <w:noProof/>
              </w:rPr>
              <w:t>5.10. L2 AU-111-03-PAM Implementation</w:t>
            </w:r>
            <w:r>
              <w:rPr>
                <w:noProof/>
                <w:webHidden/>
              </w:rPr>
              <w:tab/>
            </w:r>
            <w:r>
              <w:rPr>
                <w:noProof/>
                <w:webHidden/>
              </w:rPr>
              <w:fldChar w:fldCharType="begin"/>
            </w:r>
            <w:r>
              <w:rPr>
                <w:noProof/>
                <w:webHidden/>
              </w:rPr>
              <w:instrText xml:space="preserve"> PAGEREF _Toc206680705 \h </w:instrText>
            </w:r>
            <w:r>
              <w:rPr>
                <w:noProof/>
                <w:webHidden/>
              </w:rPr>
            </w:r>
            <w:r>
              <w:rPr>
                <w:noProof/>
                <w:webHidden/>
              </w:rPr>
              <w:fldChar w:fldCharType="separate"/>
            </w:r>
            <w:r>
              <w:rPr>
                <w:noProof/>
                <w:webHidden/>
              </w:rPr>
              <w:t>35</w:t>
            </w:r>
            <w:r>
              <w:rPr>
                <w:noProof/>
                <w:webHidden/>
              </w:rPr>
              <w:fldChar w:fldCharType="end"/>
            </w:r>
          </w:hyperlink>
        </w:p>
        <w:p w14:paraId="7D88E613" w14:textId="728D3C3A" w:rsidR="00E1534B" w:rsidRPr="00F27756" w:rsidRDefault="00E1534B" w:rsidP="00475621">
          <w:pPr>
            <w:pStyle w:val="TOC2"/>
            <w:tabs>
              <w:tab w:val="right" w:leader="dot" w:pos="9015"/>
            </w:tabs>
            <w:jc w:val="both"/>
            <w:rPr>
              <w:rStyle w:val="Hyperlink"/>
              <w:rFonts w:ascii="News Gothic GDB" w:hAnsi="News Gothic GDB"/>
              <w:lang w:eastAsia="en-US"/>
            </w:rPr>
          </w:pPr>
          <w:r w:rsidRPr="00F27756">
            <w:rPr>
              <w:rFonts w:ascii="News Gothic GDB" w:hAnsi="News Gothic GDB"/>
            </w:rPr>
            <w:fldChar w:fldCharType="end"/>
          </w:r>
        </w:p>
      </w:sdtContent>
    </w:sdt>
    <w:p w14:paraId="5E242573" w14:textId="07EF6B74" w:rsidR="00E1534B" w:rsidRPr="00F27756" w:rsidRDefault="00E1534B" w:rsidP="00475621">
      <w:pPr>
        <w:jc w:val="both"/>
        <w:rPr>
          <w:rFonts w:ascii="News Gothic GDB" w:hAnsi="News Gothic GDB"/>
        </w:rPr>
      </w:pPr>
    </w:p>
    <w:p w14:paraId="5D9BBB25" w14:textId="77777777" w:rsidR="00C90BD7" w:rsidRPr="00F27756" w:rsidRDefault="00C90BD7" w:rsidP="00475621">
      <w:pPr>
        <w:spacing w:after="200"/>
        <w:jc w:val="both"/>
        <w:rPr>
          <w:rFonts w:ascii="News Gothic GDB" w:hAnsi="News Gothic GDB" w:cs="Arial"/>
          <w:b/>
          <w:kern w:val="32"/>
          <w:sz w:val="22"/>
          <w:szCs w:val="22"/>
        </w:rPr>
      </w:pPr>
      <w:r w:rsidRPr="6ABC4B8F">
        <w:rPr>
          <w:rFonts w:ascii="News Gothic GDB" w:hAnsi="News Gothic GDB"/>
          <w:sz w:val="22"/>
          <w:szCs w:val="22"/>
        </w:rPr>
        <w:br w:type="page"/>
      </w:r>
    </w:p>
    <w:p w14:paraId="6EA58FAA" w14:textId="28F108BF" w:rsidR="002765AD" w:rsidRPr="00F27756" w:rsidRDefault="004C764F" w:rsidP="003060F8">
      <w:pPr>
        <w:pStyle w:val="Heading1"/>
        <w:numPr>
          <w:ilvl w:val="0"/>
          <w:numId w:val="9"/>
        </w:numPr>
        <w:spacing w:before="360" w:after="240"/>
        <w:jc w:val="both"/>
        <w:rPr>
          <w:rFonts w:ascii="News Gothic GDB" w:hAnsi="News Gothic GDB"/>
          <w:sz w:val="22"/>
          <w:szCs w:val="22"/>
        </w:rPr>
      </w:pPr>
      <w:bookmarkStart w:id="0" w:name="_Toc206680691"/>
      <w:r w:rsidRPr="6ABC4B8F">
        <w:rPr>
          <w:rFonts w:ascii="News Gothic GDB" w:hAnsi="News Gothic GDB"/>
          <w:sz w:val="22"/>
          <w:szCs w:val="22"/>
        </w:rPr>
        <w:lastRenderedPageBreak/>
        <w:t>Annual Audit Planning information</w:t>
      </w:r>
      <w:bookmarkEnd w:id="0"/>
    </w:p>
    <w:p w14:paraId="09FBD431" w14:textId="09AAA319" w:rsidR="00E237BF" w:rsidRDefault="00E237BF" w:rsidP="009D34B2">
      <w:pPr>
        <w:spacing w:after="160" w:line="259" w:lineRule="auto"/>
        <w:jc w:val="both"/>
        <w:rPr>
          <w:rFonts w:ascii="News Gothic GDB" w:hAnsi="News Gothic GDB"/>
          <w:color w:val="000000" w:themeColor="text1"/>
          <w:sz w:val="22"/>
          <w:szCs w:val="22"/>
          <w:lang w:val="en-GB"/>
        </w:rPr>
      </w:pPr>
      <w:r w:rsidRPr="00E237BF">
        <w:rPr>
          <w:rFonts w:ascii="News Gothic GDB" w:hAnsi="News Gothic GDB"/>
          <w:color w:val="000000" w:themeColor="text1"/>
          <w:sz w:val="22"/>
          <w:szCs w:val="22"/>
        </w:rPr>
        <w:t xml:space="preserve">Internal Audit </w:t>
      </w:r>
      <w:r w:rsidRPr="00E237BF">
        <w:rPr>
          <w:rFonts w:ascii="News Gothic GDB" w:hAnsi="News Gothic GDB"/>
          <w:color w:val="000000" w:themeColor="text1"/>
          <w:sz w:val="22"/>
          <w:szCs w:val="22"/>
          <w:lang w:val="en-GB"/>
        </w:rPr>
        <w:t xml:space="preserve">(IA) </w:t>
      </w:r>
      <w:r w:rsidRPr="00E237BF">
        <w:rPr>
          <w:rFonts w:ascii="News Gothic GDB" w:hAnsi="News Gothic GDB"/>
          <w:color w:val="000000" w:themeColor="text1"/>
          <w:sz w:val="22"/>
          <w:szCs w:val="22"/>
        </w:rPr>
        <w:t xml:space="preserve">DBAG, ECAG, CBF, CBL </w:t>
      </w:r>
      <w:r w:rsidRPr="00E237BF">
        <w:rPr>
          <w:rFonts w:ascii="News Gothic GDB" w:hAnsi="News Gothic GDB"/>
          <w:color w:val="000000" w:themeColor="text1"/>
          <w:sz w:val="22"/>
          <w:szCs w:val="22"/>
          <w:lang w:val="en-GB"/>
        </w:rPr>
        <w:t>is to undertake a</w:t>
      </w:r>
      <w:r w:rsidRPr="00E237BF">
        <w:rPr>
          <w:rFonts w:ascii="News Gothic GDB" w:hAnsi="News Gothic GDB"/>
          <w:color w:val="000000" w:themeColor="text1"/>
          <w:sz w:val="22"/>
          <w:szCs w:val="22"/>
        </w:rPr>
        <w:t xml:space="preserve"> combined audit of Identity &amp; Access Management and Privileged Access Management. As per management request</w:t>
      </w:r>
      <w:r w:rsidR="00391F4C">
        <w:rPr>
          <w:rFonts w:ascii="News Gothic GDB" w:hAnsi="News Gothic GDB"/>
          <w:color w:val="000000" w:themeColor="text1"/>
          <w:sz w:val="22"/>
          <w:szCs w:val="22"/>
        </w:rPr>
        <w:t xml:space="preserve"> in August 2025</w:t>
      </w:r>
      <w:r w:rsidRPr="00E237BF">
        <w:rPr>
          <w:rFonts w:ascii="News Gothic GDB" w:hAnsi="News Gothic GDB"/>
          <w:color w:val="000000" w:themeColor="text1"/>
          <w:sz w:val="22"/>
          <w:szCs w:val="22"/>
        </w:rPr>
        <w:t xml:space="preserve">, the </w:t>
      </w:r>
      <w:r w:rsidRPr="00E237BF">
        <w:rPr>
          <w:rFonts w:ascii="News Gothic GDB" w:hAnsi="News Gothic GDB"/>
          <w:color w:val="000000" w:themeColor="text1"/>
          <w:sz w:val="22"/>
          <w:szCs w:val="22"/>
          <w:lang w:val="en-GB"/>
        </w:rPr>
        <w:t>two audits were merged under the ID 2025-067</w:t>
      </w:r>
      <w:r w:rsidRPr="00E237BF">
        <w:rPr>
          <w:rFonts w:ascii="News Gothic GDB" w:hAnsi="News Gothic GDB"/>
          <w:color w:val="000000" w:themeColor="text1"/>
          <w:sz w:val="22"/>
          <w:szCs w:val="22"/>
        </w:rPr>
        <w:t xml:space="preserve"> </w:t>
      </w:r>
      <w:r w:rsidR="009D2EF8">
        <w:rPr>
          <w:rFonts w:ascii="News Gothic GDB" w:hAnsi="News Gothic GDB"/>
          <w:color w:val="000000" w:themeColor="text1"/>
          <w:sz w:val="22"/>
          <w:szCs w:val="22"/>
        </w:rPr>
        <w:t>t</w:t>
      </w:r>
      <w:r w:rsidRPr="00E237BF">
        <w:rPr>
          <w:rFonts w:ascii="News Gothic GDB" w:hAnsi="News Gothic GDB"/>
          <w:color w:val="000000" w:themeColor="text1"/>
          <w:sz w:val="22"/>
          <w:szCs w:val="22"/>
        </w:rPr>
        <w:t>o reduce the overall impact on both audit and auditee resources</w:t>
      </w:r>
      <w:r w:rsidR="00F547FF">
        <w:rPr>
          <w:rFonts w:ascii="News Gothic GDB" w:hAnsi="News Gothic GDB"/>
          <w:color w:val="000000" w:themeColor="text1"/>
          <w:sz w:val="22"/>
          <w:szCs w:val="22"/>
        </w:rPr>
        <w:t>.</w:t>
      </w:r>
      <w:r w:rsidRPr="00E237BF">
        <w:rPr>
          <w:rFonts w:ascii="News Gothic GDB" w:hAnsi="News Gothic GDB"/>
          <w:color w:val="000000" w:themeColor="text1"/>
          <w:sz w:val="22"/>
          <w:szCs w:val="22"/>
        </w:rPr>
        <w:t xml:space="preserve"> </w:t>
      </w:r>
      <w:r w:rsidRPr="00E237BF">
        <w:rPr>
          <w:rFonts w:ascii="News Gothic GDB" w:hAnsi="News Gothic GDB"/>
          <w:color w:val="000000" w:themeColor="text1"/>
          <w:sz w:val="22"/>
          <w:szCs w:val="22"/>
          <w:lang w:val="en-GB"/>
        </w:rPr>
        <w:t>IA</w:t>
      </w:r>
      <w:r w:rsidRPr="00E237BF">
        <w:rPr>
          <w:rFonts w:ascii="News Gothic GDB" w:hAnsi="News Gothic GDB"/>
          <w:color w:val="000000" w:themeColor="text1"/>
          <w:sz w:val="22"/>
          <w:szCs w:val="22"/>
        </w:rPr>
        <w:t xml:space="preserve"> had extended the audit scope to also include Privileged Access Management (PAM), which was previously planned as a separate audit in 202</w:t>
      </w:r>
      <w:r w:rsidRPr="00E237BF">
        <w:rPr>
          <w:rFonts w:ascii="News Gothic GDB" w:hAnsi="News Gothic GDB"/>
          <w:color w:val="000000" w:themeColor="text1"/>
          <w:sz w:val="22"/>
          <w:szCs w:val="22"/>
          <w:lang w:val="en-GB"/>
        </w:rPr>
        <w:t>5-073 (</w:t>
      </w:r>
      <w:hyperlink r:id="rId13" w:history="1">
        <w:r w:rsidRPr="00E237BF">
          <w:rPr>
            <w:rStyle w:val="Hyperlink"/>
            <w:rFonts w:ascii="News Gothic GDB" w:hAnsi="News Gothic GDB"/>
            <w:sz w:val="22"/>
            <w:szCs w:val="22"/>
            <w:lang w:val="en-GB"/>
          </w:rPr>
          <w:t>link</w:t>
        </w:r>
      </w:hyperlink>
      <w:r w:rsidRPr="00E237BF">
        <w:rPr>
          <w:rFonts w:ascii="News Gothic GDB" w:hAnsi="News Gothic GDB"/>
          <w:color w:val="000000" w:themeColor="text1"/>
          <w:sz w:val="22"/>
          <w:szCs w:val="22"/>
          <w:lang w:val="en-GB"/>
        </w:rPr>
        <w:t>).</w:t>
      </w:r>
    </w:p>
    <w:p w14:paraId="5A7BD064" w14:textId="77777777" w:rsidR="00100562" w:rsidRPr="00B846D5" w:rsidRDefault="00100562" w:rsidP="00100562">
      <w:pPr>
        <w:spacing w:after="160" w:line="259" w:lineRule="auto"/>
        <w:jc w:val="both"/>
        <w:rPr>
          <w:rFonts w:ascii="News Gothic GDB" w:hAnsi="News Gothic GDB"/>
          <w:color w:val="000000" w:themeColor="text1"/>
          <w:sz w:val="22"/>
          <w:szCs w:val="22"/>
        </w:rPr>
      </w:pPr>
      <w:r>
        <w:rPr>
          <w:rFonts w:ascii="News Gothic GDB" w:hAnsi="News Gothic GDB"/>
          <w:color w:val="000000" w:themeColor="text1"/>
          <w:sz w:val="22"/>
          <w:szCs w:val="22"/>
        </w:rPr>
        <w:t xml:space="preserve">IA team prepared </w:t>
      </w:r>
      <w:hyperlink r:id="rId14" w:history="1">
        <w:r w:rsidRPr="00193CA8">
          <w:rPr>
            <w:rStyle w:val="Hyperlink"/>
            <w:rFonts w:ascii="News Gothic GDB" w:hAnsi="News Gothic GDB"/>
            <w:sz w:val="22"/>
            <w:szCs w:val="22"/>
          </w:rPr>
          <w:t xml:space="preserve">scoping </w:t>
        </w:r>
        <w:r>
          <w:rPr>
            <w:rStyle w:val="Hyperlink"/>
            <w:rFonts w:ascii="News Gothic GDB" w:hAnsi="News Gothic GDB"/>
            <w:sz w:val="22"/>
            <w:szCs w:val="22"/>
          </w:rPr>
          <w:t xml:space="preserve">and resourcing proposal </w:t>
        </w:r>
        <w:r w:rsidRPr="00193CA8">
          <w:rPr>
            <w:rStyle w:val="Hyperlink"/>
            <w:rFonts w:ascii="News Gothic GDB" w:hAnsi="News Gothic GDB"/>
            <w:sz w:val="22"/>
            <w:szCs w:val="22"/>
          </w:rPr>
          <w:t>document</w:t>
        </w:r>
      </w:hyperlink>
      <w:r>
        <w:rPr>
          <w:rFonts w:ascii="News Gothic GDB" w:hAnsi="News Gothic GDB"/>
          <w:color w:val="000000" w:themeColor="text1"/>
          <w:sz w:val="22"/>
          <w:szCs w:val="22"/>
        </w:rPr>
        <w:t xml:space="preserve"> and initiation panel agreement </w:t>
      </w:r>
      <w:hyperlink r:id="rId15" w:history="1">
        <w:r w:rsidRPr="002B05D1">
          <w:rPr>
            <w:rStyle w:val="Hyperlink"/>
            <w:rFonts w:ascii="News Gothic GDB" w:hAnsi="News Gothic GDB"/>
            <w:sz w:val="22"/>
            <w:szCs w:val="22"/>
          </w:rPr>
          <w:t>email</w:t>
        </w:r>
      </w:hyperlink>
      <w:r>
        <w:rPr>
          <w:rFonts w:ascii="News Gothic GDB" w:hAnsi="News Gothic GDB"/>
          <w:color w:val="000000" w:themeColor="text1"/>
          <w:sz w:val="22"/>
          <w:szCs w:val="22"/>
        </w:rPr>
        <w:t xml:space="preserve"> communication from 21 August 2025.</w:t>
      </w:r>
    </w:p>
    <w:p w14:paraId="4A535DAD" w14:textId="77777777" w:rsidR="00611C44" w:rsidRDefault="00611C44" w:rsidP="006218A2">
      <w:pPr>
        <w:spacing w:after="160" w:line="259" w:lineRule="auto"/>
        <w:jc w:val="both"/>
        <w:rPr>
          <w:rFonts w:ascii="News Gothic GDB" w:hAnsi="News Gothic GDB"/>
          <w:color w:val="000000" w:themeColor="text1"/>
          <w:sz w:val="22"/>
          <w:szCs w:val="22"/>
        </w:rPr>
      </w:pPr>
    </w:p>
    <w:p w14:paraId="1646ADEE" w14:textId="43534485" w:rsidR="003D0E27" w:rsidRDefault="00413CE0" w:rsidP="006218A2">
      <w:pPr>
        <w:spacing w:after="160" w:line="259" w:lineRule="auto"/>
        <w:jc w:val="both"/>
        <w:rPr>
          <w:rFonts w:ascii="News Gothic GDB" w:hAnsi="News Gothic GDB"/>
          <w:color w:val="000000" w:themeColor="text1"/>
          <w:sz w:val="22"/>
          <w:szCs w:val="22"/>
        </w:rPr>
      </w:pPr>
      <w:r w:rsidRPr="00F27756">
        <w:rPr>
          <w:rFonts w:ascii="News Gothic GDB" w:hAnsi="News Gothic GDB"/>
          <w:color w:val="000000" w:themeColor="text1"/>
          <w:sz w:val="22"/>
          <w:szCs w:val="22"/>
        </w:rPr>
        <w:t>Date of last audit and scope period: Conducted in Eschborn &amp; Luxembourg from August to December 2024 (with sample period 1 July 2023 - 31 July 2024).</w:t>
      </w:r>
    </w:p>
    <w:p w14:paraId="7DD34DCF" w14:textId="77777777" w:rsidR="00611C44" w:rsidRDefault="00611C44" w:rsidP="006218A2">
      <w:pPr>
        <w:spacing w:after="160" w:line="259" w:lineRule="auto"/>
        <w:jc w:val="both"/>
        <w:rPr>
          <w:rFonts w:ascii="News Gothic GDB" w:hAnsi="News Gothic GDB"/>
          <w:color w:val="000000" w:themeColor="text1"/>
          <w:sz w:val="22"/>
          <w:szCs w:val="22"/>
        </w:rPr>
      </w:pPr>
    </w:p>
    <w:p w14:paraId="716E5DFA" w14:textId="3033D8E1" w:rsidR="00AC0B7B" w:rsidRPr="00F27756" w:rsidRDefault="00AC0B7B" w:rsidP="00475621">
      <w:pPr>
        <w:spacing w:after="160" w:line="259" w:lineRule="auto"/>
        <w:jc w:val="both"/>
        <w:rPr>
          <w:rFonts w:ascii="News Gothic GDB" w:hAnsi="News Gothic GDB"/>
          <w:color w:val="000000" w:themeColor="text1"/>
          <w:sz w:val="22"/>
          <w:szCs w:val="22"/>
        </w:rPr>
      </w:pPr>
      <w:r w:rsidRPr="00F27756">
        <w:rPr>
          <w:rFonts w:ascii="News Gothic GDB" w:hAnsi="News Gothic GDB"/>
          <w:color w:val="000000" w:themeColor="text1"/>
          <w:sz w:val="22"/>
          <w:szCs w:val="22"/>
        </w:rPr>
        <w:t xml:space="preserve">L1: </w:t>
      </w:r>
      <w:r w:rsidR="00612515" w:rsidRPr="00F27756">
        <w:rPr>
          <w:rFonts w:ascii="News Gothic GDB" w:hAnsi="News Gothic GDB"/>
          <w:color w:val="000000" w:themeColor="text1"/>
          <w:sz w:val="22"/>
          <w:szCs w:val="22"/>
        </w:rPr>
        <w:t>110-Identity and Access Management (DBAG, ECAG, CBF, CBL, CFCL)</w:t>
      </w:r>
    </w:p>
    <w:tbl>
      <w:tblPr>
        <w:tblStyle w:val="TableGrid"/>
        <w:tblW w:w="0" w:type="auto"/>
        <w:jc w:val="center"/>
        <w:tblLook w:val="04A0" w:firstRow="1" w:lastRow="0" w:firstColumn="1" w:lastColumn="0" w:noHBand="0" w:noVBand="1"/>
      </w:tblPr>
      <w:tblGrid>
        <w:gridCol w:w="2126"/>
        <w:gridCol w:w="6753"/>
      </w:tblGrid>
      <w:tr w:rsidR="006B2970" w:rsidRPr="00F27756" w14:paraId="23C05B3F" w14:textId="77777777" w:rsidTr="6A5440D4">
        <w:trPr>
          <w:jc w:val="center"/>
        </w:trPr>
        <w:tc>
          <w:tcPr>
            <w:tcW w:w="8879" w:type="dxa"/>
            <w:gridSpan w:val="2"/>
            <w:shd w:val="clear" w:color="auto" w:fill="A6A6A6" w:themeFill="background1" w:themeFillShade="A6"/>
          </w:tcPr>
          <w:p w14:paraId="5538EBDE" w14:textId="77777777" w:rsidR="006B2970" w:rsidRPr="00F27756" w:rsidRDefault="006B2970" w:rsidP="00475621">
            <w:pPr>
              <w:jc w:val="both"/>
              <w:rPr>
                <w:rFonts w:ascii="News Gothic GDB" w:hAnsi="News Gothic GDB"/>
                <w:sz w:val="22"/>
                <w:szCs w:val="22"/>
              </w:rPr>
            </w:pPr>
            <w:r w:rsidRPr="6ABC4B8F">
              <w:rPr>
                <w:rFonts w:ascii="News Gothic GDB" w:hAnsi="News Gothic GDB"/>
                <w:sz w:val="22"/>
                <w:szCs w:val="22"/>
              </w:rPr>
              <w:t>L2 Process</w:t>
            </w:r>
            <w:r w:rsidR="003502E0" w:rsidRPr="6ABC4B8F">
              <w:rPr>
                <w:rFonts w:ascii="News Gothic GDB" w:hAnsi="News Gothic GDB"/>
                <w:sz w:val="22"/>
                <w:szCs w:val="22"/>
              </w:rPr>
              <w:t>es:</w:t>
            </w:r>
          </w:p>
          <w:p w14:paraId="6D8B81D1" w14:textId="77777777" w:rsidR="003502E0" w:rsidRPr="00F27756" w:rsidRDefault="003502E0" w:rsidP="00475621">
            <w:pPr>
              <w:jc w:val="both"/>
              <w:rPr>
                <w:rFonts w:ascii="News Gothic GDB" w:hAnsi="News Gothic GDB"/>
                <w:sz w:val="22"/>
                <w:szCs w:val="22"/>
              </w:rPr>
            </w:pPr>
            <w:r w:rsidRPr="6ABC4B8F">
              <w:rPr>
                <w:rFonts w:ascii="News Gothic GDB" w:hAnsi="News Gothic GDB"/>
                <w:sz w:val="22"/>
                <w:szCs w:val="22"/>
              </w:rPr>
              <w:t>AU-110-01-IAM Governance</w:t>
            </w:r>
          </w:p>
          <w:p w14:paraId="1C000E2A" w14:textId="77777777" w:rsidR="003502E0" w:rsidRPr="00F27756" w:rsidRDefault="003502E0" w:rsidP="00475621">
            <w:pPr>
              <w:jc w:val="both"/>
              <w:rPr>
                <w:rFonts w:ascii="News Gothic GDB" w:hAnsi="News Gothic GDB"/>
                <w:sz w:val="22"/>
                <w:szCs w:val="22"/>
              </w:rPr>
            </w:pPr>
            <w:r w:rsidRPr="6ABC4B8F">
              <w:rPr>
                <w:rFonts w:ascii="News Gothic GDB" w:hAnsi="News Gothic GDB"/>
                <w:sz w:val="22"/>
                <w:szCs w:val="22"/>
              </w:rPr>
              <w:t>AU-110-02-IAM Segregation of Duty</w:t>
            </w:r>
          </w:p>
          <w:p w14:paraId="492C0FA3" w14:textId="77777777" w:rsidR="003502E0" w:rsidRPr="00F27756" w:rsidRDefault="003502E0" w:rsidP="00475621">
            <w:pPr>
              <w:jc w:val="both"/>
              <w:rPr>
                <w:rFonts w:ascii="News Gothic GDB" w:hAnsi="News Gothic GDB"/>
                <w:sz w:val="22"/>
                <w:szCs w:val="22"/>
              </w:rPr>
            </w:pPr>
            <w:r w:rsidRPr="6ABC4B8F">
              <w:rPr>
                <w:rFonts w:ascii="News Gothic GDB" w:hAnsi="News Gothic GDB"/>
                <w:sz w:val="22"/>
                <w:szCs w:val="22"/>
              </w:rPr>
              <w:t>AU-110-03-IAM Request &amp; Change Processes</w:t>
            </w:r>
          </w:p>
          <w:p w14:paraId="3A60CAC3" w14:textId="77777777" w:rsidR="003502E0" w:rsidRPr="00F27756" w:rsidRDefault="003502E0" w:rsidP="00475621">
            <w:pPr>
              <w:jc w:val="both"/>
              <w:rPr>
                <w:rFonts w:ascii="News Gothic GDB" w:hAnsi="News Gothic GDB"/>
                <w:sz w:val="22"/>
                <w:szCs w:val="22"/>
              </w:rPr>
            </w:pPr>
            <w:r w:rsidRPr="6ABC4B8F">
              <w:rPr>
                <w:rFonts w:ascii="News Gothic GDB" w:hAnsi="News Gothic GDB"/>
                <w:sz w:val="22"/>
                <w:szCs w:val="22"/>
              </w:rPr>
              <w:t>AU-110-04-IAM Provisioning Processes</w:t>
            </w:r>
          </w:p>
          <w:p w14:paraId="2E4F7FEB" w14:textId="77777777" w:rsidR="003502E0" w:rsidRPr="00F27756" w:rsidRDefault="003502E0" w:rsidP="00475621">
            <w:pPr>
              <w:jc w:val="both"/>
              <w:rPr>
                <w:rFonts w:ascii="News Gothic GDB" w:hAnsi="News Gothic GDB"/>
                <w:sz w:val="22"/>
                <w:szCs w:val="22"/>
              </w:rPr>
            </w:pPr>
            <w:r w:rsidRPr="6ABC4B8F">
              <w:rPr>
                <w:rFonts w:ascii="News Gothic GDB" w:hAnsi="News Gothic GDB"/>
                <w:sz w:val="22"/>
                <w:szCs w:val="22"/>
              </w:rPr>
              <w:t>AU-110-05-IAM Recertification Processes</w:t>
            </w:r>
          </w:p>
          <w:p w14:paraId="3AEB357C" w14:textId="77777777" w:rsidR="003502E0" w:rsidRPr="00F27756" w:rsidRDefault="003502E0" w:rsidP="00475621">
            <w:pPr>
              <w:jc w:val="both"/>
              <w:rPr>
                <w:rFonts w:ascii="News Gothic GDB" w:hAnsi="News Gothic GDB"/>
                <w:sz w:val="22"/>
                <w:szCs w:val="22"/>
              </w:rPr>
            </w:pPr>
            <w:r w:rsidRPr="6ABC4B8F">
              <w:rPr>
                <w:rFonts w:ascii="News Gothic GDB" w:hAnsi="News Gothic GDB"/>
                <w:sz w:val="22"/>
                <w:szCs w:val="22"/>
              </w:rPr>
              <w:t>AU-110-06-IAM Central Services (e.g. AD or LDAP)</w:t>
            </w:r>
          </w:p>
          <w:p w14:paraId="75DFBF71" w14:textId="6C6FAB17" w:rsidR="003502E0" w:rsidRPr="00F27756" w:rsidRDefault="003502E0" w:rsidP="00475621">
            <w:pPr>
              <w:jc w:val="both"/>
              <w:rPr>
                <w:rFonts w:ascii="News Gothic GDB" w:hAnsi="News Gothic GDB"/>
                <w:sz w:val="22"/>
                <w:szCs w:val="22"/>
              </w:rPr>
            </w:pPr>
            <w:r w:rsidRPr="6ABC4B8F">
              <w:rPr>
                <w:rFonts w:ascii="News Gothic GDB" w:hAnsi="News Gothic GDB"/>
                <w:sz w:val="22"/>
                <w:szCs w:val="22"/>
              </w:rPr>
              <w:t>AU-110-11-Business roles</w:t>
            </w:r>
          </w:p>
        </w:tc>
      </w:tr>
      <w:tr w:rsidR="002347E2" w:rsidRPr="00F27756" w14:paraId="1AD0A118" w14:textId="77777777" w:rsidTr="6A5440D4">
        <w:trPr>
          <w:jc w:val="center"/>
        </w:trPr>
        <w:tc>
          <w:tcPr>
            <w:tcW w:w="2126" w:type="dxa"/>
          </w:tcPr>
          <w:p w14:paraId="257949D8" w14:textId="77777777" w:rsidR="006B2970" w:rsidRPr="00F27756" w:rsidRDefault="006B2970"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Risk Assessment</w:t>
            </w:r>
          </w:p>
        </w:tc>
        <w:tc>
          <w:tcPr>
            <w:tcW w:w="6753" w:type="dxa"/>
          </w:tcPr>
          <w:p w14:paraId="3912A1A9" w14:textId="0C27DAEA" w:rsidR="006B2970" w:rsidRPr="00F27756" w:rsidRDefault="00805517"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HIGH</w:t>
            </w:r>
          </w:p>
        </w:tc>
      </w:tr>
      <w:tr w:rsidR="002347E2" w:rsidRPr="00F27756" w14:paraId="6E553608" w14:textId="77777777" w:rsidTr="6A5440D4">
        <w:trPr>
          <w:jc w:val="center"/>
        </w:trPr>
        <w:tc>
          <w:tcPr>
            <w:tcW w:w="2126" w:type="dxa"/>
          </w:tcPr>
          <w:p w14:paraId="50C0E13F" w14:textId="77777777" w:rsidR="006B2970" w:rsidRPr="00F27756" w:rsidRDefault="006B2970"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Relevant for LE</w:t>
            </w:r>
          </w:p>
        </w:tc>
        <w:tc>
          <w:tcPr>
            <w:tcW w:w="6753" w:type="dxa"/>
          </w:tcPr>
          <w:p w14:paraId="128E0B53" w14:textId="7FE9492F" w:rsidR="006B2970" w:rsidRPr="00F27756" w:rsidRDefault="1D77E597" w:rsidP="6A5440D4">
            <w:pPr>
              <w:jc w:val="both"/>
              <w:rPr>
                <w:rFonts w:ascii="News Gothic GDB" w:hAnsi="News Gothic GDB"/>
                <w:color w:val="000000" w:themeColor="text1"/>
                <w:sz w:val="22"/>
                <w:szCs w:val="22"/>
                <w:lang w:val="en-GB"/>
              </w:rPr>
            </w:pPr>
            <w:r w:rsidRPr="6A5440D4">
              <w:rPr>
                <w:rFonts w:ascii="News Gothic GDB" w:hAnsi="News Gothic GDB"/>
                <w:color w:val="000000" w:themeColor="text1"/>
                <w:sz w:val="22"/>
                <w:szCs w:val="22"/>
                <w:lang w:val="en-GB"/>
              </w:rPr>
              <w:t>DBAG/ExR/EFAG/ECAG/CBF/CBL/CH/CI/CS/LuxCSD</w:t>
            </w:r>
          </w:p>
        </w:tc>
      </w:tr>
      <w:tr w:rsidR="002347E2" w:rsidRPr="00F27756" w14:paraId="6DCFB521" w14:textId="77777777" w:rsidTr="6A5440D4">
        <w:trPr>
          <w:jc w:val="center"/>
        </w:trPr>
        <w:tc>
          <w:tcPr>
            <w:tcW w:w="2126" w:type="dxa"/>
          </w:tcPr>
          <w:p w14:paraId="5606CAAA" w14:textId="77777777" w:rsidR="006B2970" w:rsidRPr="00F27756" w:rsidRDefault="006B2970"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Changes to RCA</w:t>
            </w:r>
          </w:p>
        </w:tc>
        <w:tc>
          <w:tcPr>
            <w:tcW w:w="6753" w:type="dxa"/>
          </w:tcPr>
          <w:p w14:paraId="5D99BC0A" w14:textId="02961EA7" w:rsidR="006B2970" w:rsidRPr="00F27756" w:rsidRDefault="00A3124D"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r w:rsidR="006B2970" w:rsidRPr="6ABC4B8F">
              <w:rPr>
                <w:rFonts w:ascii="News Gothic GDB" w:hAnsi="News Gothic GDB"/>
                <w:color w:val="000000" w:themeColor="text1"/>
                <w:sz w:val="22"/>
                <w:szCs w:val="22"/>
              </w:rPr>
              <w:t xml:space="preserve"> </w:t>
            </w:r>
          </w:p>
        </w:tc>
      </w:tr>
      <w:tr w:rsidR="006B2970" w:rsidRPr="00F27756" w14:paraId="748D5936" w14:textId="77777777" w:rsidTr="6A5440D4">
        <w:trPr>
          <w:jc w:val="center"/>
        </w:trPr>
        <w:tc>
          <w:tcPr>
            <w:tcW w:w="2126" w:type="dxa"/>
          </w:tcPr>
          <w:p w14:paraId="5464A999" w14:textId="77777777" w:rsidR="006B2970" w:rsidRPr="00F27756" w:rsidRDefault="006B2970"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L2 Additional info</w:t>
            </w:r>
          </w:p>
        </w:tc>
        <w:tc>
          <w:tcPr>
            <w:tcW w:w="6753" w:type="dxa"/>
          </w:tcPr>
          <w:p w14:paraId="34CB411A" w14:textId="417C5B21" w:rsidR="006B2970" w:rsidRPr="00F27756" w:rsidRDefault="00826A62"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Testing will have a focus on DORA requirements where applicable</w:t>
            </w:r>
          </w:p>
        </w:tc>
      </w:tr>
    </w:tbl>
    <w:p w14:paraId="42887940" w14:textId="77777777" w:rsidR="006B2970" w:rsidRPr="00F27756" w:rsidRDefault="006B2970" w:rsidP="00475621">
      <w:pPr>
        <w:spacing w:line="259" w:lineRule="auto"/>
        <w:jc w:val="both"/>
        <w:rPr>
          <w:rFonts w:ascii="News Gothic GDB" w:hAnsi="News Gothic GDB"/>
          <w:color w:val="000000" w:themeColor="text1"/>
        </w:rPr>
      </w:pPr>
    </w:p>
    <w:tbl>
      <w:tblPr>
        <w:tblStyle w:val="TableGrid"/>
        <w:tblW w:w="0" w:type="auto"/>
        <w:jc w:val="center"/>
        <w:tblLook w:val="04A0" w:firstRow="1" w:lastRow="0" w:firstColumn="1" w:lastColumn="0" w:noHBand="0" w:noVBand="1"/>
      </w:tblPr>
      <w:tblGrid>
        <w:gridCol w:w="1984"/>
        <w:gridCol w:w="1709"/>
        <w:gridCol w:w="1709"/>
        <w:gridCol w:w="1709"/>
        <w:gridCol w:w="1709"/>
      </w:tblGrid>
      <w:tr w:rsidR="002347E2" w:rsidRPr="00F27756" w14:paraId="68C32D27" w14:textId="77777777" w:rsidTr="00895E4D">
        <w:trPr>
          <w:jc w:val="center"/>
        </w:trPr>
        <w:tc>
          <w:tcPr>
            <w:tcW w:w="1984" w:type="dxa"/>
          </w:tcPr>
          <w:p w14:paraId="11EF12DD" w14:textId="77777777" w:rsidR="00895E4D" w:rsidRPr="00F27756" w:rsidRDefault="00895E4D" w:rsidP="00475621">
            <w:pPr>
              <w:jc w:val="both"/>
              <w:rPr>
                <w:rFonts w:ascii="News Gothic GDB" w:hAnsi="News Gothic GDB"/>
                <w:color w:val="000000" w:themeColor="text1"/>
                <w:sz w:val="22"/>
                <w:szCs w:val="22"/>
              </w:rPr>
            </w:pPr>
          </w:p>
        </w:tc>
        <w:tc>
          <w:tcPr>
            <w:tcW w:w="1709" w:type="dxa"/>
            <w:shd w:val="clear" w:color="auto" w:fill="D9D9D9" w:themeFill="background1" w:themeFillShade="D9"/>
          </w:tcPr>
          <w:p w14:paraId="1BB3734A" w14:textId="10FD4A45" w:rsidR="00895E4D" w:rsidRPr="00F27756" w:rsidRDefault="00895E4D"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DBAG</w:t>
            </w:r>
          </w:p>
        </w:tc>
        <w:tc>
          <w:tcPr>
            <w:tcW w:w="1709" w:type="dxa"/>
            <w:shd w:val="clear" w:color="auto" w:fill="D9D9D9" w:themeFill="background1" w:themeFillShade="D9"/>
          </w:tcPr>
          <w:p w14:paraId="4E5AB0E7" w14:textId="53304F32" w:rsidR="00895E4D" w:rsidRPr="00F27756" w:rsidRDefault="00895E4D"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ECAG</w:t>
            </w:r>
          </w:p>
        </w:tc>
        <w:tc>
          <w:tcPr>
            <w:tcW w:w="1709" w:type="dxa"/>
            <w:shd w:val="clear" w:color="auto" w:fill="D9D9D9" w:themeFill="background1" w:themeFillShade="D9"/>
          </w:tcPr>
          <w:p w14:paraId="084171A7" w14:textId="544B62BD" w:rsidR="00895E4D" w:rsidRPr="00F27756" w:rsidRDefault="00895E4D"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CBF</w:t>
            </w:r>
          </w:p>
        </w:tc>
        <w:tc>
          <w:tcPr>
            <w:tcW w:w="1709" w:type="dxa"/>
            <w:shd w:val="clear" w:color="auto" w:fill="D9D9D9" w:themeFill="background1" w:themeFillShade="D9"/>
          </w:tcPr>
          <w:p w14:paraId="51B1BE14" w14:textId="042B4173" w:rsidR="00895E4D" w:rsidRPr="00F27756" w:rsidRDefault="00895E4D"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CBL</w:t>
            </w:r>
          </w:p>
        </w:tc>
      </w:tr>
      <w:tr w:rsidR="002347E2" w:rsidRPr="00F27756" w14:paraId="549DE45E" w14:textId="77777777" w:rsidTr="00895E4D">
        <w:trPr>
          <w:jc w:val="center"/>
        </w:trPr>
        <w:tc>
          <w:tcPr>
            <w:tcW w:w="1984" w:type="dxa"/>
          </w:tcPr>
          <w:p w14:paraId="22A81ECA" w14:textId="77777777" w:rsidR="00895E4D" w:rsidRPr="00F27756" w:rsidRDefault="00895E4D"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IA Judgement</w:t>
            </w:r>
          </w:p>
        </w:tc>
        <w:tc>
          <w:tcPr>
            <w:tcW w:w="1709" w:type="dxa"/>
          </w:tcPr>
          <w:p w14:paraId="26B1FB42" w14:textId="3245A41B" w:rsidR="00895E4D" w:rsidRPr="00F27756" w:rsidRDefault="003D4469"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HIGH</w:t>
            </w:r>
          </w:p>
        </w:tc>
        <w:tc>
          <w:tcPr>
            <w:tcW w:w="1709" w:type="dxa"/>
          </w:tcPr>
          <w:p w14:paraId="1500DE95" w14:textId="0499CB50" w:rsidR="00895E4D" w:rsidRPr="00F27756" w:rsidRDefault="003D4469"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HIGH</w:t>
            </w:r>
          </w:p>
        </w:tc>
        <w:tc>
          <w:tcPr>
            <w:tcW w:w="1709" w:type="dxa"/>
          </w:tcPr>
          <w:p w14:paraId="5D67B82B" w14:textId="1AC672A8" w:rsidR="00895E4D" w:rsidRPr="00F27756" w:rsidRDefault="003D4469"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HIGH</w:t>
            </w:r>
          </w:p>
        </w:tc>
        <w:tc>
          <w:tcPr>
            <w:tcW w:w="1709" w:type="dxa"/>
          </w:tcPr>
          <w:p w14:paraId="6F1132BE" w14:textId="1A28B8DC" w:rsidR="00895E4D" w:rsidRPr="00F27756" w:rsidRDefault="003D4469"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HIGH</w:t>
            </w:r>
          </w:p>
        </w:tc>
      </w:tr>
      <w:tr w:rsidR="002347E2" w:rsidRPr="00F27756" w14:paraId="77053C66" w14:textId="77777777" w:rsidTr="00895E4D">
        <w:trPr>
          <w:jc w:val="center"/>
        </w:trPr>
        <w:tc>
          <w:tcPr>
            <w:tcW w:w="1984" w:type="dxa"/>
          </w:tcPr>
          <w:p w14:paraId="484EC603" w14:textId="77777777" w:rsidR="00895E4D" w:rsidRPr="00F27756" w:rsidRDefault="00895E4D"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Regulatory required audit frequency</w:t>
            </w:r>
          </w:p>
        </w:tc>
        <w:tc>
          <w:tcPr>
            <w:tcW w:w="1709" w:type="dxa"/>
          </w:tcPr>
          <w:p w14:paraId="110F4619" w14:textId="746DB548" w:rsidR="00895E4D" w:rsidRPr="00F27756" w:rsidRDefault="00195C84"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c>
          <w:tcPr>
            <w:tcW w:w="1709" w:type="dxa"/>
          </w:tcPr>
          <w:p w14:paraId="1200DADE" w14:textId="54474858" w:rsidR="00895E4D" w:rsidRPr="00F27756" w:rsidRDefault="00195C84"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c>
          <w:tcPr>
            <w:tcW w:w="1709" w:type="dxa"/>
          </w:tcPr>
          <w:p w14:paraId="45D92973" w14:textId="7DDB86FF" w:rsidR="00895E4D" w:rsidRPr="00F27756" w:rsidRDefault="00195C84"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c>
          <w:tcPr>
            <w:tcW w:w="1709" w:type="dxa"/>
          </w:tcPr>
          <w:p w14:paraId="37180076" w14:textId="46C40959" w:rsidR="00895E4D" w:rsidRPr="00F27756" w:rsidRDefault="00195C84" w:rsidP="00475621">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r>
      <w:tr w:rsidR="00337517" w:rsidRPr="00F27756" w14:paraId="26F6D79D" w14:textId="77777777" w:rsidTr="00AD3250">
        <w:trPr>
          <w:jc w:val="center"/>
        </w:trPr>
        <w:tc>
          <w:tcPr>
            <w:tcW w:w="1984" w:type="dxa"/>
          </w:tcPr>
          <w:p w14:paraId="1EEB0081" w14:textId="77777777" w:rsidR="00337517" w:rsidRPr="00F27756" w:rsidRDefault="00337517" w:rsidP="00475621">
            <w:pPr>
              <w:jc w:val="both"/>
              <w:rPr>
                <w:rFonts w:ascii="News Gothic GDB" w:hAnsi="News Gothic GDB"/>
                <w:sz w:val="22"/>
                <w:szCs w:val="22"/>
              </w:rPr>
            </w:pPr>
            <w:r w:rsidRPr="6ABC4B8F">
              <w:rPr>
                <w:rFonts w:ascii="News Gothic GDB" w:hAnsi="News Gothic GDB"/>
                <w:sz w:val="22"/>
                <w:szCs w:val="22"/>
              </w:rPr>
              <w:t>Comment</w:t>
            </w:r>
          </w:p>
        </w:tc>
        <w:tc>
          <w:tcPr>
            <w:tcW w:w="6836" w:type="dxa"/>
            <w:gridSpan w:val="4"/>
          </w:tcPr>
          <w:p w14:paraId="479DCED9" w14:textId="0B1B0036" w:rsidR="00337517" w:rsidRPr="00F27756" w:rsidRDefault="005E52E8" w:rsidP="000042F1">
            <w:pPr>
              <w:jc w:val="both"/>
              <w:rPr>
                <w:rFonts w:ascii="News Gothic GDB" w:hAnsi="News Gothic GDB"/>
                <w:sz w:val="22"/>
                <w:szCs w:val="22"/>
              </w:rPr>
            </w:pPr>
            <w:r w:rsidRPr="6ABC4B8F">
              <w:rPr>
                <w:rFonts w:ascii="News Gothic GDB" w:hAnsi="News Gothic GDB"/>
                <w:sz w:val="22"/>
                <w:szCs w:val="22"/>
              </w:rPr>
              <w:t xml:space="preserve">Frequency defined by </w:t>
            </w:r>
            <w:r w:rsidR="007E53BF" w:rsidRPr="6ABC4B8F">
              <w:rPr>
                <w:rFonts w:ascii="News Gothic GDB" w:hAnsi="News Gothic GDB"/>
                <w:sz w:val="22"/>
                <w:szCs w:val="22"/>
              </w:rPr>
              <w:t>risk</w:t>
            </w:r>
            <w:r w:rsidRPr="6ABC4B8F">
              <w:rPr>
                <w:rFonts w:ascii="News Gothic GDB" w:hAnsi="News Gothic GDB"/>
                <w:sz w:val="22"/>
                <w:szCs w:val="22"/>
              </w:rPr>
              <w:t xml:space="preserve"> assessment</w:t>
            </w:r>
            <w:r w:rsidR="00A477E9" w:rsidRPr="6ABC4B8F">
              <w:rPr>
                <w:rFonts w:ascii="News Gothic GDB" w:hAnsi="News Gothic GDB"/>
                <w:sz w:val="22"/>
                <w:szCs w:val="22"/>
              </w:rPr>
              <w:t>:</w:t>
            </w:r>
            <w:r w:rsidR="000042F1">
              <w:rPr>
                <w:rFonts w:ascii="News Gothic GDB" w:hAnsi="News Gothic GDB"/>
                <w:sz w:val="22"/>
                <w:szCs w:val="22"/>
              </w:rPr>
              <w:t xml:space="preserve"> </w:t>
            </w:r>
            <w:r w:rsidR="00337517" w:rsidRPr="6ABC4B8F">
              <w:rPr>
                <w:rFonts w:ascii="News Gothic GDB" w:hAnsi="News Gothic GDB"/>
                <w:sz w:val="22"/>
                <w:szCs w:val="22"/>
              </w:rPr>
              <w:t xml:space="preserve">L2 AU-110-11-Business roles – </w:t>
            </w:r>
            <w:r w:rsidR="00C50860" w:rsidRPr="00C50860">
              <w:rPr>
                <w:rFonts w:ascii="News Gothic GDB" w:hAnsi="News Gothic GDB"/>
                <w:sz w:val="22"/>
                <w:szCs w:val="22"/>
              </w:rPr>
              <w:t>is newly setup within the audit universe, and so information from previous audits is not available. IA judgement is assessed as HIGH.</w:t>
            </w:r>
            <w:r w:rsidR="000042F1">
              <w:rPr>
                <w:rFonts w:ascii="News Gothic GDB" w:hAnsi="News Gothic GDB"/>
                <w:sz w:val="22"/>
                <w:szCs w:val="22"/>
              </w:rPr>
              <w:t xml:space="preserve"> </w:t>
            </w:r>
            <w:r w:rsidR="00D50799" w:rsidRPr="6ABC4B8F">
              <w:rPr>
                <w:rFonts w:ascii="News Gothic GDB" w:hAnsi="News Gothic GDB"/>
                <w:sz w:val="22"/>
                <w:szCs w:val="22"/>
              </w:rPr>
              <w:t xml:space="preserve">Regulatory required frequency for </w:t>
            </w:r>
            <w:r w:rsidR="000B62EA" w:rsidRPr="6ABC4B8F">
              <w:rPr>
                <w:rFonts w:ascii="News Gothic GDB" w:hAnsi="News Gothic GDB"/>
                <w:sz w:val="22"/>
                <w:szCs w:val="22"/>
              </w:rPr>
              <w:t xml:space="preserve">L2s </w:t>
            </w:r>
            <w:r w:rsidR="00D50799" w:rsidRPr="6ABC4B8F">
              <w:rPr>
                <w:rFonts w:ascii="News Gothic GDB" w:hAnsi="News Gothic GDB"/>
                <w:sz w:val="22"/>
                <w:szCs w:val="22"/>
              </w:rPr>
              <w:t>-</w:t>
            </w:r>
            <w:r w:rsidR="000B62EA" w:rsidRPr="6ABC4B8F">
              <w:rPr>
                <w:rFonts w:ascii="News Gothic GDB" w:hAnsi="News Gothic GDB"/>
                <w:sz w:val="22"/>
                <w:szCs w:val="22"/>
              </w:rPr>
              <w:t>01 and 04</w:t>
            </w:r>
            <w:r w:rsidR="00D50799" w:rsidRPr="6ABC4B8F">
              <w:rPr>
                <w:rFonts w:ascii="News Gothic GDB" w:hAnsi="News Gothic GDB"/>
                <w:sz w:val="22"/>
                <w:szCs w:val="22"/>
              </w:rPr>
              <w:t>-</w:t>
            </w:r>
            <w:r w:rsidR="000B62EA" w:rsidRPr="6ABC4B8F">
              <w:rPr>
                <w:rFonts w:ascii="News Gothic GDB" w:hAnsi="News Gothic GDB"/>
                <w:sz w:val="22"/>
                <w:szCs w:val="22"/>
              </w:rPr>
              <w:t xml:space="preserve"> </w:t>
            </w:r>
            <w:r w:rsidR="00D50799" w:rsidRPr="6ABC4B8F">
              <w:rPr>
                <w:rFonts w:ascii="News Gothic GDB" w:hAnsi="News Gothic GDB"/>
                <w:sz w:val="22"/>
                <w:szCs w:val="22"/>
              </w:rPr>
              <w:t>is</w:t>
            </w:r>
            <w:r w:rsidR="000B62EA" w:rsidRPr="6ABC4B8F">
              <w:rPr>
                <w:rFonts w:ascii="News Gothic GDB" w:hAnsi="News Gothic GDB"/>
                <w:sz w:val="22"/>
                <w:szCs w:val="22"/>
              </w:rPr>
              <w:t xml:space="preserve"> </w:t>
            </w:r>
            <w:r w:rsidR="00F34844" w:rsidRPr="6ABC4B8F">
              <w:rPr>
                <w:rFonts w:ascii="News Gothic GDB" w:hAnsi="News Gothic GDB"/>
                <w:sz w:val="22"/>
                <w:szCs w:val="22"/>
              </w:rPr>
              <w:t>defined annua</w:t>
            </w:r>
            <w:r w:rsidR="00D50799" w:rsidRPr="6ABC4B8F">
              <w:rPr>
                <w:rFonts w:ascii="News Gothic GDB" w:hAnsi="News Gothic GDB"/>
                <w:sz w:val="22"/>
                <w:szCs w:val="22"/>
              </w:rPr>
              <w:t>l</w:t>
            </w:r>
            <w:r w:rsidR="00F34844" w:rsidRPr="6ABC4B8F">
              <w:rPr>
                <w:rFonts w:ascii="News Gothic GDB" w:hAnsi="News Gothic GDB"/>
                <w:sz w:val="22"/>
                <w:szCs w:val="22"/>
              </w:rPr>
              <w:t>l</w:t>
            </w:r>
            <w:r w:rsidR="00D50799" w:rsidRPr="6ABC4B8F">
              <w:rPr>
                <w:rFonts w:ascii="News Gothic GDB" w:hAnsi="News Gothic GDB"/>
                <w:sz w:val="22"/>
                <w:szCs w:val="22"/>
              </w:rPr>
              <w:t>y</w:t>
            </w:r>
            <w:r w:rsidR="00F34844" w:rsidRPr="6ABC4B8F">
              <w:rPr>
                <w:rFonts w:ascii="News Gothic GDB" w:hAnsi="News Gothic GDB"/>
                <w:sz w:val="22"/>
                <w:szCs w:val="22"/>
              </w:rPr>
              <w:t xml:space="preserve"> in 2025 AAP.</w:t>
            </w:r>
          </w:p>
        </w:tc>
      </w:tr>
    </w:tbl>
    <w:p w14:paraId="323FA748" w14:textId="77777777" w:rsidR="00750A68" w:rsidRPr="00F27756" w:rsidRDefault="00750A68" w:rsidP="00475621">
      <w:pPr>
        <w:jc w:val="both"/>
        <w:rPr>
          <w:rFonts w:ascii="News Gothic GDB" w:hAnsi="News Gothic GDB"/>
        </w:rPr>
      </w:pPr>
    </w:p>
    <w:p w14:paraId="4D0149AA" w14:textId="74FF908E" w:rsidR="00AC0B7B" w:rsidRPr="00F27756" w:rsidRDefault="00AC0B7B" w:rsidP="00475621">
      <w:pPr>
        <w:spacing w:after="160" w:line="259" w:lineRule="auto"/>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lastRenderedPageBreak/>
        <w:t>L1: 121-IT Systems Core Services (</w:t>
      </w:r>
      <w:r w:rsidR="00610233" w:rsidRPr="6ABC4B8F">
        <w:rPr>
          <w:rFonts w:ascii="News Gothic GDB" w:hAnsi="News Gothic GDB"/>
          <w:color w:val="000000" w:themeColor="text1"/>
          <w:sz w:val="22"/>
          <w:szCs w:val="22"/>
        </w:rPr>
        <w:t>CBF, CBL</w:t>
      </w:r>
      <w:r w:rsidRPr="6ABC4B8F">
        <w:rPr>
          <w:rFonts w:ascii="News Gothic GDB" w:hAnsi="News Gothic GDB"/>
          <w:color w:val="000000" w:themeColor="text1"/>
          <w:sz w:val="22"/>
          <w:szCs w:val="22"/>
        </w:rPr>
        <w:t>)</w:t>
      </w:r>
    </w:p>
    <w:tbl>
      <w:tblPr>
        <w:tblStyle w:val="TableGrid"/>
        <w:tblW w:w="0" w:type="auto"/>
        <w:jc w:val="center"/>
        <w:tblLook w:val="04A0" w:firstRow="1" w:lastRow="0" w:firstColumn="1" w:lastColumn="0" w:noHBand="0" w:noVBand="1"/>
      </w:tblPr>
      <w:tblGrid>
        <w:gridCol w:w="3223"/>
        <w:gridCol w:w="5708"/>
      </w:tblGrid>
      <w:tr w:rsidR="00750A68" w:rsidRPr="00F27756" w14:paraId="015CF182" w14:textId="77777777" w:rsidTr="00750A68">
        <w:trPr>
          <w:jc w:val="center"/>
        </w:trPr>
        <w:tc>
          <w:tcPr>
            <w:tcW w:w="8931" w:type="dxa"/>
            <w:gridSpan w:val="2"/>
            <w:shd w:val="clear" w:color="auto" w:fill="BFBFBF" w:themeFill="background1" w:themeFillShade="BF"/>
          </w:tcPr>
          <w:p w14:paraId="52F65339" w14:textId="3CECE2D9" w:rsidR="00AB7EDA" w:rsidRDefault="006263D0" w:rsidP="00312B49">
            <w:pPr>
              <w:tabs>
                <w:tab w:val="left" w:pos="2115"/>
              </w:tabs>
              <w:jc w:val="both"/>
              <w:rPr>
                <w:rFonts w:ascii="News Gothic GDB" w:hAnsi="News Gothic GDB"/>
                <w:sz w:val="22"/>
                <w:szCs w:val="22"/>
              </w:rPr>
            </w:pPr>
            <w:r w:rsidRPr="6ABC4B8F">
              <w:rPr>
                <w:rFonts w:ascii="News Gothic GDB" w:hAnsi="News Gothic GDB"/>
                <w:sz w:val="22"/>
                <w:szCs w:val="22"/>
              </w:rPr>
              <w:t>L2 Process</w:t>
            </w:r>
            <w:r w:rsidR="00AB7EDA">
              <w:rPr>
                <w:rFonts w:ascii="News Gothic GDB" w:hAnsi="News Gothic GDB"/>
                <w:sz w:val="22"/>
                <w:szCs w:val="22"/>
              </w:rPr>
              <w:t>es</w:t>
            </w:r>
            <w:r w:rsidRPr="6ABC4B8F">
              <w:rPr>
                <w:rFonts w:ascii="News Gothic GDB" w:hAnsi="News Gothic GDB"/>
                <w:sz w:val="22"/>
                <w:szCs w:val="22"/>
              </w:rPr>
              <w:t xml:space="preserve">: </w:t>
            </w:r>
            <w:r w:rsidR="001F3EE6" w:rsidRPr="001F3EE6">
              <w:rPr>
                <w:rFonts w:ascii="News Gothic GDB" w:hAnsi="News Gothic GDB"/>
                <w:sz w:val="16"/>
                <w:szCs w:val="16"/>
              </w:rPr>
              <w:t>(internal placeholder to ensure IA consider covering CSDR)</w:t>
            </w:r>
          </w:p>
          <w:p w14:paraId="323E040B" w14:textId="03EA6A22" w:rsidR="00750A68" w:rsidRDefault="006263D0" w:rsidP="00475621">
            <w:pPr>
              <w:jc w:val="both"/>
              <w:rPr>
                <w:rFonts w:ascii="News Gothic GDB" w:hAnsi="News Gothic GDB"/>
                <w:sz w:val="22"/>
                <w:szCs w:val="22"/>
              </w:rPr>
            </w:pPr>
            <w:r w:rsidRPr="6ABC4B8F">
              <w:rPr>
                <w:rFonts w:ascii="News Gothic GDB" w:hAnsi="News Gothic GDB"/>
                <w:sz w:val="22"/>
                <w:szCs w:val="22"/>
              </w:rPr>
              <w:t>AU-121-05-CSDR Identity and Access Management (IAM)</w:t>
            </w:r>
          </w:p>
          <w:p w14:paraId="4F01566A" w14:textId="5362581D" w:rsidR="00AB7EDA" w:rsidRPr="00F27756" w:rsidRDefault="00A7782E" w:rsidP="00475621">
            <w:pPr>
              <w:jc w:val="both"/>
              <w:rPr>
                <w:rFonts w:ascii="News Gothic GDB" w:hAnsi="News Gothic GDB"/>
                <w:sz w:val="22"/>
                <w:szCs w:val="22"/>
              </w:rPr>
            </w:pPr>
            <w:r w:rsidRPr="00A7782E">
              <w:rPr>
                <w:rFonts w:ascii="News Gothic GDB" w:hAnsi="News Gothic GDB"/>
                <w:sz w:val="22"/>
                <w:szCs w:val="22"/>
              </w:rPr>
              <w:t>AU-121-06-CSDR Privileged Access Management (PAM)</w:t>
            </w:r>
          </w:p>
        </w:tc>
      </w:tr>
      <w:tr w:rsidR="00750A68" w:rsidRPr="00F27756" w14:paraId="7EC1BADF" w14:textId="77777777" w:rsidTr="00750A68">
        <w:trPr>
          <w:jc w:val="center"/>
        </w:trPr>
        <w:tc>
          <w:tcPr>
            <w:tcW w:w="3223" w:type="dxa"/>
          </w:tcPr>
          <w:p w14:paraId="65A9C943"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Risk Assessment</w:t>
            </w:r>
          </w:p>
        </w:tc>
        <w:tc>
          <w:tcPr>
            <w:tcW w:w="5708" w:type="dxa"/>
          </w:tcPr>
          <w:p w14:paraId="3D9B02A8"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High</w:t>
            </w:r>
          </w:p>
        </w:tc>
      </w:tr>
      <w:tr w:rsidR="00750A68" w:rsidRPr="008542E2" w14:paraId="129DE77B" w14:textId="77777777" w:rsidTr="00750A68">
        <w:trPr>
          <w:jc w:val="center"/>
        </w:trPr>
        <w:tc>
          <w:tcPr>
            <w:tcW w:w="3223" w:type="dxa"/>
          </w:tcPr>
          <w:p w14:paraId="692B0707"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Relevant for LE</w:t>
            </w:r>
          </w:p>
        </w:tc>
        <w:tc>
          <w:tcPr>
            <w:tcW w:w="5708" w:type="dxa"/>
          </w:tcPr>
          <w:p w14:paraId="32B987DD" w14:textId="77777777" w:rsidR="00750A68" w:rsidRPr="00F27756" w:rsidRDefault="00750A68" w:rsidP="00475621">
            <w:pPr>
              <w:jc w:val="both"/>
              <w:rPr>
                <w:rFonts w:ascii="News Gothic GDB" w:hAnsi="News Gothic GDB"/>
                <w:sz w:val="22"/>
                <w:szCs w:val="22"/>
                <w:lang w:val="fr-FR"/>
              </w:rPr>
            </w:pPr>
            <w:r w:rsidRPr="00267739">
              <w:rPr>
                <w:rFonts w:ascii="News Gothic GDB" w:hAnsi="News Gothic GDB"/>
                <w:sz w:val="22"/>
                <w:szCs w:val="22"/>
                <w:lang w:val="fr-FR"/>
              </w:rPr>
              <w:t>CBF/CBL/LuxCSD/CS/CI</w:t>
            </w:r>
          </w:p>
        </w:tc>
      </w:tr>
      <w:tr w:rsidR="00750A68" w:rsidRPr="00F27756" w14:paraId="7814B067" w14:textId="77777777" w:rsidTr="00750A68">
        <w:trPr>
          <w:jc w:val="center"/>
        </w:trPr>
        <w:tc>
          <w:tcPr>
            <w:tcW w:w="3223" w:type="dxa"/>
          </w:tcPr>
          <w:p w14:paraId="4EC60404"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Changes to RCA</w:t>
            </w:r>
          </w:p>
        </w:tc>
        <w:tc>
          <w:tcPr>
            <w:tcW w:w="5708" w:type="dxa"/>
          </w:tcPr>
          <w:p w14:paraId="1D94FF59"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 xml:space="preserve">N/A </w:t>
            </w:r>
          </w:p>
        </w:tc>
      </w:tr>
      <w:tr w:rsidR="00750A68" w:rsidRPr="00F27756" w14:paraId="16881D1F" w14:textId="77777777" w:rsidTr="00750A68">
        <w:trPr>
          <w:jc w:val="center"/>
        </w:trPr>
        <w:tc>
          <w:tcPr>
            <w:tcW w:w="3223" w:type="dxa"/>
          </w:tcPr>
          <w:p w14:paraId="4CC04CAA"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L2 Additional info</w:t>
            </w:r>
          </w:p>
        </w:tc>
        <w:tc>
          <w:tcPr>
            <w:tcW w:w="5708" w:type="dxa"/>
          </w:tcPr>
          <w:p w14:paraId="0849E94E"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N/A</w:t>
            </w:r>
          </w:p>
        </w:tc>
      </w:tr>
    </w:tbl>
    <w:p w14:paraId="7ED1E22F" w14:textId="77777777" w:rsidR="00750A68" w:rsidRPr="00F27756" w:rsidRDefault="00750A68" w:rsidP="00475621">
      <w:pPr>
        <w:jc w:val="both"/>
        <w:rPr>
          <w:rFonts w:ascii="News Gothic GDB" w:hAnsi="News Gothic GDB"/>
          <w:sz w:val="8"/>
          <w:szCs w:val="8"/>
        </w:rPr>
      </w:pPr>
    </w:p>
    <w:tbl>
      <w:tblPr>
        <w:tblStyle w:val="TableGrid"/>
        <w:tblW w:w="8883" w:type="dxa"/>
        <w:jc w:val="center"/>
        <w:tblLook w:val="04A0" w:firstRow="1" w:lastRow="0" w:firstColumn="1" w:lastColumn="0" w:noHBand="0" w:noVBand="1"/>
      </w:tblPr>
      <w:tblGrid>
        <w:gridCol w:w="2335"/>
        <w:gridCol w:w="3150"/>
        <w:gridCol w:w="3398"/>
      </w:tblGrid>
      <w:tr w:rsidR="00750A68" w:rsidRPr="00F27756" w14:paraId="1165B137" w14:textId="77777777" w:rsidTr="00610233">
        <w:trPr>
          <w:trHeight w:val="279"/>
          <w:jc w:val="center"/>
        </w:trPr>
        <w:tc>
          <w:tcPr>
            <w:tcW w:w="2335" w:type="dxa"/>
          </w:tcPr>
          <w:p w14:paraId="54DF208E" w14:textId="77777777" w:rsidR="00750A68" w:rsidRPr="00F27756" w:rsidRDefault="00750A68" w:rsidP="00475621">
            <w:pPr>
              <w:jc w:val="both"/>
              <w:rPr>
                <w:rFonts w:ascii="News Gothic GDB" w:hAnsi="News Gothic GDB"/>
                <w:sz w:val="22"/>
                <w:szCs w:val="22"/>
              </w:rPr>
            </w:pPr>
          </w:p>
        </w:tc>
        <w:tc>
          <w:tcPr>
            <w:tcW w:w="3150" w:type="dxa"/>
            <w:shd w:val="clear" w:color="auto" w:fill="D9D9D9" w:themeFill="background1" w:themeFillShade="D9"/>
          </w:tcPr>
          <w:p w14:paraId="0EF0CE9E" w14:textId="77777777" w:rsidR="00750A68" w:rsidRPr="00F27756" w:rsidRDefault="00750A68" w:rsidP="00475621">
            <w:pPr>
              <w:jc w:val="both"/>
              <w:rPr>
                <w:rFonts w:ascii="News Gothic GDB" w:hAnsi="News Gothic GDB"/>
              </w:rPr>
            </w:pPr>
            <w:r w:rsidRPr="6ABC4B8F">
              <w:rPr>
                <w:rFonts w:ascii="News Gothic GDB" w:hAnsi="News Gothic GDB"/>
                <w:sz w:val="22"/>
                <w:szCs w:val="22"/>
              </w:rPr>
              <w:t>CBF</w:t>
            </w:r>
          </w:p>
        </w:tc>
        <w:tc>
          <w:tcPr>
            <w:tcW w:w="3398" w:type="dxa"/>
            <w:shd w:val="clear" w:color="auto" w:fill="D9D9D9" w:themeFill="background1" w:themeFillShade="D9"/>
          </w:tcPr>
          <w:p w14:paraId="47332D82"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CBL</w:t>
            </w:r>
          </w:p>
        </w:tc>
      </w:tr>
      <w:tr w:rsidR="00750A68" w:rsidRPr="00F27756" w14:paraId="36639713" w14:textId="77777777" w:rsidTr="00610233">
        <w:trPr>
          <w:trHeight w:val="279"/>
          <w:jc w:val="center"/>
        </w:trPr>
        <w:tc>
          <w:tcPr>
            <w:tcW w:w="2335" w:type="dxa"/>
          </w:tcPr>
          <w:p w14:paraId="054C4E6B"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IA Judgement</w:t>
            </w:r>
          </w:p>
        </w:tc>
        <w:tc>
          <w:tcPr>
            <w:tcW w:w="3150" w:type="dxa"/>
          </w:tcPr>
          <w:p w14:paraId="5B6924A1"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High</w:t>
            </w:r>
          </w:p>
        </w:tc>
        <w:tc>
          <w:tcPr>
            <w:tcW w:w="3398" w:type="dxa"/>
          </w:tcPr>
          <w:p w14:paraId="6BAF1272"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High</w:t>
            </w:r>
          </w:p>
        </w:tc>
      </w:tr>
      <w:tr w:rsidR="00750A68" w:rsidRPr="00F27756" w14:paraId="3F4E98D4" w14:textId="77777777" w:rsidTr="00610233">
        <w:trPr>
          <w:trHeight w:val="279"/>
          <w:jc w:val="center"/>
        </w:trPr>
        <w:tc>
          <w:tcPr>
            <w:tcW w:w="2335" w:type="dxa"/>
          </w:tcPr>
          <w:p w14:paraId="25A790E4"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Regulatory required audit frequency</w:t>
            </w:r>
          </w:p>
        </w:tc>
        <w:tc>
          <w:tcPr>
            <w:tcW w:w="3150" w:type="dxa"/>
          </w:tcPr>
          <w:p w14:paraId="286E3E44"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 xml:space="preserve">Yearly </w:t>
            </w:r>
          </w:p>
        </w:tc>
        <w:tc>
          <w:tcPr>
            <w:tcW w:w="3398" w:type="dxa"/>
          </w:tcPr>
          <w:p w14:paraId="28577C77"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Yearly</w:t>
            </w:r>
          </w:p>
        </w:tc>
      </w:tr>
      <w:tr w:rsidR="00750A68" w:rsidRPr="00F27756" w14:paraId="3977C64A" w14:textId="77777777" w:rsidTr="00750A68">
        <w:trPr>
          <w:trHeight w:val="279"/>
          <w:jc w:val="center"/>
        </w:trPr>
        <w:tc>
          <w:tcPr>
            <w:tcW w:w="2335" w:type="dxa"/>
          </w:tcPr>
          <w:p w14:paraId="4549CE50" w14:textId="77777777"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Comment</w:t>
            </w:r>
          </w:p>
        </w:tc>
        <w:tc>
          <w:tcPr>
            <w:tcW w:w="6548" w:type="dxa"/>
            <w:gridSpan w:val="2"/>
          </w:tcPr>
          <w:p w14:paraId="3B7CAFF9" w14:textId="13D44192" w:rsidR="00750A68" w:rsidRPr="00F27756" w:rsidRDefault="00750A68" w:rsidP="00475621">
            <w:pPr>
              <w:jc w:val="both"/>
              <w:rPr>
                <w:rFonts w:ascii="News Gothic GDB" w:hAnsi="News Gothic GDB"/>
                <w:sz w:val="22"/>
                <w:szCs w:val="22"/>
              </w:rPr>
            </w:pPr>
            <w:r w:rsidRPr="6ABC4B8F">
              <w:rPr>
                <w:rFonts w:ascii="News Gothic GDB" w:hAnsi="News Gothic GDB"/>
                <w:sz w:val="22"/>
                <w:szCs w:val="22"/>
              </w:rPr>
              <w:t>High due to CSDR requirements for CBF and CBL LEs (including LuxCSD and CS). Respective controls, focusing on CSDR systems.</w:t>
            </w:r>
            <w:r w:rsidR="00DD4C01" w:rsidRPr="6ABC4B8F">
              <w:rPr>
                <w:rFonts w:ascii="News Gothic GDB" w:hAnsi="News Gothic GDB"/>
                <w:sz w:val="22"/>
                <w:szCs w:val="22"/>
              </w:rPr>
              <w:t xml:space="preserve"> Annually - Regulation 909/2014 (CSDR), Article 75 (9)</w:t>
            </w:r>
          </w:p>
        </w:tc>
      </w:tr>
    </w:tbl>
    <w:p w14:paraId="42FECEC3" w14:textId="12F9EA34" w:rsidR="00ED711B" w:rsidRDefault="00ED711B" w:rsidP="00475621">
      <w:pPr>
        <w:jc w:val="both"/>
        <w:rPr>
          <w:rFonts w:ascii="News Gothic GDB" w:hAnsi="News Gothic GDB"/>
          <w:sz w:val="8"/>
          <w:szCs w:val="8"/>
        </w:rPr>
      </w:pPr>
    </w:p>
    <w:p w14:paraId="27FD86F3" w14:textId="77777777" w:rsidR="00A7782E" w:rsidRDefault="00A7782E" w:rsidP="00ED711B">
      <w:pPr>
        <w:spacing w:after="160" w:line="259" w:lineRule="auto"/>
        <w:jc w:val="both"/>
        <w:rPr>
          <w:rFonts w:ascii="News Gothic GDB" w:hAnsi="News Gothic GDB"/>
          <w:color w:val="000000" w:themeColor="text1"/>
          <w:sz w:val="22"/>
          <w:szCs w:val="22"/>
        </w:rPr>
      </w:pPr>
    </w:p>
    <w:p w14:paraId="11A7F7B4" w14:textId="281425DE" w:rsidR="00ED711B" w:rsidRDefault="00ED711B" w:rsidP="00ED711B">
      <w:pPr>
        <w:spacing w:after="160" w:line="259" w:lineRule="auto"/>
        <w:jc w:val="both"/>
        <w:rPr>
          <w:rFonts w:ascii="News Gothic GDB" w:hAnsi="News Gothic GDB"/>
          <w:color w:val="000000" w:themeColor="text1"/>
          <w:sz w:val="22"/>
          <w:szCs w:val="22"/>
        </w:rPr>
      </w:pPr>
      <w:r w:rsidRPr="00F27756">
        <w:rPr>
          <w:rFonts w:ascii="News Gothic GDB" w:hAnsi="News Gothic GDB"/>
          <w:color w:val="000000" w:themeColor="text1"/>
          <w:sz w:val="22"/>
          <w:szCs w:val="22"/>
        </w:rPr>
        <w:t>L1: 11</w:t>
      </w:r>
      <w:r>
        <w:rPr>
          <w:rFonts w:ascii="News Gothic GDB" w:hAnsi="News Gothic GDB"/>
          <w:color w:val="000000" w:themeColor="text1"/>
          <w:sz w:val="22"/>
          <w:szCs w:val="22"/>
        </w:rPr>
        <w:t>1</w:t>
      </w:r>
      <w:r w:rsidRPr="00F27756">
        <w:rPr>
          <w:rFonts w:ascii="News Gothic GDB" w:hAnsi="News Gothic GDB"/>
          <w:color w:val="000000" w:themeColor="text1"/>
          <w:sz w:val="22"/>
          <w:szCs w:val="22"/>
        </w:rPr>
        <w:t>-</w:t>
      </w:r>
      <w:r w:rsidR="000E47C6" w:rsidRPr="000E47C6">
        <w:t xml:space="preserve"> </w:t>
      </w:r>
      <w:r w:rsidR="000E47C6" w:rsidRPr="000E47C6">
        <w:rPr>
          <w:rFonts w:ascii="News Gothic GDB" w:hAnsi="News Gothic GDB"/>
          <w:color w:val="000000" w:themeColor="text1"/>
          <w:sz w:val="22"/>
          <w:szCs w:val="22"/>
        </w:rPr>
        <w:t>Privileged Access Management (DBAG, ECAG, CBF, CBL)</w:t>
      </w:r>
    </w:p>
    <w:tbl>
      <w:tblPr>
        <w:tblStyle w:val="TableGrid"/>
        <w:tblW w:w="0" w:type="auto"/>
        <w:jc w:val="center"/>
        <w:tblLook w:val="04A0" w:firstRow="1" w:lastRow="0" w:firstColumn="1" w:lastColumn="0" w:noHBand="0" w:noVBand="1"/>
      </w:tblPr>
      <w:tblGrid>
        <w:gridCol w:w="2126"/>
        <w:gridCol w:w="6753"/>
      </w:tblGrid>
      <w:tr w:rsidR="00827240" w:rsidRPr="008542E2" w14:paraId="23447512" w14:textId="77777777" w:rsidTr="0092566A">
        <w:trPr>
          <w:jc w:val="center"/>
        </w:trPr>
        <w:tc>
          <w:tcPr>
            <w:tcW w:w="8879" w:type="dxa"/>
            <w:gridSpan w:val="2"/>
            <w:shd w:val="clear" w:color="auto" w:fill="A6A6A6" w:themeFill="background1" w:themeFillShade="A6"/>
          </w:tcPr>
          <w:p w14:paraId="79E4EE3E" w14:textId="77777777" w:rsidR="00827240" w:rsidRPr="009D34B2" w:rsidRDefault="00827240" w:rsidP="0092566A">
            <w:pPr>
              <w:jc w:val="both"/>
              <w:rPr>
                <w:rFonts w:ascii="News Gothic GDB" w:hAnsi="News Gothic GDB"/>
                <w:sz w:val="22"/>
                <w:szCs w:val="22"/>
                <w:lang w:val="fr-FR"/>
              </w:rPr>
            </w:pPr>
            <w:r w:rsidRPr="009D34B2">
              <w:rPr>
                <w:rFonts w:ascii="News Gothic GDB" w:hAnsi="News Gothic GDB"/>
                <w:sz w:val="22"/>
                <w:szCs w:val="22"/>
                <w:lang w:val="fr-FR"/>
              </w:rPr>
              <w:t xml:space="preserve">L2 </w:t>
            </w:r>
            <w:proofErr w:type="gramStart"/>
            <w:r w:rsidRPr="009D34B2">
              <w:rPr>
                <w:rFonts w:ascii="News Gothic GDB" w:hAnsi="News Gothic GDB"/>
                <w:sz w:val="22"/>
                <w:szCs w:val="22"/>
                <w:lang w:val="fr-FR"/>
              </w:rPr>
              <w:t>Processes:</w:t>
            </w:r>
            <w:proofErr w:type="gramEnd"/>
          </w:p>
          <w:p w14:paraId="3A31CAF9" w14:textId="76C6BC30" w:rsidR="00827240" w:rsidRPr="009D34B2" w:rsidRDefault="00827240" w:rsidP="00607B95">
            <w:pPr>
              <w:jc w:val="both"/>
              <w:rPr>
                <w:rFonts w:ascii="News Gothic GDB" w:hAnsi="News Gothic GDB"/>
                <w:sz w:val="22"/>
                <w:szCs w:val="22"/>
                <w:lang w:val="fr-FR"/>
              </w:rPr>
            </w:pPr>
            <w:r w:rsidRPr="009D34B2">
              <w:rPr>
                <w:rFonts w:ascii="News Gothic GDB" w:hAnsi="News Gothic GDB"/>
                <w:sz w:val="22"/>
                <w:szCs w:val="22"/>
                <w:lang w:val="fr-FR"/>
              </w:rPr>
              <w:t>AU-111-01-PAM Governance</w:t>
            </w:r>
          </w:p>
        </w:tc>
      </w:tr>
      <w:tr w:rsidR="00827240" w:rsidRPr="00F27756" w14:paraId="485A3A3A" w14:textId="77777777" w:rsidTr="0092566A">
        <w:trPr>
          <w:jc w:val="center"/>
        </w:trPr>
        <w:tc>
          <w:tcPr>
            <w:tcW w:w="2126" w:type="dxa"/>
          </w:tcPr>
          <w:p w14:paraId="144BF960"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Risk Assessment</w:t>
            </w:r>
          </w:p>
        </w:tc>
        <w:tc>
          <w:tcPr>
            <w:tcW w:w="6753" w:type="dxa"/>
          </w:tcPr>
          <w:p w14:paraId="41AA9671" w14:textId="58A1C981" w:rsidR="00827240" w:rsidRPr="00F27756" w:rsidRDefault="00607B95" w:rsidP="0092566A">
            <w:pPr>
              <w:jc w:val="both"/>
              <w:rPr>
                <w:rFonts w:ascii="News Gothic GDB" w:hAnsi="News Gothic GDB"/>
                <w:color w:val="000000" w:themeColor="text1"/>
                <w:sz w:val="22"/>
                <w:szCs w:val="22"/>
              </w:rPr>
            </w:pPr>
            <w:r>
              <w:rPr>
                <w:rFonts w:ascii="News Gothic GDB" w:hAnsi="News Gothic GDB"/>
                <w:color w:val="000000" w:themeColor="text1"/>
                <w:sz w:val="22"/>
                <w:szCs w:val="22"/>
              </w:rPr>
              <w:t>HIGH</w:t>
            </w:r>
          </w:p>
        </w:tc>
      </w:tr>
      <w:tr w:rsidR="00827240" w:rsidRPr="00F27756" w14:paraId="37DDCBC9" w14:textId="77777777" w:rsidTr="0092566A">
        <w:trPr>
          <w:jc w:val="center"/>
        </w:trPr>
        <w:tc>
          <w:tcPr>
            <w:tcW w:w="2126" w:type="dxa"/>
          </w:tcPr>
          <w:p w14:paraId="4878A05B"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Relevant for LE</w:t>
            </w:r>
          </w:p>
        </w:tc>
        <w:tc>
          <w:tcPr>
            <w:tcW w:w="6753" w:type="dxa"/>
          </w:tcPr>
          <w:p w14:paraId="56ACA25E" w14:textId="77777777" w:rsidR="00827240" w:rsidRPr="00F27756" w:rsidRDefault="00827240" w:rsidP="0092566A">
            <w:pPr>
              <w:jc w:val="both"/>
              <w:rPr>
                <w:rFonts w:ascii="News Gothic GDB" w:hAnsi="News Gothic GDB"/>
                <w:color w:val="000000" w:themeColor="text1"/>
                <w:sz w:val="22"/>
                <w:szCs w:val="22"/>
                <w:lang w:val="en-GB"/>
              </w:rPr>
            </w:pPr>
            <w:r w:rsidRPr="6A5440D4">
              <w:rPr>
                <w:rFonts w:ascii="News Gothic GDB" w:hAnsi="News Gothic GDB"/>
                <w:color w:val="000000" w:themeColor="text1"/>
                <w:sz w:val="22"/>
                <w:szCs w:val="22"/>
                <w:lang w:val="en-GB"/>
              </w:rPr>
              <w:t>DBAG/ExR/EFAG/ECAG/CBF/CBL/CH/CI/CS/LuxCSD</w:t>
            </w:r>
          </w:p>
        </w:tc>
      </w:tr>
      <w:tr w:rsidR="00827240" w:rsidRPr="00F27756" w14:paraId="59FE5A68" w14:textId="77777777" w:rsidTr="0092566A">
        <w:trPr>
          <w:jc w:val="center"/>
        </w:trPr>
        <w:tc>
          <w:tcPr>
            <w:tcW w:w="2126" w:type="dxa"/>
          </w:tcPr>
          <w:p w14:paraId="52DFBD7A"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Changes to RCA</w:t>
            </w:r>
          </w:p>
        </w:tc>
        <w:tc>
          <w:tcPr>
            <w:tcW w:w="6753" w:type="dxa"/>
          </w:tcPr>
          <w:p w14:paraId="6C74DAE4"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 xml:space="preserve">N/A </w:t>
            </w:r>
          </w:p>
        </w:tc>
      </w:tr>
      <w:tr w:rsidR="00827240" w:rsidRPr="00F27756" w14:paraId="6AFC55A8" w14:textId="77777777" w:rsidTr="0092566A">
        <w:trPr>
          <w:jc w:val="center"/>
        </w:trPr>
        <w:tc>
          <w:tcPr>
            <w:tcW w:w="2126" w:type="dxa"/>
          </w:tcPr>
          <w:p w14:paraId="0DDF321C"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L2 Additional info</w:t>
            </w:r>
          </w:p>
        </w:tc>
        <w:tc>
          <w:tcPr>
            <w:tcW w:w="6753" w:type="dxa"/>
          </w:tcPr>
          <w:p w14:paraId="469205FB"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Testing will have a focus on DORA requirements where applicable</w:t>
            </w:r>
          </w:p>
        </w:tc>
      </w:tr>
    </w:tbl>
    <w:p w14:paraId="45778AC8" w14:textId="77777777" w:rsidR="00827240" w:rsidRDefault="00827240" w:rsidP="00827240">
      <w:pPr>
        <w:spacing w:line="259" w:lineRule="auto"/>
        <w:jc w:val="both"/>
        <w:rPr>
          <w:rFonts w:ascii="News Gothic GDB" w:hAnsi="News Gothic GDB"/>
          <w:color w:val="000000" w:themeColor="text1"/>
          <w:sz w:val="22"/>
          <w:szCs w:val="22"/>
        </w:rPr>
      </w:pPr>
    </w:p>
    <w:tbl>
      <w:tblPr>
        <w:tblStyle w:val="TableGrid"/>
        <w:tblW w:w="0" w:type="auto"/>
        <w:jc w:val="center"/>
        <w:tblLook w:val="04A0" w:firstRow="1" w:lastRow="0" w:firstColumn="1" w:lastColumn="0" w:noHBand="0" w:noVBand="1"/>
      </w:tblPr>
      <w:tblGrid>
        <w:gridCol w:w="1984"/>
        <w:gridCol w:w="1709"/>
        <w:gridCol w:w="1709"/>
        <w:gridCol w:w="1709"/>
        <w:gridCol w:w="1709"/>
      </w:tblGrid>
      <w:tr w:rsidR="00827240" w:rsidRPr="00F27756" w14:paraId="67D3D842" w14:textId="77777777" w:rsidTr="0092566A">
        <w:trPr>
          <w:jc w:val="center"/>
        </w:trPr>
        <w:tc>
          <w:tcPr>
            <w:tcW w:w="1984" w:type="dxa"/>
          </w:tcPr>
          <w:p w14:paraId="1E09DC24" w14:textId="77777777" w:rsidR="00827240" w:rsidRPr="00F27756" w:rsidRDefault="00827240" w:rsidP="0092566A">
            <w:pPr>
              <w:jc w:val="both"/>
              <w:rPr>
                <w:rFonts w:ascii="News Gothic GDB" w:hAnsi="News Gothic GDB"/>
                <w:color w:val="000000" w:themeColor="text1"/>
                <w:sz w:val="22"/>
                <w:szCs w:val="22"/>
              </w:rPr>
            </w:pPr>
          </w:p>
        </w:tc>
        <w:tc>
          <w:tcPr>
            <w:tcW w:w="1709" w:type="dxa"/>
            <w:shd w:val="clear" w:color="auto" w:fill="D9D9D9" w:themeFill="background1" w:themeFillShade="D9"/>
          </w:tcPr>
          <w:p w14:paraId="7B4F0CA5"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DBAG</w:t>
            </w:r>
          </w:p>
        </w:tc>
        <w:tc>
          <w:tcPr>
            <w:tcW w:w="1709" w:type="dxa"/>
            <w:shd w:val="clear" w:color="auto" w:fill="D9D9D9" w:themeFill="background1" w:themeFillShade="D9"/>
          </w:tcPr>
          <w:p w14:paraId="22A4FF4B"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ECAG</w:t>
            </w:r>
          </w:p>
        </w:tc>
        <w:tc>
          <w:tcPr>
            <w:tcW w:w="1709" w:type="dxa"/>
            <w:shd w:val="clear" w:color="auto" w:fill="D9D9D9" w:themeFill="background1" w:themeFillShade="D9"/>
          </w:tcPr>
          <w:p w14:paraId="2EE2A2B5"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CBF</w:t>
            </w:r>
          </w:p>
        </w:tc>
        <w:tc>
          <w:tcPr>
            <w:tcW w:w="1709" w:type="dxa"/>
            <w:shd w:val="clear" w:color="auto" w:fill="D9D9D9" w:themeFill="background1" w:themeFillShade="D9"/>
          </w:tcPr>
          <w:p w14:paraId="4788D803"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CBL</w:t>
            </w:r>
          </w:p>
        </w:tc>
      </w:tr>
      <w:tr w:rsidR="00827240" w:rsidRPr="00F27756" w14:paraId="62124B56" w14:textId="77777777" w:rsidTr="0092566A">
        <w:trPr>
          <w:jc w:val="center"/>
        </w:trPr>
        <w:tc>
          <w:tcPr>
            <w:tcW w:w="1984" w:type="dxa"/>
          </w:tcPr>
          <w:p w14:paraId="451C4EC4" w14:textId="77777777" w:rsidR="00827240" w:rsidRPr="00F27756" w:rsidRDefault="00827240" w:rsidP="00827240">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IA Judgement</w:t>
            </w:r>
          </w:p>
        </w:tc>
        <w:tc>
          <w:tcPr>
            <w:tcW w:w="1709" w:type="dxa"/>
          </w:tcPr>
          <w:p w14:paraId="6A069988" w14:textId="52A33B86" w:rsidR="00827240" w:rsidRPr="00F27756" w:rsidRDefault="00827240" w:rsidP="00827240">
            <w:pPr>
              <w:jc w:val="both"/>
              <w:rPr>
                <w:rFonts w:ascii="News Gothic GDB" w:hAnsi="News Gothic GDB"/>
                <w:color w:val="000000" w:themeColor="text1"/>
                <w:sz w:val="22"/>
                <w:szCs w:val="22"/>
              </w:rPr>
            </w:pPr>
            <w:r>
              <w:rPr>
                <w:rFonts w:ascii="News Gothic GDB" w:hAnsi="News Gothic GDB"/>
                <w:color w:val="000000" w:themeColor="text1"/>
                <w:sz w:val="22"/>
                <w:szCs w:val="22"/>
              </w:rPr>
              <w:t>HIGH</w:t>
            </w:r>
          </w:p>
        </w:tc>
        <w:tc>
          <w:tcPr>
            <w:tcW w:w="1709" w:type="dxa"/>
          </w:tcPr>
          <w:p w14:paraId="1A3CD891" w14:textId="0194AAE2" w:rsidR="00827240" w:rsidRPr="00F27756" w:rsidRDefault="00827240" w:rsidP="00827240">
            <w:pPr>
              <w:jc w:val="both"/>
              <w:rPr>
                <w:rFonts w:ascii="News Gothic GDB" w:hAnsi="News Gothic GDB"/>
                <w:color w:val="000000" w:themeColor="text1"/>
                <w:sz w:val="22"/>
                <w:szCs w:val="22"/>
              </w:rPr>
            </w:pPr>
            <w:r w:rsidRPr="00585735">
              <w:rPr>
                <w:rFonts w:ascii="News Gothic GDB" w:hAnsi="News Gothic GDB"/>
                <w:color w:val="000000" w:themeColor="text1"/>
                <w:sz w:val="22"/>
                <w:szCs w:val="22"/>
              </w:rPr>
              <w:t>HIGH</w:t>
            </w:r>
          </w:p>
        </w:tc>
        <w:tc>
          <w:tcPr>
            <w:tcW w:w="1709" w:type="dxa"/>
          </w:tcPr>
          <w:p w14:paraId="2B4CE434" w14:textId="3905EF7E" w:rsidR="00827240" w:rsidRPr="00F27756" w:rsidRDefault="00827240" w:rsidP="00827240">
            <w:pPr>
              <w:jc w:val="both"/>
              <w:rPr>
                <w:rFonts w:ascii="News Gothic GDB" w:hAnsi="News Gothic GDB"/>
                <w:color w:val="000000" w:themeColor="text1"/>
                <w:sz w:val="22"/>
                <w:szCs w:val="22"/>
              </w:rPr>
            </w:pPr>
            <w:r w:rsidRPr="00585735">
              <w:rPr>
                <w:rFonts w:ascii="News Gothic GDB" w:hAnsi="News Gothic GDB"/>
                <w:color w:val="000000" w:themeColor="text1"/>
                <w:sz w:val="22"/>
                <w:szCs w:val="22"/>
              </w:rPr>
              <w:t>HIGH</w:t>
            </w:r>
          </w:p>
        </w:tc>
        <w:tc>
          <w:tcPr>
            <w:tcW w:w="1709" w:type="dxa"/>
          </w:tcPr>
          <w:p w14:paraId="3FDB7B34" w14:textId="226C5B83" w:rsidR="00827240" w:rsidRPr="00F27756" w:rsidRDefault="00827240" w:rsidP="00827240">
            <w:pPr>
              <w:jc w:val="both"/>
              <w:rPr>
                <w:rFonts w:ascii="News Gothic GDB" w:hAnsi="News Gothic GDB"/>
                <w:color w:val="000000" w:themeColor="text1"/>
                <w:sz w:val="22"/>
                <w:szCs w:val="22"/>
              </w:rPr>
            </w:pPr>
            <w:r w:rsidRPr="00585735">
              <w:rPr>
                <w:rFonts w:ascii="News Gothic GDB" w:hAnsi="News Gothic GDB"/>
                <w:color w:val="000000" w:themeColor="text1"/>
                <w:sz w:val="22"/>
                <w:szCs w:val="22"/>
              </w:rPr>
              <w:t>HIGH</w:t>
            </w:r>
          </w:p>
        </w:tc>
      </w:tr>
      <w:tr w:rsidR="00827240" w:rsidRPr="00F27756" w14:paraId="52046469" w14:textId="77777777" w:rsidTr="0092566A">
        <w:trPr>
          <w:jc w:val="center"/>
        </w:trPr>
        <w:tc>
          <w:tcPr>
            <w:tcW w:w="1984" w:type="dxa"/>
          </w:tcPr>
          <w:p w14:paraId="72E10D16"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Regulatory required audit frequency</w:t>
            </w:r>
          </w:p>
        </w:tc>
        <w:tc>
          <w:tcPr>
            <w:tcW w:w="1709" w:type="dxa"/>
          </w:tcPr>
          <w:p w14:paraId="3EC005F2" w14:textId="2192E0D2" w:rsidR="00827240" w:rsidRPr="00F27756" w:rsidRDefault="0049462C"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c>
          <w:tcPr>
            <w:tcW w:w="1709" w:type="dxa"/>
          </w:tcPr>
          <w:p w14:paraId="67B0DF9E"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c>
          <w:tcPr>
            <w:tcW w:w="1709" w:type="dxa"/>
          </w:tcPr>
          <w:p w14:paraId="077F8DEA"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c>
          <w:tcPr>
            <w:tcW w:w="1709" w:type="dxa"/>
          </w:tcPr>
          <w:p w14:paraId="4373F17F" w14:textId="77777777" w:rsidR="00827240" w:rsidRPr="00F27756" w:rsidRDefault="00827240"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r>
      <w:tr w:rsidR="00827240" w:rsidRPr="00F27756" w14:paraId="45FC89E5" w14:textId="77777777" w:rsidTr="0092566A">
        <w:trPr>
          <w:jc w:val="center"/>
        </w:trPr>
        <w:tc>
          <w:tcPr>
            <w:tcW w:w="1984" w:type="dxa"/>
          </w:tcPr>
          <w:p w14:paraId="0D8CF0BB" w14:textId="77777777" w:rsidR="00827240" w:rsidRPr="00F27756" w:rsidRDefault="00827240" w:rsidP="0092566A">
            <w:pPr>
              <w:jc w:val="both"/>
              <w:rPr>
                <w:rFonts w:ascii="News Gothic GDB" w:hAnsi="News Gothic GDB"/>
                <w:sz w:val="22"/>
                <w:szCs w:val="22"/>
              </w:rPr>
            </w:pPr>
            <w:r w:rsidRPr="6ABC4B8F">
              <w:rPr>
                <w:rFonts w:ascii="News Gothic GDB" w:hAnsi="News Gothic GDB"/>
                <w:sz w:val="22"/>
                <w:szCs w:val="22"/>
              </w:rPr>
              <w:t>Comment</w:t>
            </w:r>
          </w:p>
        </w:tc>
        <w:tc>
          <w:tcPr>
            <w:tcW w:w="6836" w:type="dxa"/>
            <w:gridSpan w:val="4"/>
          </w:tcPr>
          <w:p w14:paraId="72FBEE94" w14:textId="08A2243D" w:rsidR="00827240" w:rsidRPr="00F27756" w:rsidRDefault="0049462C" w:rsidP="0092566A">
            <w:pPr>
              <w:jc w:val="both"/>
              <w:rPr>
                <w:rFonts w:ascii="News Gothic GDB" w:hAnsi="News Gothic GDB"/>
                <w:sz w:val="22"/>
                <w:szCs w:val="22"/>
              </w:rPr>
            </w:pPr>
            <w:r>
              <w:rPr>
                <w:rFonts w:ascii="News Gothic GDB" w:hAnsi="News Gothic GDB"/>
                <w:sz w:val="22"/>
                <w:szCs w:val="22"/>
              </w:rPr>
              <w:t>A yearly audit is in line with IA’s risk-based audit planning.</w:t>
            </w:r>
          </w:p>
        </w:tc>
      </w:tr>
    </w:tbl>
    <w:p w14:paraId="16BFBC00" w14:textId="77777777" w:rsidR="00827240" w:rsidRPr="00F27756" w:rsidRDefault="00827240" w:rsidP="00ED711B">
      <w:pPr>
        <w:spacing w:after="160" w:line="259" w:lineRule="auto"/>
        <w:jc w:val="both"/>
        <w:rPr>
          <w:rFonts w:ascii="News Gothic GDB" w:hAnsi="News Gothic GDB"/>
          <w:color w:val="000000" w:themeColor="text1"/>
          <w:sz w:val="22"/>
          <w:szCs w:val="22"/>
        </w:rPr>
      </w:pPr>
    </w:p>
    <w:tbl>
      <w:tblPr>
        <w:tblStyle w:val="TableGrid"/>
        <w:tblW w:w="0" w:type="auto"/>
        <w:jc w:val="center"/>
        <w:tblLook w:val="04A0" w:firstRow="1" w:lastRow="0" w:firstColumn="1" w:lastColumn="0" w:noHBand="0" w:noVBand="1"/>
      </w:tblPr>
      <w:tblGrid>
        <w:gridCol w:w="2126"/>
        <w:gridCol w:w="6753"/>
      </w:tblGrid>
      <w:tr w:rsidR="00ED711B" w:rsidRPr="00F27756" w14:paraId="73670A5D" w14:textId="77777777" w:rsidTr="0092566A">
        <w:trPr>
          <w:jc w:val="center"/>
        </w:trPr>
        <w:tc>
          <w:tcPr>
            <w:tcW w:w="8879" w:type="dxa"/>
            <w:gridSpan w:val="2"/>
            <w:shd w:val="clear" w:color="auto" w:fill="A6A6A6" w:themeFill="background1" w:themeFillShade="A6"/>
          </w:tcPr>
          <w:p w14:paraId="73D65DE6" w14:textId="77777777" w:rsidR="00ED711B" w:rsidRPr="00F27756" w:rsidRDefault="00ED711B" w:rsidP="0092566A">
            <w:pPr>
              <w:jc w:val="both"/>
              <w:rPr>
                <w:rFonts w:ascii="News Gothic GDB" w:hAnsi="News Gothic GDB"/>
                <w:sz w:val="22"/>
                <w:szCs w:val="22"/>
              </w:rPr>
            </w:pPr>
            <w:r w:rsidRPr="6ABC4B8F">
              <w:rPr>
                <w:rFonts w:ascii="News Gothic GDB" w:hAnsi="News Gothic GDB"/>
                <w:sz w:val="22"/>
                <w:szCs w:val="22"/>
              </w:rPr>
              <w:t>L2 Processes:</w:t>
            </w:r>
          </w:p>
          <w:p w14:paraId="1DE7FCCC" w14:textId="24D430F0" w:rsidR="00ED711B" w:rsidRPr="00F27756" w:rsidRDefault="000E47C6" w:rsidP="0092566A">
            <w:pPr>
              <w:jc w:val="both"/>
              <w:rPr>
                <w:rFonts w:ascii="News Gothic GDB" w:hAnsi="News Gothic GDB"/>
                <w:sz w:val="22"/>
                <w:szCs w:val="22"/>
              </w:rPr>
            </w:pPr>
            <w:r w:rsidRPr="000E47C6">
              <w:rPr>
                <w:rFonts w:ascii="News Gothic GDB" w:hAnsi="News Gothic GDB"/>
                <w:sz w:val="22"/>
                <w:szCs w:val="22"/>
              </w:rPr>
              <w:t>AU-111-02-PAM Architecture &amp; Engineering (design)</w:t>
            </w:r>
          </w:p>
          <w:p w14:paraId="3F59CF00" w14:textId="6A72D79A" w:rsidR="00ED711B" w:rsidRPr="00317E32" w:rsidRDefault="00ED711B" w:rsidP="00317E32">
            <w:pPr>
              <w:jc w:val="both"/>
              <w:rPr>
                <w:rFonts w:ascii="News Gothic GDB" w:hAnsi="News Gothic GDB"/>
                <w:sz w:val="22"/>
                <w:szCs w:val="22"/>
                <w:lang w:val="fr-FR"/>
              </w:rPr>
            </w:pPr>
            <w:r w:rsidRPr="00317E32">
              <w:rPr>
                <w:rFonts w:ascii="News Gothic GDB" w:hAnsi="News Gothic GDB"/>
                <w:sz w:val="22"/>
                <w:szCs w:val="22"/>
                <w:lang w:val="fr-FR"/>
              </w:rPr>
              <w:t>AU-11</w:t>
            </w:r>
            <w:r w:rsidR="000E47C6" w:rsidRPr="00317E32">
              <w:rPr>
                <w:rFonts w:ascii="News Gothic GDB" w:hAnsi="News Gothic GDB"/>
                <w:sz w:val="22"/>
                <w:szCs w:val="22"/>
                <w:lang w:val="fr-FR"/>
              </w:rPr>
              <w:t>1</w:t>
            </w:r>
            <w:r w:rsidRPr="00317E32">
              <w:rPr>
                <w:rFonts w:ascii="News Gothic GDB" w:hAnsi="News Gothic GDB"/>
                <w:sz w:val="22"/>
                <w:szCs w:val="22"/>
                <w:lang w:val="fr-FR"/>
              </w:rPr>
              <w:t>-03-</w:t>
            </w:r>
            <w:r w:rsidR="000E47C6" w:rsidRPr="00317E32">
              <w:rPr>
                <w:rFonts w:ascii="News Gothic GDB" w:hAnsi="News Gothic GDB"/>
                <w:sz w:val="22"/>
                <w:szCs w:val="22"/>
                <w:lang w:val="fr-FR"/>
              </w:rPr>
              <w:t>P</w:t>
            </w:r>
            <w:r w:rsidRPr="00317E32">
              <w:rPr>
                <w:rFonts w:ascii="News Gothic GDB" w:hAnsi="News Gothic GDB"/>
                <w:sz w:val="22"/>
                <w:szCs w:val="22"/>
                <w:lang w:val="fr-FR"/>
              </w:rPr>
              <w:t xml:space="preserve">AM </w:t>
            </w:r>
            <w:r w:rsidR="000E47C6" w:rsidRPr="00317E32">
              <w:rPr>
                <w:rFonts w:ascii="News Gothic GDB" w:hAnsi="News Gothic GDB"/>
                <w:sz w:val="22"/>
                <w:szCs w:val="22"/>
                <w:lang w:val="fr-FR"/>
              </w:rPr>
              <w:t>Implementation</w:t>
            </w:r>
          </w:p>
        </w:tc>
      </w:tr>
      <w:tr w:rsidR="00ED711B" w:rsidRPr="00F27756" w14:paraId="5599FCFA" w14:textId="77777777" w:rsidTr="0092566A">
        <w:trPr>
          <w:jc w:val="center"/>
        </w:trPr>
        <w:tc>
          <w:tcPr>
            <w:tcW w:w="2126" w:type="dxa"/>
          </w:tcPr>
          <w:p w14:paraId="53058A0B"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Risk Assessment</w:t>
            </w:r>
          </w:p>
        </w:tc>
        <w:tc>
          <w:tcPr>
            <w:tcW w:w="6753" w:type="dxa"/>
          </w:tcPr>
          <w:p w14:paraId="168DB65E" w14:textId="5B9EF357" w:rsidR="00ED711B" w:rsidRPr="00F27756" w:rsidRDefault="00317E32" w:rsidP="0092566A">
            <w:pPr>
              <w:jc w:val="both"/>
              <w:rPr>
                <w:rFonts w:ascii="News Gothic GDB" w:hAnsi="News Gothic GDB"/>
                <w:color w:val="000000" w:themeColor="text1"/>
                <w:sz w:val="22"/>
                <w:szCs w:val="22"/>
              </w:rPr>
            </w:pPr>
            <w:r>
              <w:rPr>
                <w:rFonts w:ascii="News Gothic GDB" w:hAnsi="News Gothic GDB"/>
                <w:color w:val="000000" w:themeColor="text1"/>
                <w:sz w:val="22"/>
                <w:szCs w:val="22"/>
              </w:rPr>
              <w:t>MEDIUM</w:t>
            </w:r>
          </w:p>
        </w:tc>
      </w:tr>
      <w:tr w:rsidR="00ED711B" w:rsidRPr="00F27756" w14:paraId="53F90B83" w14:textId="77777777" w:rsidTr="0092566A">
        <w:trPr>
          <w:jc w:val="center"/>
        </w:trPr>
        <w:tc>
          <w:tcPr>
            <w:tcW w:w="2126" w:type="dxa"/>
          </w:tcPr>
          <w:p w14:paraId="0F8AF1F1"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Relevant for LE</w:t>
            </w:r>
          </w:p>
        </w:tc>
        <w:tc>
          <w:tcPr>
            <w:tcW w:w="6753" w:type="dxa"/>
          </w:tcPr>
          <w:p w14:paraId="60706C56" w14:textId="77777777" w:rsidR="00ED711B" w:rsidRPr="00F27756" w:rsidRDefault="00ED711B" w:rsidP="0092566A">
            <w:pPr>
              <w:jc w:val="both"/>
              <w:rPr>
                <w:rFonts w:ascii="News Gothic GDB" w:hAnsi="News Gothic GDB"/>
                <w:color w:val="000000" w:themeColor="text1"/>
                <w:sz w:val="22"/>
                <w:szCs w:val="22"/>
                <w:lang w:val="en-GB"/>
              </w:rPr>
            </w:pPr>
            <w:r w:rsidRPr="6A5440D4">
              <w:rPr>
                <w:rFonts w:ascii="News Gothic GDB" w:hAnsi="News Gothic GDB"/>
                <w:color w:val="000000" w:themeColor="text1"/>
                <w:sz w:val="22"/>
                <w:szCs w:val="22"/>
                <w:lang w:val="en-GB"/>
              </w:rPr>
              <w:t>DBAG/ExR/EFAG/ECAG/CBF/CBL/CH/CI/CS/LuxCSD</w:t>
            </w:r>
          </w:p>
        </w:tc>
      </w:tr>
      <w:tr w:rsidR="00ED711B" w:rsidRPr="00F27756" w14:paraId="704692E3" w14:textId="77777777" w:rsidTr="0092566A">
        <w:trPr>
          <w:jc w:val="center"/>
        </w:trPr>
        <w:tc>
          <w:tcPr>
            <w:tcW w:w="2126" w:type="dxa"/>
          </w:tcPr>
          <w:p w14:paraId="143B8C7D"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Changes to RCA</w:t>
            </w:r>
          </w:p>
        </w:tc>
        <w:tc>
          <w:tcPr>
            <w:tcW w:w="6753" w:type="dxa"/>
          </w:tcPr>
          <w:p w14:paraId="4B896077"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 xml:space="preserve">N/A </w:t>
            </w:r>
          </w:p>
        </w:tc>
      </w:tr>
      <w:tr w:rsidR="00ED711B" w:rsidRPr="00F27756" w14:paraId="1360F12B" w14:textId="77777777" w:rsidTr="0092566A">
        <w:trPr>
          <w:jc w:val="center"/>
        </w:trPr>
        <w:tc>
          <w:tcPr>
            <w:tcW w:w="2126" w:type="dxa"/>
          </w:tcPr>
          <w:p w14:paraId="5E7E109D"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L2 Additional info</w:t>
            </w:r>
          </w:p>
        </w:tc>
        <w:tc>
          <w:tcPr>
            <w:tcW w:w="6753" w:type="dxa"/>
          </w:tcPr>
          <w:p w14:paraId="25504482"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Testing will have a focus on DORA requirements where applicable</w:t>
            </w:r>
          </w:p>
        </w:tc>
      </w:tr>
    </w:tbl>
    <w:p w14:paraId="0910AC1B" w14:textId="77777777" w:rsidR="00ED711B" w:rsidRPr="00F27756" w:rsidRDefault="00ED711B" w:rsidP="00ED711B">
      <w:pPr>
        <w:spacing w:line="259" w:lineRule="auto"/>
        <w:jc w:val="both"/>
        <w:rPr>
          <w:rFonts w:ascii="News Gothic GDB" w:hAnsi="News Gothic GDB"/>
          <w:color w:val="000000" w:themeColor="text1"/>
        </w:rPr>
      </w:pPr>
    </w:p>
    <w:tbl>
      <w:tblPr>
        <w:tblStyle w:val="TableGrid"/>
        <w:tblW w:w="0" w:type="auto"/>
        <w:jc w:val="center"/>
        <w:tblLook w:val="04A0" w:firstRow="1" w:lastRow="0" w:firstColumn="1" w:lastColumn="0" w:noHBand="0" w:noVBand="1"/>
      </w:tblPr>
      <w:tblGrid>
        <w:gridCol w:w="1984"/>
        <w:gridCol w:w="1709"/>
        <w:gridCol w:w="1709"/>
        <w:gridCol w:w="1709"/>
        <w:gridCol w:w="1709"/>
      </w:tblGrid>
      <w:tr w:rsidR="00ED711B" w:rsidRPr="00F27756" w14:paraId="1BAC9034" w14:textId="77777777" w:rsidTr="0092566A">
        <w:trPr>
          <w:jc w:val="center"/>
        </w:trPr>
        <w:tc>
          <w:tcPr>
            <w:tcW w:w="1984" w:type="dxa"/>
          </w:tcPr>
          <w:p w14:paraId="5FA74519" w14:textId="77777777" w:rsidR="00ED711B" w:rsidRPr="00F27756" w:rsidRDefault="00ED711B" w:rsidP="0092566A">
            <w:pPr>
              <w:jc w:val="both"/>
              <w:rPr>
                <w:rFonts w:ascii="News Gothic GDB" w:hAnsi="News Gothic GDB"/>
                <w:color w:val="000000" w:themeColor="text1"/>
                <w:sz w:val="22"/>
                <w:szCs w:val="22"/>
              </w:rPr>
            </w:pPr>
          </w:p>
        </w:tc>
        <w:tc>
          <w:tcPr>
            <w:tcW w:w="1709" w:type="dxa"/>
            <w:shd w:val="clear" w:color="auto" w:fill="D9D9D9" w:themeFill="background1" w:themeFillShade="D9"/>
          </w:tcPr>
          <w:p w14:paraId="2F12C040"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DBAG</w:t>
            </w:r>
          </w:p>
        </w:tc>
        <w:tc>
          <w:tcPr>
            <w:tcW w:w="1709" w:type="dxa"/>
            <w:shd w:val="clear" w:color="auto" w:fill="D9D9D9" w:themeFill="background1" w:themeFillShade="D9"/>
          </w:tcPr>
          <w:p w14:paraId="7D662DDD"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ECAG</w:t>
            </w:r>
          </w:p>
        </w:tc>
        <w:tc>
          <w:tcPr>
            <w:tcW w:w="1709" w:type="dxa"/>
            <w:shd w:val="clear" w:color="auto" w:fill="D9D9D9" w:themeFill="background1" w:themeFillShade="D9"/>
          </w:tcPr>
          <w:p w14:paraId="53FA7696"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CBF</w:t>
            </w:r>
          </w:p>
        </w:tc>
        <w:tc>
          <w:tcPr>
            <w:tcW w:w="1709" w:type="dxa"/>
            <w:shd w:val="clear" w:color="auto" w:fill="D9D9D9" w:themeFill="background1" w:themeFillShade="D9"/>
          </w:tcPr>
          <w:p w14:paraId="4AA449B5"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CBL</w:t>
            </w:r>
          </w:p>
        </w:tc>
      </w:tr>
      <w:tr w:rsidR="00317E32" w:rsidRPr="00F27756" w14:paraId="678B4962" w14:textId="77777777" w:rsidTr="0092566A">
        <w:trPr>
          <w:jc w:val="center"/>
        </w:trPr>
        <w:tc>
          <w:tcPr>
            <w:tcW w:w="1984" w:type="dxa"/>
          </w:tcPr>
          <w:p w14:paraId="4624E080" w14:textId="77777777" w:rsidR="00317E32" w:rsidRPr="00F27756" w:rsidRDefault="00317E32" w:rsidP="00317E32">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IA Judgement</w:t>
            </w:r>
          </w:p>
        </w:tc>
        <w:tc>
          <w:tcPr>
            <w:tcW w:w="1709" w:type="dxa"/>
          </w:tcPr>
          <w:p w14:paraId="0FC55E87" w14:textId="0D0EF40B" w:rsidR="00317E32" w:rsidRPr="00F27756" w:rsidRDefault="00317E32" w:rsidP="00317E32">
            <w:pPr>
              <w:jc w:val="both"/>
              <w:rPr>
                <w:rFonts w:ascii="News Gothic GDB" w:hAnsi="News Gothic GDB"/>
                <w:color w:val="000000" w:themeColor="text1"/>
                <w:sz w:val="22"/>
                <w:szCs w:val="22"/>
              </w:rPr>
            </w:pPr>
            <w:r>
              <w:rPr>
                <w:rFonts w:ascii="News Gothic GDB" w:hAnsi="News Gothic GDB"/>
                <w:color w:val="000000" w:themeColor="text1"/>
                <w:sz w:val="22"/>
                <w:szCs w:val="22"/>
              </w:rPr>
              <w:t>MEDIUM</w:t>
            </w:r>
          </w:p>
        </w:tc>
        <w:tc>
          <w:tcPr>
            <w:tcW w:w="1709" w:type="dxa"/>
          </w:tcPr>
          <w:p w14:paraId="21C81439" w14:textId="1C04AED5" w:rsidR="00317E32" w:rsidRPr="00F27756" w:rsidRDefault="00317E32" w:rsidP="00317E32">
            <w:pPr>
              <w:jc w:val="both"/>
              <w:rPr>
                <w:rFonts w:ascii="News Gothic GDB" w:hAnsi="News Gothic GDB"/>
                <w:color w:val="000000" w:themeColor="text1"/>
                <w:sz w:val="22"/>
                <w:szCs w:val="22"/>
              </w:rPr>
            </w:pPr>
            <w:r w:rsidRPr="00CC7C2F">
              <w:rPr>
                <w:rFonts w:ascii="News Gothic GDB" w:hAnsi="News Gothic GDB"/>
                <w:color w:val="000000" w:themeColor="text1"/>
                <w:sz w:val="22"/>
                <w:szCs w:val="22"/>
              </w:rPr>
              <w:t>MEDIUM</w:t>
            </w:r>
          </w:p>
        </w:tc>
        <w:tc>
          <w:tcPr>
            <w:tcW w:w="1709" w:type="dxa"/>
          </w:tcPr>
          <w:p w14:paraId="13BC8482" w14:textId="63E1FA39" w:rsidR="00317E32" w:rsidRPr="00F27756" w:rsidRDefault="00317E32" w:rsidP="00317E32">
            <w:pPr>
              <w:jc w:val="both"/>
              <w:rPr>
                <w:rFonts w:ascii="News Gothic GDB" w:hAnsi="News Gothic GDB"/>
                <w:color w:val="000000" w:themeColor="text1"/>
                <w:sz w:val="22"/>
                <w:szCs w:val="22"/>
              </w:rPr>
            </w:pPr>
            <w:r w:rsidRPr="00CC7C2F">
              <w:rPr>
                <w:rFonts w:ascii="News Gothic GDB" w:hAnsi="News Gothic GDB"/>
                <w:color w:val="000000" w:themeColor="text1"/>
                <w:sz w:val="22"/>
                <w:szCs w:val="22"/>
              </w:rPr>
              <w:t>MEDIUM</w:t>
            </w:r>
          </w:p>
        </w:tc>
        <w:tc>
          <w:tcPr>
            <w:tcW w:w="1709" w:type="dxa"/>
          </w:tcPr>
          <w:p w14:paraId="423432BD" w14:textId="6A3F422E" w:rsidR="00317E32" w:rsidRPr="00F27756" w:rsidRDefault="00317E32" w:rsidP="00317E32">
            <w:pPr>
              <w:jc w:val="both"/>
              <w:rPr>
                <w:rFonts w:ascii="News Gothic GDB" w:hAnsi="News Gothic GDB"/>
                <w:color w:val="000000" w:themeColor="text1"/>
                <w:sz w:val="22"/>
                <w:szCs w:val="22"/>
              </w:rPr>
            </w:pPr>
            <w:r w:rsidRPr="00CC7C2F">
              <w:rPr>
                <w:rFonts w:ascii="News Gothic GDB" w:hAnsi="News Gothic GDB"/>
                <w:color w:val="000000" w:themeColor="text1"/>
                <w:sz w:val="22"/>
                <w:szCs w:val="22"/>
              </w:rPr>
              <w:t>MEDIUM</w:t>
            </w:r>
          </w:p>
        </w:tc>
      </w:tr>
      <w:tr w:rsidR="00ED711B" w:rsidRPr="00F27756" w14:paraId="4C071FB7" w14:textId="77777777" w:rsidTr="0092566A">
        <w:trPr>
          <w:jc w:val="center"/>
        </w:trPr>
        <w:tc>
          <w:tcPr>
            <w:tcW w:w="1984" w:type="dxa"/>
          </w:tcPr>
          <w:p w14:paraId="658B34CD"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Regulatory required audit frequency</w:t>
            </w:r>
          </w:p>
        </w:tc>
        <w:tc>
          <w:tcPr>
            <w:tcW w:w="1709" w:type="dxa"/>
          </w:tcPr>
          <w:p w14:paraId="28759482"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c>
          <w:tcPr>
            <w:tcW w:w="1709" w:type="dxa"/>
          </w:tcPr>
          <w:p w14:paraId="41CF189E"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c>
          <w:tcPr>
            <w:tcW w:w="1709" w:type="dxa"/>
          </w:tcPr>
          <w:p w14:paraId="40F033A0"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c>
          <w:tcPr>
            <w:tcW w:w="1709" w:type="dxa"/>
          </w:tcPr>
          <w:p w14:paraId="59F94CE0" w14:textId="77777777" w:rsidR="00ED711B" w:rsidRPr="00F27756" w:rsidRDefault="00ED711B" w:rsidP="0092566A">
            <w:pPr>
              <w:jc w:val="both"/>
              <w:rPr>
                <w:rFonts w:ascii="News Gothic GDB" w:hAnsi="News Gothic GDB"/>
                <w:color w:val="000000" w:themeColor="text1"/>
                <w:sz w:val="22"/>
                <w:szCs w:val="22"/>
              </w:rPr>
            </w:pPr>
            <w:r w:rsidRPr="6ABC4B8F">
              <w:rPr>
                <w:rFonts w:ascii="News Gothic GDB" w:hAnsi="News Gothic GDB"/>
                <w:color w:val="000000" w:themeColor="text1"/>
                <w:sz w:val="22"/>
                <w:szCs w:val="22"/>
              </w:rPr>
              <w:t>N/A</w:t>
            </w:r>
          </w:p>
        </w:tc>
      </w:tr>
      <w:tr w:rsidR="00ED711B" w:rsidRPr="00F27756" w14:paraId="27CB6D43" w14:textId="77777777" w:rsidTr="0092566A">
        <w:trPr>
          <w:jc w:val="center"/>
        </w:trPr>
        <w:tc>
          <w:tcPr>
            <w:tcW w:w="1984" w:type="dxa"/>
          </w:tcPr>
          <w:p w14:paraId="4858905D" w14:textId="77777777" w:rsidR="00ED711B" w:rsidRPr="00F27756" w:rsidRDefault="00ED711B" w:rsidP="0092566A">
            <w:pPr>
              <w:jc w:val="both"/>
              <w:rPr>
                <w:rFonts w:ascii="News Gothic GDB" w:hAnsi="News Gothic GDB"/>
                <w:sz w:val="22"/>
                <w:szCs w:val="22"/>
              </w:rPr>
            </w:pPr>
            <w:r w:rsidRPr="6ABC4B8F">
              <w:rPr>
                <w:rFonts w:ascii="News Gothic GDB" w:hAnsi="News Gothic GDB"/>
                <w:sz w:val="22"/>
                <w:szCs w:val="22"/>
              </w:rPr>
              <w:t>Comment</w:t>
            </w:r>
          </w:p>
        </w:tc>
        <w:tc>
          <w:tcPr>
            <w:tcW w:w="6836" w:type="dxa"/>
            <w:gridSpan w:val="4"/>
          </w:tcPr>
          <w:p w14:paraId="0CC2C9FC" w14:textId="710DAB74" w:rsidR="00ED711B" w:rsidRPr="00F27756" w:rsidRDefault="0049462C" w:rsidP="00827240">
            <w:pPr>
              <w:jc w:val="both"/>
              <w:rPr>
                <w:rFonts w:ascii="News Gothic GDB" w:hAnsi="News Gothic GDB"/>
                <w:sz w:val="22"/>
                <w:szCs w:val="22"/>
              </w:rPr>
            </w:pPr>
            <w:r>
              <w:rPr>
                <w:rFonts w:ascii="News Gothic GDB" w:hAnsi="News Gothic GDB"/>
                <w:sz w:val="22"/>
                <w:szCs w:val="22"/>
              </w:rPr>
              <w:t>A yearly audit is in line with IA’s risk-based audit planning.</w:t>
            </w:r>
          </w:p>
        </w:tc>
      </w:tr>
    </w:tbl>
    <w:p w14:paraId="0949AF32" w14:textId="3657622E" w:rsidR="546B9C7B" w:rsidRPr="00F27756" w:rsidRDefault="00931D2B" w:rsidP="003060F8">
      <w:pPr>
        <w:pStyle w:val="Heading1"/>
        <w:numPr>
          <w:ilvl w:val="0"/>
          <w:numId w:val="9"/>
        </w:numPr>
        <w:spacing w:before="360" w:after="240"/>
        <w:jc w:val="both"/>
        <w:rPr>
          <w:rFonts w:ascii="News Gothic GDB" w:hAnsi="News Gothic GDB"/>
          <w:sz w:val="22"/>
          <w:szCs w:val="22"/>
        </w:rPr>
      </w:pPr>
      <w:bookmarkStart w:id="1" w:name="_Toc206680692"/>
      <w:r w:rsidRPr="6ABC4B8F">
        <w:rPr>
          <w:rFonts w:ascii="News Gothic GDB" w:hAnsi="News Gothic GDB"/>
          <w:sz w:val="22"/>
          <w:szCs w:val="22"/>
        </w:rPr>
        <w:t>ExAnte Assurance Heatmap</w:t>
      </w:r>
      <w:bookmarkEnd w:id="1"/>
    </w:p>
    <w:p w14:paraId="2FF0495B" w14:textId="605ECFD9" w:rsidR="580E8D3B" w:rsidRPr="00BF1FCE" w:rsidRDefault="580E8D3B" w:rsidP="00475621">
      <w:pPr>
        <w:jc w:val="both"/>
        <w:rPr>
          <w:rFonts w:ascii="News Gothic GDB" w:hAnsi="News Gothic GDB"/>
          <w:sz w:val="22"/>
          <w:szCs w:val="22"/>
        </w:rPr>
      </w:pPr>
      <w:r w:rsidRPr="00BF1FCE">
        <w:rPr>
          <w:rFonts w:ascii="News Gothic GDB" w:hAnsi="News Gothic GDB"/>
          <w:sz w:val="22"/>
          <w:szCs w:val="22"/>
        </w:rPr>
        <w:t>Most recent Ex-Ante Heatmap indication of residual risk (forward looking view)</w:t>
      </w:r>
      <w:r w:rsidR="0080294D" w:rsidRPr="00BF1FCE">
        <w:rPr>
          <w:rFonts w:ascii="News Gothic GDB" w:hAnsi="News Gothic GDB"/>
          <w:sz w:val="22"/>
          <w:szCs w:val="22"/>
        </w:rPr>
        <w:t>:</w:t>
      </w:r>
    </w:p>
    <w:p w14:paraId="53004521" w14:textId="25F643A6" w:rsidR="580E8D3B" w:rsidRPr="00BF1FCE" w:rsidRDefault="580E8D3B" w:rsidP="00475621">
      <w:pPr>
        <w:jc w:val="both"/>
        <w:rPr>
          <w:rFonts w:ascii="News Gothic GDB" w:hAnsi="News Gothic GDB"/>
          <w:sz w:val="22"/>
          <w:szCs w:val="22"/>
        </w:rPr>
      </w:pPr>
      <w:hyperlink r:id="rId16">
        <w:r w:rsidRPr="00BF1FCE">
          <w:rPr>
            <w:rStyle w:val="Hyperlink"/>
            <w:rFonts w:ascii="News Gothic GDB" w:hAnsi="News Gothic GDB"/>
            <w:sz w:val="22"/>
            <w:szCs w:val="22"/>
          </w:rPr>
          <w:t>ExAnte Assurance Heatmaps</w:t>
        </w:r>
      </w:hyperlink>
    </w:p>
    <w:p w14:paraId="0117D8E6" w14:textId="0DE06C85" w:rsidR="008E27C0" w:rsidRPr="00BF1FCE" w:rsidRDefault="00476291" w:rsidP="00475621">
      <w:pPr>
        <w:jc w:val="both"/>
        <w:rPr>
          <w:rFonts w:ascii="News Gothic GDB" w:hAnsi="News Gothic GDB"/>
          <w:sz w:val="22"/>
          <w:szCs w:val="22"/>
        </w:rPr>
      </w:pPr>
      <w:r w:rsidRPr="00BF1FCE">
        <w:rPr>
          <w:rFonts w:ascii="News Gothic GDB" w:hAnsi="News Gothic GDB"/>
          <w:sz w:val="22"/>
          <w:szCs w:val="22"/>
        </w:rPr>
        <w:t xml:space="preserve">This report comprises the results of the </w:t>
      </w:r>
      <w:hyperlink r:id="rId17">
        <w:r w:rsidRPr="00BF1FCE">
          <w:rPr>
            <w:rStyle w:val="Hyperlink"/>
            <w:rFonts w:ascii="News Gothic GDB" w:hAnsi="News Gothic GDB"/>
            <w:sz w:val="22"/>
            <w:szCs w:val="22"/>
          </w:rPr>
          <w:t>Q</w:t>
        </w:r>
        <w:r w:rsidR="0080294D" w:rsidRPr="00BF1FCE">
          <w:rPr>
            <w:rStyle w:val="Hyperlink"/>
            <w:rFonts w:ascii="News Gothic GDB" w:hAnsi="News Gothic GDB"/>
            <w:sz w:val="22"/>
            <w:szCs w:val="22"/>
          </w:rPr>
          <w:t>1</w:t>
        </w:r>
        <w:r w:rsidRPr="00BF1FCE">
          <w:rPr>
            <w:rStyle w:val="Hyperlink"/>
            <w:rFonts w:ascii="News Gothic GDB" w:hAnsi="News Gothic GDB"/>
            <w:sz w:val="22"/>
            <w:szCs w:val="22"/>
          </w:rPr>
          <w:t xml:space="preserve"> 202</w:t>
        </w:r>
        <w:r w:rsidR="0080294D" w:rsidRPr="00BF1FCE">
          <w:rPr>
            <w:rStyle w:val="Hyperlink"/>
            <w:rFonts w:ascii="News Gothic GDB" w:hAnsi="News Gothic GDB"/>
            <w:sz w:val="22"/>
            <w:szCs w:val="22"/>
          </w:rPr>
          <w:t>5</w:t>
        </w:r>
      </w:hyperlink>
      <w:r w:rsidRPr="00BF1FCE">
        <w:rPr>
          <w:rFonts w:ascii="News Gothic GDB" w:hAnsi="News Gothic GDB"/>
          <w:sz w:val="22"/>
          <w:szCs w:val="22"/>
        </w:rPr>
        <w:t xml:space="preserve"> Assurance Heatmap ex-post and ex-ante assessments of DBAG, ECAG, CBF, CBL, EFAG and Eurex Repo (ExR).</w:t>
      </w:r>
      <w:r w:rsidR="00FC2749" w:rsidRPr="00BF1FCE">
        <w:rPr>
          <w:rFonts w:ascii="News Gothic GDB" w:hAnsi="News Gothic GDB"/>
          <w:sz w:val="22"/>
          <w:szCs w:val="22"/>
        </w:rPr>
        <w:t xml:space="preserve"> </w:t>
      </w:r>
      <w:r w:rsidR="001278F1" w:rsidRPr="00BF1FCE">
        <w:rPr>
          <w:rFonts w:ascii="News Gothic GDB" w:hAnsi="News Gothic GDB"/>
          <w:sz w:val="22"/>
          <w:szCs w:val="22"/>
        </w:rPr>
        <w:t>Information Security (1LoD</w:t>
      </w:r>
      <w:r w:rsidR="006A0815" w:rsidRPr="00BF1FCE">
        <w:rPr>
          <w:rFonts w:ascii="News Gothic GDB" w:hAnsi="News Gothic GDB"/>
          <w:sz w:val="22"/>
          <w:szCs w:val="22"/>
        </w:rPr>
        <w:t xml:space="preserve"> and 2LoD</w:t>
      </w:r>
      <w:r w:rsidR="001278F1" w:rsidRPr="00BF1FCE">
        <w:rPr>
          <w:rFonts w:ascii="News Gothic GDB" w:hAnsi="News Gothic GDB"/>
          <w:sz w:val="22"/>
          <w:szCs w:val="22"/>
        </w:rPr>
        <w:t xml:space="preserve">) remains the bundle with </w:t>
      </w:r>
      <w:r w:rsidR="00594285" w:rsidRPr="00BF1FCE">
        <w:rPr>
          <w:rFonts w:ascii="News Gothic GDB" w:hAnsi="News Gothic GDB"/>
          <w:sz w:val="22"/>
          <w:szCs w:val="22"/>
        </w:rPr>
        <w:t>rating</w:t>
      </w:r>
      <w:r w:rsidR="0000757F" w:rsidRPr="00BF1FCE">
        <w:rPr>
          <w:rFonts w:ascii="News Gothic GDB" w:hAnsi="News Gothic GDB"/>
          <w:sz w:val="22"/>
          <w:szCs w:val="22"/>
        </w:rPr>
        <w:t xml:space="preserve"> </w:t>
      </w:r>
      <w:r w:rsidR="0096641E" w:rsidRPr="00BF1FCE">
        <w:rPr>
          <w:rFonts w:ascii="News Gothic GDB" w:hAnsi="News Gothic GDB"/>
          <w:sz w:val="22"/>
          <w:szCs w:val="22"/>
        </w:rPr>
        <w:t>as</w:t>
      </w:r>
      <w:r w:rsidR="001278F1" w:rsidRPr="00BF1FCE">
        <w:rPr>
          <w:rFonts w:ascii="News Gothic GDB" w:hAnsi="News Gothic GDB"/>
          <w:sz w:val="22"/>
          <w:szCs w:val="22"/>
        </w:rPr>
        <w:t xml:space="preserve"> </w:t>
      </w:r>
      <w:r w:rsidR="00AB0CAE" w:rsidRPr="00BF1FCE">
        <w:rPr>
          <w:rFonts w:ascii="News Gothic GDB" w:hAnsi="News Gothic GDB"/>
          <w:sz w:val="22"/>
          <w:szCs w:val="22"/>
        </w:rPr>
        <w:t>medium</w:t>
      </w:r>
      <w:r w:rsidR="001278F1" w:rsidRPr="00BF1FCE">
        <w:rPr>
          <w:rFonts w:ascii="News Gothic GDB" w:hAnsi="News Gothic GDB"/>
          <w:sz w:val="22"/>
          <w:szCs w:val="22"/>
        </w:rPr>
        <w:t>.</w:t>
      </w:r>
    </w:p>
    <w:p w14:paraId="4AB32BEC" w14:textId="77777777" w:rsidR="00F56F99" w:rsidRPr="00F27756" w:rsidRDefault="00F56F99" w:rsidP="00475621">
      <w:pPr>
        <w:jc w:val="both"/>
        <w:rPr>
          <w:rFonts w:ascii="News Gothic GDB" w:hAnsi="News Gothic GDB"/>
          <w:sz w:val="22"/>
          <w:szCs w:val="22"/>
        </w:rPr>
      </w:pPr>
    </w:p>
    <w:p w14:paraId="23D8529F" w14:textId="25F6E853" w:rsidR="00F56F99" w:rsidRPr="00F27756" w:rsidRDefault="00F56F99" w:rsidP="6A5440D4">
      <w:pPr>
        <w:jc w:val="both"/>
        <w:rPr>
          <w:rFonts w:ascii="News Gothic GDB" w:hAnsi="News Gothic GDB"/>
          <w:sz w:val="22"/>
          <w:szCs w:val="22"/>
          <w:lang w:val="en-GB"/>
        </w:rPr>
      </w:pPr>
      <w:r w:rsidRPr="6A5440D4">
        <w:rPr>
          <w:rFonts w:ascii="News Gothic GDB" w:hAnsi="News Gothic GDB"/>
          <w:sz w:val="22"/>
          <w:szCs w:val="22"/>
          <w:lang w:val="en-GB"/>
        </w:rPr>
        <w:t>Conclusion: No specific risk identified or to be included in RCA related to this audit object</w:t>
      </w:r>
      <w:r w:rsidR="006A0815" w:rsidRPr="6A5440D4">
        <w:rPr>
          <w:rFonts w:ascii="News Gothic GDB" w:hAnsi="News Gothic GDB"/>
          <w:sz w:val="22"/>
          <w:szCs w:val="22"/>
          <w:lang w:val="en-GB"/>
        </w:rPr>
        <w:t>.</w:t>
      </w:r>
    </w:p>
    <w:p w14:paraId="6095DFDE" w14:textId="4E8143B6" w:rsidR="00B636EE" w:rsidRPr="00F27756" w:rsidRDefault="00B47088" w:rsidP="003060F8">
      <w:pPr>
        <w:pStyle w:val="Heading1"/>
        <w:numPr>
          <w:ilvl w:val="0"/>
          <w:numId w:val="9"/>
        </w:numPr>
        <w:spacing w:before="360" w:after="240"/>
        <w:jc w:val="both"/>
        <w:rPr>
          <w:rFonts w:ascii="News Gothic GDB" w:hAnsi="News Gothic GDB"/>
          <w:sz w:val="22"/>
          <w:szCs w:val="22"/>
        </w:rPr>
      </w:pPr>
      <w:bookmarkStart w:id="2" w:name="_Toc206680693"/>
      <w:r w:rsidRPr="6ABC4B8F">
        <w:rPr>
          <w:rFonts w:ascii="News Gothic GDB" w:hAnsi="News Gothic GDB"/>
          <w:sz w:val="22"/>
          <w:szCs w:val="22"/>
        </w:rPr>
        <w:t>Organizational</w:t>
      </w:r>
      <w:bookmarkEnd w:id="2"/>
      <w:r w:rsidR="006372B5" w:rsidRPr="6ABC4B8F">
        <w:rPr>
          <w:rFonts w:ascii="News Gothic GDB" w:hAnsi="News Gothic GDB"/>
          <w:sz w:val="22"/>
          <w:szCs w:val="22"/>
        </w:rPr>
        <w:t xml:space="preserve">  </w:t>
      </w:r>
    </w:p>
    <w:p w14:paraId="5EFA439C" w14:textId="4F8499C4" w:rsidR="00DC55A6" w:rsidRPr="00BF1FCE" w:rsidRDefault="004E632C" w:rsidP="00475621">
      <w:pPr>
        <w:spacing w:after="160" w:line="259" w:lineRule="auto"/>
        <w:jc w:val="both"/>
        <w:rPr>
          <w:rFonts w:ascii="News Gothic GDB" w:hAnsi="News Gothic GDB"/>
          <w:color w:val="000000" w:themeColor="text1"/>
          <w:sz w:val="22"/>
          <w:szCs w:val="22"/>
        </w:rPr>
      </w:pPr>
      <w:r w:rsidRPr="00BF1FCE">
        <w:rPr>
          <w:rFonts w:ascii="News Gothic GDB" w:hAnsi="News Gothic GDB" w:cs="Arial"/>
          <w:sz w:val="22"/>
          <w:szCs w:val="22"/>
          <w:u w:val="single"/>
        </w:rPr>
        <w:t>Applicable to all L2s</w:t>
      </w:r>
      <w:r w:rsidR="003E7A25" w:rsidRPr="00BF1FCE">
        <w:rPr>
          <w:rFonts w:ascii="News Gothic GDB" w:hAnsi="News Gothic GDB" w:cs="Arial"/>
          <w:sz w:val="22"/>
          <w:szCs w:val="22"/>
        </w:rPr>
        <w:t xml:space="preserve"> - </w:t>
      </w:r>
      <w:r w:rsidR="0097348C" w:rsidRPr="00BF1FCE">
        <w:rPr>
          <w:rFonts w:ascii="News Gothic GDB" w:hAnsi="News Gothic GDB" w:cs="Arial"/>
          <w:sz w:val="22"/>
          <w:szCs w:val="22"/>
        </w:rPr>
        <w:t xml:space="preserve">A review of the </w:t>
      </w:r>
      <w:r w:rsidR="00683B76">
        <w:rPr>
          <w:rFonts w:ascii="News Gothic GDB" w:hAnsi="News Gothic GDB" w:cs="Arial"/>
          <w:sz w:val="22"/>
          <w:szCs w:val="22"/>
        </w:rPr>
        <w:t>organization</w:t>
      </w:r>
      <w:r w:rsidR="0097348C" w:rsidRPr="00BF1FCE">
        <w:rPr>
          <w:rFonts w:ascii="News Gothic GDB" w:hAnsi="News Gothic GDB" w:cs="Arial"/>
          <w:sz w:val="22"/>
          <w:szCs w:val="22"/>
        </w:rPr>
        <w:t xml:space="preserve">al charts revealed that </w:t>
      </w:r>
      <w:r w:rsidR="003E3108" w:rsidRPr="00BF1FCE">
        <w:rPr>
          <w:rFonts w:ascii="News Gothic GDB" w:hAnsi="News Gothic GDB" w:cs="Arial"/>
          <w:sz w:val="22"/>
          <w:szCs w:val="22"/>
        </w:rPr>
        <w:t>n</w:t>
      </w:r>
      <w:r w:rsidR="00E22A04" w:rsidRPr="00BF1FCE">
        <w:rPr>
          <w:rFonts w:ascii="News Gothic GDB" w:hAnsi="News Gothic GDB"/>
          <w:color w:val="000000" w:themeColor="text1"/>
          <w:sz w:val="22"/>
          <w:szCs w:val="22"/>
        </w:rPr>
        <w:t>o re-organizations have occurred since the last audit.</w:t>
      </w:r>
      <w:r w:rsidR="005724B6">
        <w:rPr>
          <w:rFonts w:ascii="News Gothic GDB" w:hAnsi="News Gothic GDB"/>
          <w:color w:val="000000" w:themeColor="text1"/>
          <w:sz w:val="22"/>
          <w:szCs w:val="22"/>
        </w:rPr>
        <w:t xml:space="preserve"> (</w:t>
      </w:r>
      <w:hyperlink r:id="rId18" w:history="1">
        <w:r w:rsidR="005724B6" w:rsidRPr="003E1491">
          <w:rPr>
            <w:rStyle w:val="Hyperlink"/>
            <w:rFonts w:ascii="News Gothic GDB" w:hAnsi="News Gothic GDB"/>
            <w:sz w:val="22"/>
            <w:szCs w:val="22"/>
          </w:rPr>
          <w:t>link</w:t>
        </w:r>
      </w:hyperlink>
      <w:r w:rsidR="005724B6">
        <w:rPr>
          <w:rFonts w:ascii="News Gothic GDB" w:hAnsi="News Gothic GDB"/>
          <w:color w:val="000000" w:themeColor="text1"/>
          <w:sz w:val="22"/>
          <w:szCs w:val="22"/>
        </w:rPr>
        <w:t>)</w:t>
      </w:r>
    </w:p>
    <w:p w14:paraId="2EA20315" w14:textId="4959355A" w:rsidR="0093682C" w:rsidRPr="00F27756" w:rsidRDefault="00604483" w:rsidP="003060F8">
      <w:pPr>
        <w:pStyle w:val="Heading1"/>
        <w:numPr>
          <w:ilvl w:val="0"/>
          <w:numId w:val="9"/>
        </w:numPr>
        <w:spacing w:before="360" w:after="240"/>
        <w:jc w:val="both"/>
        <w:rPr>
          <w:rFonts w:ascii="News Gothic GDB" w:hAnsi="News Gothic GDB"/>
          <w:sz w:val="22"/>
          <w:szCs w:val="22"/>
        </w:rPr>
      </w:pPr>
      <w:bookmarkStart w:id="3" w:name="_Toc206680694"/>
      <w:r w:rsidRPr="6ABC4B8F">
        <w:rPr>
          <w:rFonts w:ascii="News Gothic GDB" w:hAnsi="News Gothic GDB"/>
          <w:sz w:val="22"/>
          <w:szCs w:val="22"/>
        </w:rPr>
        <w:t>Audit Object L2 actualization</w:t>
      </w:r>
      <w:bookmarkEnd w:id="3"/>
    </w:p>
    <w:p w14:paraId="4B9B9EB5" w14:textId="125F955C" w:rsidR="008F75C9" w:rsidRPr="00C81499" w:rsidRDefault="008F75C9" w:rsidP="008F75C9">
      <w:pPr>
        <w:jc w:val="both"/>
        <w:rPr>
          <w:rFonts w:ascii="News Gothic GDB" w:hAnsi="News Gothic GDB"/>
          <w:color w:val="000000" w:themeColor="text1"/>
          <w:sz w:val="22"/>
          <w:szCs w:val="22"/>
        </w:rPr>
      </w:pPr>
      <w:r w:rsidRPr="00C81499">
        <w:rPr>
          <w:rFonts w:ascii="News Gothic GDB" w:hAnsi="News Gothic GDB"/>
          <w:color w:val="000000" w:themeColor="text1"/>
          <w:sz w:val="22"/>
          <w:szCs w:val="22"/>
        </w:rPr>
        <w:t>In the areas of IAM and PAM</w:t>
      </w:r>
      <w:r w:rsidR="004B0C7A">
        <w:rPr>
          <w:rFonts w:ascii="News Gothic GDB" w:hAnsi="News Gothic GDB"/>
          <w:color w:val="000000" w:themeColor="text1"/>
          <w:sz w:val="22"/>
          <w:szCs w:val="22"/>
        </w:rPr>
        <w:t xml:space="preserve"> </w:t>
      </w:r>
      <w:r w:rsidR="004B0C7A">
        <w:rPr>
          <w:rFonts w:ascii="News Gothic GDB" w:hAnsi="News Gothic GDB" w:cstheme="minorHAnsi"/>
        </w:rPr>
        <w:t>–</w:t>
      </w:r>
    </w:p>
    <w:p w14:paraId="54130626" w14:textId="302CE445" w:rsidR="0092739B" w:rsidRDefault="004B0C7A" w:rsidP="0092739B">
      <w:pPr>
        <w:pStyle w:val="ListParagraph"/>
        <w:numPr>
          <w:ilvl w:val="0"/>
          <w:numId w:val="11"/>
        </w:numPr>
        <w:ind w:left="166" w:hanging="166"/>
        <w:jc w:val="both"/>
        <w:rPr>
          <w:rFonts w:ascii="News Gothic GDB" w:hAnsi="News Gothic GDB"/>
          <w:color w:val="000000" w:themeColor="text1"/>
        </w:rPr>
      </w:pPr>
      <w:r>
        <w:rPr>
          <w:rFonts w:ascii="News Gothic GDB" w:hAnsi="News Gothic GDB"/>
          <w:color w:val="000000" w:themeColor="text1"/>
        </w:rPr>
        <w:t>S</w:t>
      </w:r>
      <w:r w:rsidR="008F75C9" w:rsidRPr="00C81499">
        <w:rPr>
          <w:rFonts w:ascii="News Gothic GDB" w:hAnsi="News Gothic GDB"/>
          <w:color w:val="000000" w:themeColor="text1"/>
        </w:rPr>
        <w:t xml:space="preserve">ignificant remediation efforts are underway through the DORA and AMELI programs until the end of 2025 or H1/2026, which IA is accompanying including separate validation activities. </w:t>
      </w:r>
      <w:r w:rsidR="006B53D8" w:rsidRPr="006B53D8">
        <w:rPr>
          <w:rFonts w:ascii="News Gothic GDB" w:hAnsi="News Gothic GDB"/>
          <w:color w:val="000000" w:themeColor="text1"/>
        </w:rPr>
        <w:t>These initiatives address key areas such as Digital Authorization Concept (DAC), segregation of duty (SoD)</w:t>
      </w:r>
      <w:r w:rsidR="00F012F2">
        <w:rPr>
          <w:rFonts w:ascii="News Gothic GDB" w:hAnsi="News Gothic GDB"/>
          <w:color w:val="000000" w:themeColor="text1"/>
        </w:rPr>
        <w:t xml:space="preserve"> [</w:t>
      </w:r>
      <w:r w:rsidR="00F012F2" w:rsidRPr="00F012F2">
        <w:rPr>
          <w:rFonts w:ascii="News Gothic GDB" w:hAnsi="News Gothic GDB"/>
          <w:color w:val="000000" w:themeColor="text1"/>
        </w:rPr>
        <w:t>L2 AU-110-02-IAM Segregation of Duty]</w:t>
      </w:r>
      <w:r w:rsidR="006B53D8" w:rsidRPr="006B53D8">
        <w:rPr>
          <w:rFonts w:ascii="News Gothic GDB" w:hAnsi="News Gothic GDB"/>
          <w:color w:val="000000" w:themeColor="text1"/>
        </w:rPr>
        <w:t>, non-personalized accounts, reconciliation of access rights, onboarding and initial password sharing, Nexis (AID931) solution, CyberArk solution and use cases, monitoring of privilege accesses, Tiered accounts (0, 1, 2), etc.</w:t>
      </w:r>
    </w:p>
    <w:p w14:paraId="1C76C366" w14:textId="08616B76" w:rsidR="00A64A3F" w:rsidRPr="0092739B" w:rsidRDefault="006B53D8" w:rsidP="00570D70">
      <w:pPr>
        <w:pStyle w:val="ListParagraph"/>
        <w:ind w:left="166"/>
        <w:jc w:val="both"/>
        <w:rPr>
          <w:rFonts w:ascii="News Gothic GDB" w:hAnsi="News Gothic GDB"/>
          <w:color w:val="000000" w:themeColor="text1"/>
        </w:rPr>
      </w:pPr>
      <w:r w:rsidRPr="0092739B">
        <w:rPr>
          <w:rFonts w:ascii="News Gothic GDB" w:hAnsi="News Gothic GDB"/>
          <w:color w:val="000000" w:themeColor="text1"/>
        </w:rPr>
        <w:t xml:space="preserve">Given their scope and progress, IA focused this audit on areas of L2 processes not directly targeted by these programs. Specific details of </w:t>
      </w:r>
      <w:r w:rsidR="00916D96" w:rsidRPr="0092739B">
        <w:rPr>
          <w:rFonts w:ascii="News Gothic GDB" w:hAnsi="News Gothic GDB"/>
          <w:color w:val="000000" w:themeColor="text1"/>
        </w:rPr>
        <w:t>the audit</w:t>
      </w:r>
      <w:r w:rsidRPr="0092739B">
        <w:rPr>
          <w:rFonts w:ascii="News Gothic GDB" w:hAnsi="News Gothic GDB"/>
          <w:color w:val="000000" w:themeColor="text1"/>
        </w:rPr>
        <w:t xml:space="preserve"> scope are made available in </w:t>
      </w:r>
      <w:r w:rsidR="0041474D" w:rsidRPr="0092739B">
        <w:rPr>
          <w:rFonts w:ascii="News Gothic GDB" w:hAnsi="News Gothic GDB"/>
          <w:color w:val="000000" w:themeColor="text1"/>
        </w:rPr>
        <w:t>the respective</w:t>
      </w:r>
      <w:r w:rsidRPr="0092739B">
        <w:rPr>
          <w:rFonts w:ascii="News Gothic GDB" w:hAnsi="News Gothic GDB"/>
          <w:color w:val="000000" w:themeColor="text1"/>
        </w:rPr>
        <w:t xml:space="preserve"> L2 sections.</w:t>
      </w:r>
    </w:p>
    <w:p w14:paraId="034DE37D" w14:textId="77777777" w:rsidR="00570D70" w:rsidRDefault="00570D70" w:rsidP="00A64A3F">
      <w:pPr>
        <w:pStyle w:val="ListParagraph"/>
        <w:spacing w:line="240" w:lineRule="auto"/>
        <w:ind w:left="166"/>
        <w:jc w:val="both"/>
        <w:rPr>
          <w:rFonts w:ascii="News Gothic GDB" w:hAnsi="News Gothic GDB" w:cstheme="minorHAnsi"/>
        </w:rPr>
      </w:pPr>
    </w:p>
    <w:p w14:paraId="0CEC7F71" w14:textId="5629CBA8" w:rsidR="00570D70" w:rsidRDefault="008F75C9" w:rsidP="00570D70">
      <w:pPr>
        <w:pStyle w:val="ListParagraph"/>
        <w:spacing w:line="240" w:lineRule="auto"/>
        <w:ind w:left="166"/>
        <w:jc w:val="both"/>
        <w:rPr>
          <w:rFonts w:ascii="News Gothic GDB" w:hAnsi="News Gothic GDB" w:cstheme="minorHAnsi"/>
        </w:rPr>
      </w:pPr>
      <w:r w:rsidRPr="00C81499">
        <w:rPr>
          <w:rFonts w:ascii="News Gothic GDB" w:hAnsi="News Gothic GDB" w:cstheme="minorHAnsi"/>
        </w:rPr>
        <w:t xml:space="preserve">During the fieldwork, IA will further assess the L2s to reduce testing of aspects where deficiencies, ongoing remediations or validations </w:t>
      </w:r>
      <w:r w:rsidR="00991FA7" w:rsidRPr="00C81499">
        <w:rPr>
          <w:rFonts w:ascii="News Gothic GDB" w:hAnsi="News Gothic GDB" w:cstheme="minorHAnsi"/>
        </w:rPr>
        <w:t xml:space="preserve">efforts </w:t>
      </w:r>
      <w:r w:rsidRPr="00C81499">
        <w:rPr>
          <w:rFonts w:ascii="News Gothic GDB" w:hAnsi="News Gothic GDB" w:cstheme="minorHAnsi"/>
        </w:rPr>
        <w:t xml:space="preserve">were previously unknown </w:t>
      </w:r>
      <w:r w:rsidR="005A5002">
        <w:rPr>
          <w:rFonts w:ascii="News Gothic GDB" w:hAnsi="News Gothic GDB" w:cstheme="minorHAnsi"/>
        </w:rPr>
        <w:t xml:space="preserve">– as </w:t>
      </w:r>
      <w:r w:rsidR="0089455F" w:rsidRPr="00C81499">
        <w:rPr>
          <w:rFonts w:ascii="News Gothic GDB" w:hAnsi="News Gothic GDB" w:cstheme="minorHAnsi"/>
        </w:rPr>
        <w:t>new information is</w:t>
      </w:r>
      <w:r w:rsidR="000555A7" w:rsidRPr="00C81499">
        <w:rPr>
          <w:rFonts w:ascii="News Gothic GDB" w:hAnsi="News Gothic GDB" w:cstheme="minorHAnsi"/>
        </w:rPr>
        <w:t xml:space="preserve"> </w:t>
      </w:r>
      <w:r w:rsidR="00BA6A30" w:rsidRPr="00C81499">
        <w:rPr>
          <w:rFonts w:ascii="News Gothic GDB" w:hAnsi="News Gothic GDB" w:cstheme="minorHAnsi"/>
        </w:rPr>
        <w:t>learned</w:t>
      </w:r>
      <w:r w:rsidR="005A5002">
        <w:rPr>
          <w:rFonts w:ascii="News Gothic GDB" w:hAnsi="News Gothic GDB" w:cstheme="minorHAnsi"/>
        </w:rPr>
        <w:t xml:space="preserve"> –</w:t>
      </w:r>
      <w:r w:rsidRPr="00C81499">
        <w:rPr>
          <w:rFonts w:ascii="News Gothic GDB" w:hAnsi="News Gothic GDB" w:cstheme="minorHAnsi"/>
        </w:rPr>
        <w:t xml:space="preserve"> and instead concentrate efforts on the other remaining aspects.</w:t>
      </w:r>
    </w:p>
    <w:p w14:paraId="4C384453" w14:textId="77777777" w:rsidR="00570D70" w:rsidRPr="00494B32" w:rsidRDefault="00570D70" w:rsidP="00494B32">
      <w:pPr>
        <w:spacing w:line="240" w:lineRule="auto"/>
        <w:jc w:val="both"/>
        <w:rPr>
          <w:rFonts w:ascii="News Gothic GDB" w:hAnsi="News Gothic GDB" w:cstheme="minorHAnsi"/>
        </w:rPr>
      </w:pPr>
    </w:p>
    <w:p w14:paraId="57B327C1" w14:textId="556EFCD4" w:rsidR="00C81499" w:rsidRPr="00C81499" w:rsidRDefault="004B0C7A" w:rsidP="00C81499">
      <w:pPr>
        <w:pStyle w:val="ListParagraph"/>
        <w:numPr>
          <w:ilvl w:val="0"/>
          <w:numId w:val="11"/>
        </w:numPr>
        <w:ind w:left="166" w:hanging="166"/>
        <w:jc w:val="both"/>
        <w:rPr>
          <w:rFonts w:ascii="News Gothic GDB" w:hAnsi="News Gothic GDB"/>
          <w:color w:val="000000" w:themeColor="text1"/>
        </w:rPr>
      </w:pPr>
      <w:r>
        <w:rPr>
          <w:rFonts w:ascii="News Gothic GDB" w:hAnsi="News Gothic GDB"/>
          <w:color w:val="000000" w:themeColor="text1"/>
        </w:rPr>
        <w:lastRenderedPageBreak/>
        <w:t>Following</w:t>
      </w:r>
      <w:r w:rsidR="008F75C9" w:rsidRPr="00C81499">
        <w:rPr>
          <w:rFonts w:ascii="News Gothic GDB" w:hAnsi="News Gothic GDB"/>
          <w:color w:val="000000" w:themeColor="text1"/>
        </w:rPr>
        <w:t xml:space="preserve"> a risk-based approach, IA carefully planned the related tests in SPRINTS within the RCA. During fieldwork, agile testing approach will be applied “on-the-fly” to not cover any identified ongoing remediation / IA SFV validation / low criticality / risk L2 sub-topics or tests assigned in SPRINT 3, without making corresponding changes to the RCA. Appropriately, at the end of fieldwork, IA Management will be informed, and a decision will be documented.</w:t>
      </w:r>
    </w:p>
    <w:p w14:paraId="7A7044CF" w14:textId="77777777" w:rsidR="00C81499" w:rsidRPr="00C81499" w:rsidRDefault="00C81499" w:rsidP="00C81499">
      <w:pPr>
        <w:jc w:val="both"/>
        <w:rPr>
          <w:rFonts w:ascii="News Gothic GDB" w:hAnsi="News Gothic GDB"/>
          <w:color w:val="000000" w:themeColor="text1"/>
        </w:rPr>
      </w:pPr>
    </w:p>
    <w:p w14:paraId="400CBFB2" w14:textId="312DAC93" w:rsidR="00C81499" w:rsidRPr="00C81499" w:rsidRDefault="00C81499" w:rsidP="00C81499">
      <w:pPr>
        <w:jc w:val="both"/>
        <w:rPr>
          <w:rFonts w:ascii="News Gothic GDB" w:hAnsi="News Gothic GDB"/>
          <w:sz w:val="22"/>
          <w:szCs w:val="22"/>
        </w:rPr>
      </w:pPr>
      <w:r w:rsidRPr="00C81499">
        <w:rPr>
          <w:rFonts w:ascii="News Gothic GDB" w:hAnsi="News Gothic GDB"/>
          <w:sz w:val="22"/>
          <w:szCs w:val="22"/>
        </w:rPr>
        <w:t>The IAM’s L2 AU-110-03-IAM Request &amp; Change Processes has no further activity planned in this audit considering its exhaustive review already performed in the 2025-024 Special Audit on General Controls. The 024 audit identified two open findings with ongoing remediation measures due in January 2026. For more details refer to section 5.3.</w:t>
      </w:r>
    </w:p>
    <w:p w14:paraId="446DC737" w14:textId="569043CA" w:rsidR="00C81499" w:rsidRPr="00C81499" w:rsidRDefault="00C81499" w:rsidP="00C81499">
      <w:pPr>
        <w:pStyle w:val="ListParagraph"/>
        <w:spacing w:line="240" w:lineRule="auto"/>
        <w:ind w:left="166"/>
        <w:jc w:val="both"/>
        <w:rPr>
          <w:rFonts w:ascii="News Gothic GDB" w:hAnsi="News Gothic GDB"/>
          <w:color w:val="000000" w:themeColor="text1"/>
        </w:rPr>
        <w:sectPr w:rsidR="00C81499" w:rsidRPr="00C81499" w:rsidSect="0093682C">
          <w:headerReference w:type="default" r:id="rId19"/>
          <w:footerReference w:type="default" r:id="rId20"/>
          <w:pgSz w:w="11906" w:h="16838"/>
          <w:pgMar w:top="1440" w:right="1440" w:bottom="630" w:left="1440" w:header="720" w:footer="0" w:gutter="0"/>
          <w:cols w:space="720"/>
          <w:docGrid w:linePitch="360"/>
        </w:sectPr>
      </w:pPr>
    </w:p>
    <w:p w14:paraId="1A84CFC7" w14:textId="4D1C79E5" w:rsidR="00F9696C" w:rsidRPr="00481A1D" w:rsidRDefault="008644EF" w:rsidP="003060F8">
      <w:pPr>
        <w:pStyle w:val="Heading1"/>
        <w:numPr>
          <w:ilvl w:val="0"/>
          <w:numId w:val="9"/>
        </w:numPr>
        <w:spacing w:before="360" w:after="240"/>
        <w:jc w:val="both"/>
        <w:rPr>
          <w:rFonts w:ascii="News Gothic GDB" w:hAnsi="News Gothic GDB"/>
          <w:b w:val="0"/>
          <w:color w:val="FF0000"/>
          <w:sz w:val="22"/>
          <w:szCs w:val="22"/>
        </w:rPr>
      </w:pPr>
      <w:bookmarkStart w:id="4" w:name="_Toc206680695"/>
      <w:r w:rsidRPr="00481A1D">
        <w:rPr>
          <w:rFonts w:ascii="News Gothic GDB" w:hAnsi="News Gothic GDB"/>
          <w:sz w:val="22"/>
          <w:szCs w:val="22"/>
        </w:rPr>
        <w:lastRenderedPageBreak/>
        <w:t>Process based information</w:t>
      </w:r>
      <w:bookmarkEnd w:id="4"/>
      <w:r w:rsidRPr="00481A1D">
        <w:rPr>
          <w:rFonts w:ascii="News Gothic GDB" w:hAnsi="News Gothic GDB"/>
          <w:sz w:val="22"/>
          <w:szCs w:val="22"/>
        </w:rPr>
        <w:t xml:space="preserve"> </w:t>
      </w:r>
    </w:p>
    <w:p w14:paraId="5CCD0193" w14:textId="72C74842" w:rsidR="001E03E5" w:rsidRDefault="00CB78F1" w:rsidP="00012057">
      <w:pPr>
        <w:pStyle w:val="ListParagraph"/>
        <w:ind w:left="360"/>
        <w:jc w:val="both"/>
        <w:rPr>
          <w:rFonts w:ascii="News Gothic GDB" w:hAnsi="News Gothic GDB"/>
        </w:rPr>
      </w:pPr>
      <w:r w:rsidRPr="00496AC0">
        <w:rPr>
          <w:rFonts w:ascii="News Gothic GDB" w:hAnsi="News Gothic GDB"/>
        </w:rPr>
        <w:t xml:space="preserve">As per Master IT application list, </w:t>
      </w:r>
      <w:hyperlink r:id="rId21" w:history="1">
        <w:r w:rsidRPr="004D7EAB">
          <w:rPr>
            <w:rStyle w:val="Hyperlink"/>
            <w:rFonts w:ascii="News Gothic GDB" w:hAnsi="News Gothic GDB"/>
          </w:rPr>
          <w:t xml:space="preserve">11 </w:t>
        </w:r>
        <w:r w:rsidR="00155C1D" w:rsidRPr="004D7EAB">
          <w:rPr>
            <w:rStyle w:val="Hyperlink"/>
            <w:rFonts w:ascii="News Gothic GDB" w:hAnsi="News Gothic GDB"/>
          </w:rPr>
          <w:t xml:space="preserve">applications for </w:t>
        </w:r>
        <w:r w:rsidR="00DB31E5" w:rsidRPr="004D7EAB">
          <w:rPr>
            <w:rStyle w:val="Hyperlink"/>
            <w:rFonts w:ascii="News Gothic GDB" w:hAnsi="News Gothic GDB"/>
          </w:rPr>
          <w:t xml:space="preserve">IAM and 4 </w:t>
        </w:r>
        <w:r w:rsidR="00155C1D" w:rsidRPr="004D7EAB">
          <w:rPr>
            <w:rStyle w:val="Hyperlink"/>
            <w:rFonts w:ascii="News Gothic GDB" w:hAnsi="News Gothic GDB"/>
          </w:rPr>
          <w:t>for</w:t>
        </w:r>
        <w:r w:rsidR="00333930" w:rsidRPr="004D7EAB">
          <w:rPr>
            <w:rStyle w:val="Hyperlink"/>
            <w:rFonts w:ascii="News Gothic GDB" w:hAnsi="News Gothic GDB"/>
          </w:rPr>
          <w:t xml:space="preserve"> PAM</w:t>
        </w:r>
        <w:r w:rsidR="00012057" w:rsidRPr="004D7EAB">
          <w:rPr>
            <w:rStyle w:val="Hyperlink"/>
            <w:rFonts w:ascii="News Gothic GDB" w:hAnsi="News Gothic GDB"/>
          </w:rPr>
          <w:t xml:space="preserve"> </w:t>
        </w:r>
        <w:r w:rsidR="00155C1D" w:rsidRPr="004D7EAB">
          <w:rPr>
            <w:rStyle w:val="Hyperlink"/>
            <w:rFonts w:ascii="News Gothic GDB" w:hAnsi="News Gothic GDB"/>
          </w:rPr>
          <w:t xml:space="preserve">were mapped to </w:t>
        </w:r>
        <w:r w:rsidR="00012057" w:rsidRPr="004D7EAB">
          <w:rPr>
            <w:rStyle w:val="Hyperlink"/>
            <w:rFonts w:ascii="News Gothic GDB" w:hAnsi="News Gothic GDB"/>
          </w:rPr>
          <w:t>sc</w:t>
        </w:r>
        <w:r w:rsidRPr="004D7EAB">
          <w:rPr>
            <w:rStyle w:val="Hyperlink"/>
            <w:rFonts w:ascii="News Gothic GDB" w:hAnsi="News Gothic GDB"/>
          </w:rPr>
          <w:t>oped L</w:t>
        </w:r>
        <w:r w:rsidR="00012057" w:rsidRPr="004D7EAB">
          <w:rPr>
            <w:rStyle w:val="Hyperlink"/>
            <w:rFonts w:ascii="News Gothic GDB" w:hAnsi="News Gothic GDB"/>
          </w:rPr>
          <w:t>2s</w:t>
        </w:r>
      </w:hyperlink>
      <w:r w:rsidR="00050765" w:rsidRPr="00496AC0">
        <w:rPr>
          <w:rFonts w:ascii="News Gothic GDB" w:hAnsi="News Gothic GDB"/>
        </w:rPr>
        <w:t xml:space="preserve"> </w:t>
      </w:r>
      <w:r w:rsidRPr="00496AC0">
        <w:rPr>
          <w:rFonts w:ascii="News Gothic GDB" w:hAnsi="News Gothic GDB"/>
        </w:rPr>
        <w:t xml:space="preserve">for potential coverage in 2025. IA’s preliminary screening reduced the number to </w:t>
      </w:r>
      <w:r w:rsidR="00507C87" w:rsidRPr="00496AC0">
        <w:rPr>
          <w:rFonts w:ascii="News Gothic GDB" w:hAnsi="News Gothic GDB"/>
        </w:rPr>
        <w:t>15</w:t>
      </w:r>
      <w:r w:rsidRPr="00496AC0">
        <w:rPr>
          <w:rFonts w:ascii="News Gothic GDB" w:hAnsi="News Gothic GDB"/>
        </w:rPr>
        <w:t xml:space="preserve"> applications</w:t>
      </w:r>
      <w:r w:rsidR="003C7BFA" w:rsidRPr="00496AC0">
        <w:rPr>
          <w:rFonts w:ascii="News Gothic GDB" w:hAnsi="News Gothic GDB"/>
        </w:rPr>
        <w:t xml:space="preserve"> for IAM</w:t>
      </w:r>
      <w:r w:rsidR="00507C87" w:rsidRPr="00496AC0">
        <w:rPr>
          <w:rFonts w:ascii="News Gothic GDB" w:hAnsi="News Gothic GDB"/>
        </w:rPr>
        <w:t>/PAM</w:t>
      </w:r>
      <w:r w:rsidR="00F75CA8" w:rsidRPr="00496AC0">
        <w:rPr>
          <w:rFonts w:ascii="News Gothic GDB" w:hAnsi="News Gothic GDB"/>
        </w:rPr>
        <w:t xml:space="preserve"> </w:t>
      </w:r>
      <w:r w:rsidR="00627E70" w:rsidRPr="00496AC0">
        <w:rPr>
          <w:rFonts w:ascii="News Gothic GDB" w:hAnsi="News Gothic GDB"/>
        </w:rPr>
        <w:t>–</w:t>
      </w:r>
      <w:r w:rsidRPr="00496AC0">
        <w:rPr>
          <w:rFonts w:ascii="News Gothic GDB" w:hAnsi="News Gothic GDB"/>
        </w:rPr>
        <w:t xml:space="preserve"> </w:t>
      </w:r>
      <w:r w:rsidR="00B168F0" w:rsidRPr="00496AC0">
        <w:rPr>
          <w:rFonts w:ascii="News Gothic GDB" w:hAnsi="News Gothic GDB"/>
        </w:rPr>
        <w:t>of which 1</w:t>
      </w:r>
      <w:r w:rsidR="008E4DFA" w:rsidRPr="00496AC0">
        <w:rPr>
          <w:rFonts w:ascii="News Gothic GDB" w:hAnsi="News Gothic GDB"/>
        </w:rPr>
        <w:t>3</w:t>
      </w:r>
      <w:r w:rsidRPr="00496AC0">
        <w:rPr>
          <w:rFonts w:ascii="News Gothic GDB" w:hAnsi="News Gothic GDB"/>
        </w:rPr>
        <w:t xml:space="preserve"> were covered in prior years (2023/24) with no significant findings, </w:t>
      </w:r>
      <w:r w:rsidR="00C807DE" w:rsidRPr="00496AC0">
        <w:rPr>
          <w:rFonts w:ascii="News Gothic GDB" w:hAnsi="News Gothic GDB"/>
        </w:rPr>
        <w:t>and remaining</w:t>
      </w:r>
      <w:r w:rsidRPr="00496AC0">
        <w:rPr>
          <w:rFonts w:ascii="News Gothic GDB" w:hAnsi="News Gothic GDB"/>
        </w:rPr>
        <w:t xml:space="preserve"> </w:t>
      </w:r>
      <w:r w:rsidR="004467AC" w:rsidRPr="00496AC0">
        <w:rPr>
          <w:rFonts w:ascii="News Gothic GDB" w:hAnsi="News Gothic GDB"/>
        </w:rPr>
        <w:t xml:space="preserve">two </w:t>
      </w:r>
      <w:r w:rsidR="00C64D56" w:rsidRPr="00496AC0">
        <w:rPr>
          <w:rFonts w:ascii="News Gothic GDB" w:hAnsi="News Gothic GDB" w:cs="Arial"/>
          <w:color w:val="000000" w:themeColor="text1"/>
        </w:rPr>
        <w:t>–</w:t>
      </w:r>
      <w:r w:rsidR="001701C3" w:rsidRPr="00496AC0">
        <w:rPr>
          <w:rFonts w:ascii="News Gothic GDB" w:hAnsi="News Gothic GDB"/>
        </w:rPr>
        <w:t>Workers</w:t>
      </w:r>
      <w:r w:rsidR="00193365">
        <w:rPr>
          <w:rFonts w:ascii="News Gothic GDB" w:hAnsi="News Gothic GDB"/>
        </w:rPr>
        <w:t>’</w:t>
      </w:r>
      <w:r w:rsidR="006821CF" w:rsidRPr="00496AC0">
        <w:rPr>
          <w:rFonts w:ascii="News Gothic GDB" w:hAnsi="News Gothic GDB"/>
        </w:rPr>
        <w:t xml:space="preserve"> onboarding (AID2033) and </w:t>
      </w:r>
      <w:r w:rsidR="00AC5AF0" w:rsidRPr="00496AC0">
        <w:rPr>
          <w:rFonts w:ascii="News Gothic GDB" w:hAnsi="News Gothic GDB"/>
        </w:rPr>
        <w:t>LDAP-Sec (AID</w:t>
      </w:r>
      <w:r w:rsidR="00BD33C5" w:rsidRPr="00496AC0">
        <w:rPr>
          <w:rFonts w:ascii="News Gothic GDB" w:hAnsi="News Gothic GDB"/>
        </w:rPr>
        <w:t>1</w:t>
      </w:r>
      <w:r w:rsidR="00AC5AF0" w:rsidRPr="00496AC0">
        <w:rPr>
          <w:rFonts w:ascii="News Gothic GDB" w:hAnsi="News Gothic GDB"/>
        </w:rPr>
        <w:t>002)</w:t>
      </w:r>
      <w:r w:rsidR="00C64D56" w:rsidRPr="00496AC0">
        <w:rPr>
          <w:rFonts w:ascii="News Gothic GDB" w:hAnsi="News Gothic GDB" w:cs="Arial"/>
          <w:color w:val="000000" w:themeColor="text1"/>
        </w:rPr>
        <w:t xml:space="preserve"> –</w:t>
      </w:r>
      <w:r w:rsidR="004467AC" w:rsidRPr="00496AC0">
        <w:rPr>
          <w:rFonts w:ascii="News Gothic GDB" w:hAnsi="News Gothic GDB"/>
        </w:rPr>
        <w:t xml:space="preserve"> </w:t>
      </w:r>
      <w:r w:rsidRPr="00496AC0">
        <w:rPr>
          <w:rFonts w:ascii="News Gothic GDB" w:hAnsi="News Gothic GDB"/>
        </w:rPr>
        <w:t>were removed/decommissioned</w:t>
      </w:r>
      <w:r w:rsidR="002009B5" w:rsidRPr="00496AC0">
        <w:rPr>
          <w:rFonts w:ascii="News Gothic GDB" w:hAnsi="News Gothic GDB"/>
        </w:rPr>
        <w:t>.</w:t>
      </w:r>
      <w:r w:rsidR="00C807DE" w:rsidRPr="00496AC0">
        <w:rPr>
          <w:rFonts w:ascii="News Gothic GDB" w:hAnsi="News Gothic GDB"/>
        </w:rPr>
        <w:t xml:space="preserve"> During preparation phase, </w:t>
      </w:r>
      <w:r w:rsidR="00401187" w:rsidRPr="00496AC0">
        <w:rPr>
          <w:rFonts w:ascii="News Gothic GDB" w:hAnsi="News Gothic GDB"/>
        </w:rPr>
        <w:t xml:space="preserve">IA was informed that </w:t>
      </w:r>
      <w:r w:rsidR="00C807DE" w:rsidRPr="00496AC0">
        <w:rPr>
          <w:rFonts w:ascii="News Gothic GDB" w:hAnsi="News Gothic GDB"/>
        </w:rPr>
        <w:t xml:space="preserve">at least 2 applications </w:t>
      </w:r>
      <w:r w:rsidR="00C64D56" w:rsidRPr="00496AC0">
        <w:rPr>
          <w:rFonts w:ascii="News Gothic GDB" w:hAnsi="News Gothic GDB" w:cs="Arial"/>
          <w:color w:val="000000" w:themeColor="text1"/>
        </w:rPr>
        <w:t>–</w:t>
      </w:r>
      <w:r w:rsidR="00367150" w:rsidRPr="00496AC0">
        <w:rPr>
          <w:rFonts w:ascii="News Gothic GDB" w:hAnsi="News Gothic GDB"/>
        </w:rPr>
        <w:t>AST MS Admin</w:t>
      </w:r>
      <w:r w:rsidR="004467AC" w:rsidRPr="00496AC0">
        <w:rPr>
          <w:rFonts w:ascii="News Gothic GDB" w:hAnsi="News Gothic GDB"/>
        </w:rPr>
        <w:t xml:space="preserve"> </w:t>
      </w:r>
      <w:r w:rsidR="00367150" w:rsidRPr="00496AC0">
        <w:rPr>
          <w:rFonts w:ascii="News Gothic GDB" w:hAnsi="News Gothic GDB"/>
        </w:rPr>
        <w:t xml:space="preserve">(AID1070) and </w:t>
      </w:r>
      <w:r w:rsidR="004467AC" w:rsidRPr="00496AC0">
        <w:rPr>
          <w:rFonts w:ascii="News Gothic GDB" w:hAnsi="News Gothic GDB"/>
        </w:rPr>
        <w:t>Token Authentication (AID960)</w:t>
      </w:r>
      <w:r w:rsidR="00C64D56" w:rsidRPr="00496AC0">
        <w:rPr>
          <w:rFonts w:ascii="News Gothic GDB" w:hAnsi="News Gothic GDB" w:cs="Arial"/>
          <w:color w:val="000000" w:themeColor="text1"/>
        </w:rPr>
        <w:t xml:space="preserve">– </w:t>
      </w:r>
      <w:r w:rsidR="00C807DE" w:rsidRPr="00496AC0">
        <w:rPr>
          <w:rFonts w:ascii="News Gothic GDB" w:hAnsi="News Gothic GDB"/>
        </w:rPr>
        <w:t xml:space="preserve">were </w:t>
      </w:r>
      <w:bookmarkStart w:id="5" w:name="_Hlk206417529"/>
      <w:r w:rsidR="00C807DE" w:rsidRPr="00496AC0">
        <w:rPr>
          <w:rFonts w:ascii="News Gothic GDB" w:hAnsi="News Gothic GDB"/>
        </w:rPr>
        <w:t xml:space="preserve">planned for decommissioning by </w:t>
      </w:r>
      <w:r w:rsidR="00401187" w:rsidRPr="00496AC0">
        <w:rPr>
          <w:rFonts w:ascii="News Gothic GDB" w:hAnsi="News Gothic GDB"/>
        </w:rPr>
        <w:t>December 2025</w:t>
      </w:r>
      <w:bookmarkEnd w:id="5"/>
      <w:r w:rsidR="00401187" w:rsidRPr="00496AC0">
        <w:rPr>
          <w:rFonts w:ascii="News Gothic GDB" w:hAnsi="News Gothic GDB"/>
        </w:rPr>
        <w:t>.</w:t>
      </w:r>
      <w:r w:rsidRPr="00496AC0">
        <w:rPr>
          <w:rFonts w:ascii="News Gothic GDB" w:hAnsi="News Gothic GDB"/>
        </w:rPr>
        <w:t xml:space="preserve"> Subject to preparation phase risk-based scoping, IA would decide on specific areas of coverage based on the insights gained during the preparation phase of those applications</w:t>
      </w:r>
      <w:r w:rsidR="00381D32" w:rsidRPr="00496AC0">
        <w:rPr>
          <w:rFonts w:ascii="News Gothic GDB" w:hAnsi="News Gothic GDB"/>
        </w:rPr>
        <w:t xml:space="preserve"> and their relevance to L2 processes</w:t>
      </w:r>
      <w:r w:rsidRPr="00496AC0">
        <w:rPr>
          <w:rFonts w:ascii="News Gothic GDB" w:hAnsi="News Gothic GDB"/>
        </w:rPr>
        <w:t>. i.e. IA would apply a risk-based approach to determine whether and where further testing would be necessary as part of the fieldwork to gain reasonable assurance over the applications.</w:t>
      </w:r>
    </w:p>
    <w:p w14:paraId="65D1A881" w14:textId="1588BA64" w:rsidR="0088679F" w:rsidRPr="00014D38" w:rsidRDefault="0088679F" w:rsidP="00014D38">
      <w:pPr>
        <w:jc w:val="both"/>
        <w:rPr>
          <w:rFonts w:ascii="News Gothic GDB" w:hAnsi="News Gothic GDB"/>
        </w:rPr>
      </w:pPr>
    </w:p>
    <w:p w14:paraId="4D54A16A" w14:textId="7F1680D9" w:rsidR="00511A3E" w:rsidRPr="00AE6032" w:rsidRDefault="00DD4C01" w:rsidP="009532EA">
      <w:pPr>
        <w:pStyle w:val="Heading2"/>
        <w:ind w:firstLine="360"/>
        <w:jc w:val="both"/>
        <w:rPr>
          <w:rFonts w:ascii="News Gothic GDB" w:hAnsi="News Gothic GDB"/>
          <w:i w:val="0"/>
          <w:sz w:val="20"/>
          <w:szCs w:val="20"/>
          <w:lang w:val="fr-FR"/>
          <w:rPrChange w:id="6" w:author="Yezad Wadia" w:date="2025-09-09T11:46:00Z" w16du:dateUtc="2025-09-09T09:46:00Z">
            <w:rPr>
              <w:rFonts w:ascii="News Gothic GDB" w:hAnsi="News Gothic GDB"/>
              <w:i w:val="0"/>
              <w:sz w:val="20"/>
              <w:szCs w:val="20"/>
            </w:rPr>
          </w:rPrChange>
        </w:rPr>
      </w:pPr>
      <w:bookmarkStart w:id="7" w:name="_5.1_L2_AU-110-01-IAM"/>
      <w:bookmarkStart w:id="8" w:name="_5.1._L2_AU-110-01-IAM"/>
      <w:bookmarkStart w:id="9" w:name="_Toc206680696"/>
      <w:bookmarkEnd w:id="7"/>
      <w:bookmarkEnd w:id="8"/>
      <w:r w:rsidRPr="00AE6032">
        <w:rPr>
          <w:rFonts w:ascii="News Gothic GDB" w:hAnsi="News Gothic GDB"/>
          <w:i w:val="0"/>
          <w:sz w:val="20"/>
          <w:szCs w:val="20"/>
          <w:lang w:val="fr-FR"/>
          <w:rPrChange w:id="10" w:author="Yezad Wadia" w:date="2025-09-09T11:46:00Z" w16du:dateUtc="2025-09-09T09:46:00Z">
            <w:rPr>
              <w:rFonts w:ascii="News Gothic GDB" w:hAnsi="News Gothic GDB"/>
              <w:i w:val="0"/>
              <w:sz w:val="20"/>
              <w:szCs w:val="20"/>
            </w:rPr>
          </w:rPrChange>
        </w:rPr>
        <w:t>5.1</w:t>
      </w:r>
      <w:r w:rsidR="00CD4786">
        <w:rPr>
          <w:rFonts w:ascii="News Gothic GDB" w:hAnsi="News Gothic GDB"/>
          <w:i w:val="0"/>
          <w:sz w:val="20"/>
          <w:szCs w:val="20"/>
          <w:lang w:val="fr-FR"/>
        </w:rPr>
        <w:t>.</w:t>
      </w:r>
      <w:r w:rsidRPr="00AE6032">
        <w:rPr>
          <w:rFonts w:ascii="News Gothic GDB" w:hAnsi="News Gothic GDB"/>
          <w:i w:val="0"/>
          <w:sz w:val="20"/>
          <w:szCs w:val="20"/>
          <w:lang w:val="fr-FR"/>
          <w:rPrChange w:id="11" w:author="Yezad Wadia" w:date="2025-09-09T11:46:00Z" w16du:dateUtc="2025-09-09T09:46:00Z">
            <w:rPr>
              <w:rFonts w:ascii="News Gothic GDB" w:hAnsi="News Gothic GDB"/>
              <w:i w:val="0"/>
              <w:sz w:val="20"/>
              <w:szCs w:val="20"/>
            </w:rPr>
          </w:rPrChange>
        </w:rPr>
        <w:t xml:space="preserve"> </w:t>
      </w:r>
      <w:commentRangeStart w:id="12"/>
      <w:commentRangeStart w:id="13"/>
      <w:r w:rsidR="00511A3E" w:rsidRPr="00AE6032">
        <w:rPr>
          <w:rFonts w:ascii="News Gothic GDB" w:hAnsi="News Gothic GDB"/>
          <w:i w:val="0"/>
          <w:sz w:val="20"/>
          <w:szCs w:val="20"/>
          <w:lang w:val="fr-FR"/>
          <w:rPrChange w:id="14" w:author="Yezad Wadia" w:date="2025-09-09T11:46:00Z" w16du:dateUtc="2025-09-09T09:46:00Z">
            <w:rPr>
              <w:rFonts w:ascii="News Gothic GDB" w:hAnsi="News Gothic GDB"/>
              <w:i w:val="0"/>
              <w:sz w:val="20"/>
              <w:szCs w:val="20"/>
            </w:rPr>
          </w:rPrChange>
        </w:rPr>
        <w:t>L2</w:t>
      </w:r>
      <w:proofErr w:type="gramStart"/>
      <w:r w:rsidR="00396781">
        <w:rPr>
          <w:rFonts w:ascii="News Gothic GDB" w:hAnsi="News Gothic GDB"/>
          <w:i w:val="0"/>
          <w:sz w:val="20"/>
          <w:szCs w:val="20"/>
          <w:lang w:val="fr-FR"/>
        </w:rPr>
        <w:t>s</w:t>
      </w:r>
      <w:r w:rsidR="004D527B">
        <w:rPr>
          <w:rFonts w:ascii="News Gothic GDB" w:hAnsi="News Gothic GDB"/>
          <w:i w:val="0"/>
          <w:sz w:val="20"/>
          <w:szCs w:val="20"/>
          <w:lang w:val="fr-FR"/>
        </w:rPr>
        <w:t>:</w:t>
      </w:r>
      <w:proofErr w:type="gramEnd"/>
      <w:r w:rsidR="00396781">
        <w:rPr>
          <w:rFonts w:ascii="News Gothic GDB" w:hAnsi="News Gothic GDB"/>
          <w:i w:val="0"/>
          <w:sz w:val="20"/>
          <w:szCs w:val="20"/>
          <w:lang w:val="fr-FR"/>
        </w:rPr>
        <w:t xml:space="preserve"> </w:t>
      </w:r>
      <w:r w:rsidR="0016750C" w:rsidRPr="00AE6032">
        <w:rPr>
          <w:rFonts w:ascii="News Gothic GDB" w:hAnsi="News Gothic GDB"/>
          <w:i w:val="0"/>
          <w:sz w:val="20"/>
          <w:szCs w:val="20"/>
          <w:lang w:val="fr-FR"/>
          <w:rPrChange w:id="15" w:author="Yezad Wadia" w:date="2025-09-09T11:46:00Z" w16du:dateUtc="2025-09-09T09:46:00Z">
            <w:rPr>
              <w:rFonts w:ascii="News Gothic GDB" w:hAnsi="News Gothic GDB"/>
              <w:i w:val="0"/>
              <w:sz w:val="20"/>
              <w:szCs w:val="20"/>
            </w:rPr>
          </w:rPrChange>
        </w:rPr>
        <w:t>AU-110-01-IAM Governance</w:t>
      </w:r>
      <w:commentRangeEnd w:id="12"/>
      <w:ins w:id="16" w:author="Yezad Wadia" w:date="2025-09-09T11:46:00Z" w16du:dateUtc="2025-09-09T09:46:00Z">
        <w:r w:rsidR="00AE6032" w:rsidRPr="00AE6032">
          <w:rPr>
            <w:rFonts w:ascii="News Gothic GDB" w:hAnsi="News Gothic GDB"/>
            <w:i w:val="0"/>
            <w:sz w:val="20"/>
            <w:szCs w:val="20"/>
            <w:lang w:val="fr-FR"/>
            <w:rPrChange w:id="17" w:author="Yezad Wadia" w:date="2025-09-09T11:46:00Z" w16du:dateUtc="2025-09-09T09:46:00Z">
              <w:rPr>
                <w:rFonts w:ascii="News Gothic GDB" w:hAnsi="News Gothic GDB"/>
                <w:i w:val="0"/>
                <w:sz w:val="20"/>
                <w:szCs w:val="20"/>
              </w:rPr>
            </w:rPrChange>
          </w:rPr>
          <w:t xml:space="preserve"> and</w:t>
        </w:r>
      </w:ins>
      <w:r w:rsidR="00F414A2">
        <w:rPr>
          <w:rStyle w:val="CommentReference"/>
        </w:rPr>
        <w:commentReference w:id="12"/>
      </w:r>
      <w:commentRangeEnd w:id="13"/>
      <w:r w:rsidR="00DB578D">
        <w:rPr>
          <w:rStyle w:val="CommentReference"/>
          <w:rFonts w:ascii="DIN-Regular" w:hAnsi="DIN-Regular"/>
          <w:b w:val="0"/>
          <w:i w:val="0"/>
        </w:rPr>
        <w:commentReference w:id="13"/>
      </w:r>
      <w:bookmarkEnd w:id="9"/>
      <w:ins w:id="20" w:author="Yezad Wadia" w:date="2025-09-09T11:46:00Z" w16du:dateUtc="2025-09-09T09:46:00Z">
        <w:r w:rsidR="00AE6032" w:rsidRPr="00AE6032">
          <w:rPr>
            <w:rFonts w:ascii="News Gothic GDB" w:hAnsi="News Gothic GDB"/>
            <w:i w:val="0"/>
            <w:sz w:val="20"/>
            <w:szCs w:val="20"/>
            <w:lang w:val="fr-FR"/>
            <w:rPrChange w:id="21" w:author="Yezad Wadia" w:date="2025-09-09T11:46:00Z" w16du:dateUtc="2025-09-09T09:46:00Z">
              <w:rPr>
                <w:rFonts w:ascii="News Gothic GDB" w:hAnsi="News Gothic GDB"/>
                <w:i w:val="0"/>
                <w:sz w:val="20"/>
                <w:szCs w:val="20"/>
              </w:rPr>
            </w:rPrChange>
          </w:rPr>
          <w:t xml:space="preserve"> </w:t>
        </w:r>
        <w:commentRangeStart w:id="22"/>
        <w:r w:rsidR="00AE6032" w:rsidRPr="00AE6032">
          <w:rPr>
            <w:rFonts w:ascii="News Gothic GDB" w:hAnsi="News Gothic GDB"/>
            <w:i w:val="0"/>
            <w:sz w:val="20"/>
            <w:szCs w:val="20"/>
            <w:lang w:val="fr-FR"/>
            <w:rPrChange w:id="23" w:author="Yezad Wadia" w:date="2025-09-09T11:46:00Z" w16du:dateUtc="2025-09-09T09:46:00Z">
              <w:rPr>
                <w:rFonts w:ascii="News Gothic GDB" w:hAnsi="News Gothic GDB"/>
                <w:i w:val="0"/>
                <w:sz w:val="20"/>
                <w:szCs w:val="20"/>
              </w:rPr>
            </w:rPrChange>
          </w:rPr>
          <w:t>AU-111-01-PAM Governance</w:t>
        </w:r>
        <w:commentRangeStart w:id="24"/>
        <w:commentRangeEnd w:id="24"/>
        <w:r w:rsidR="00AE6032">
          <w:rPr>
            <w:rStyle w:val="CommentReference"/>
            <w:rFonts w:ascii="DIN-Regular" w:hAnsi="DIN-Regular"/>
            <w:b w:val="0"/>
            <w:i w:val="0"/>
          </w:rPr>
          <w:commentReference w:id="24"/>
        </w:r>
        <w:commentRangeEnd w:id="22"/>
        <w:r w:rsidR="00AE6032">
          <w:rPr>
            <w:rStyle w:val="CommentReference"/>
            <w:rFonts w:ascii="DIN-Regular" w:hAnsi="DIN-Regular"/>
            <w:b w:val="0"/>
            <w:i w:val="0"/>
          </w:rPr>
          <w:commentReference w:id="22"/>
        </w:r>
      </w:ins>
    </w:p>
    <w:p w14:paraId="1152E35E" w14:textId="77777777" w:rsidR="00511A3E" w:rsidRPr="00AE6032" w:rsidRDefault="00511A3E" w:rsidP="00475621">
      <w:pPr>
        <w:jc w:val="both"/>
        <w:rPr>
          <w:rFonts w:ascii="News Gothic GDB" w:hAnsi="News Gothic GDB"/>
          <w:lang w:val="fr-FR"/>
          <w:rPrChange w:id="27" w:author="Yezad Wadia" w:date="2025-09-09T11:46:00Z" w16du:dateUtc="2025-09-09T09:46:00Z">
            <w:rPr>
              <w:rFonts w:ascii="News Gothic GDB" w:hAnsi="News Gothic GDB"/>
            </w:rPr>
          </w:rPrChange>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06517F" w:rsidRPr="00F27756" w14:paraId="269F507C" w14:textId="77777777" w:rsidTr="1E34F5EE">
        <w:tc>
          <w:tcPr>
            <w:tcW w:w="1620" w:type="dxa"/>
          </w:tcPr>
          <w:p w14:paraId="20658014" w14:textId="1D46A1B1" w:rsidR="0006517F" w:rsidRPr="00F27756" w:rsidRDefault="00A95FE6" w:rsidP="00F0051C">
            <w:pPr>
              <w:rPr>
                <w:rFonts w:ascii="News Gothic GDB" w:hAnsi="News Gothic GDB"/>
                <w:i/>
              </w:rPr>
            </w:pPr>
            <w:r w:rsidRPr="6ABC4B8F">
              <w:rPr>
                <w:rFonts w:ascii="News Gothic GDB" w:hAnsi="News Gothic GDB" w:cs="Arial"/>
                <w:i/>
                <w:sz w:val="22"/>
                <w:szCs w:val="22"/>
              </w:rPr>
              <w:t>Topic</w:t>
            </w:r>
          </w:p>
        </w:tc>
        <w:tc>
          <w:tcPr>
            <w:tcW w:w="13134" w:type="dxa"/>
          </w:tcPr>
          <w:p w14:paraId="70EF47B8" w14:textId="4E5FAA4C" w:rsidR="0006517F" w:rsidRPr="00F27756" w:rsidRDefault="00B23F7D" w:rsidP="00475621">
            <w:pPr>
              <w:jc w:val="both"/>
              <w:rPr>
                <w:rFonts w:ascii="News Gothic GDB" w:hAnsi="News Gothic GDB"/>
                <w:i/>
              </w:rPr>
            </w:pPr>
            <w:r w:rsidRPr="6ABC4B8F">
              <w:rPr>
                <w:rFonts w:ascii="News Gothic GDB" w:hAnsi="News Gothic GDB" w:cs="Arial"/>
                <w:i/>
                <w:sz w:val="22"/>
                <w:szCs w:val="22"/>
              </w:rPr>
              <w:t>Review and r</w:t>
            </w:r>
            <w:r w:rsidR="00A95FE6" w:rsidRPr="6ABC4B8F">
              <w:rPr>
                <w:rFonts w:ascii="News Gothic GDB" w:hAnsi="News Gothic GDB" w:cs="Arial"/>
                <w:i/>
                <w:sz w:val="22"/>
                <w:szCs w:val="22"/>
              </w:rPr>
              <w:t>esults</w:t>
            </w:r>
          </w:p>
        </w:tc>
      </w:tr>
      <w:tr w:rsidR="0006517F" w:rsidRPr="00F27756" w14:paraId="343F90EB" w14:textId="77777777" w:rsidTr="1E34F5EE">
        <w:tc>
          <w:tcPr>
            <w:tcW w:w="1620" w:type="dxa"/>
          </w:tcPr>
          <w:p w14:paraId="48DF7B97" w14:textId="54326816" w:rsidR="0006517F" w:rsidRPr="00F27756" w:rsidRDefault="00A11229" w:rsidP="00F0051C">
            <w:pPr>
              <w:rPr>
                <w:rFonts w:ascii="News Gothic GDB" w:hAnsi="News Gothic GDB"/>
              </w:rPr>
            </w:pPr>
            <w:r w:rsidRPr="6ABC4B8F">
              <w:rPr>
                <w:rFonts w:ascii="News Gothic GDB" w:hAnsi="News Gothic GDB" w:cs="Arial"/>
                <w:sz w:val="22"/>
                <w:szCs w:val="22"/>
              </w:rPr>
              <w:t>Process description</w:t>
            </w:r>
            <w:r w:rsidRPr="6ABC4B8F">
              <w:rPr>
                <w:rFonts w:ascii="News Gothic GDB" w:hAnsi="News Gothic GDB"/>
                <w:sz w:val="16"/>
                <w:szCs w:val="16"/>
              </w:rPr>
              <w:t xml:space="preserve"> </w:t>
            </w:r>
          </w:p>
        </w:tc>
        <w:tc>
          <w:tcPr>
            <w:tcW w:w="13134" w:type="dxa"/>
          </w:tcPr>
          <w:p w14:paraId="0F1A8596" w14:textId="664E3F8F" w:rsidR="00B432AE" w:rsidRPr="00A43AD8" w:rsidRDefault="006A7B96" w:rsidP="00475621">
            <w:pPr>
              <w:jc w:val="both"/>
              <w:rPr>
                <w:rFonts w:ascii="News Gothic GDB" w:hAnsi="News Gothic GDB" w:cs="Arial"/>
                <w:sz w:val="22"/>
                <w:szCs w:val="22"/>
              </w:rPr>
            </w:pPr>
            <w:r w:rsidRPr="00A43AD8">
              <w:rPr>
                <w:rFonts w:ascii="News Gothic GDB" w:hAnsi="News Gothic GDB" w:cs="Arial"/>
                <w:sz w:val="22"/>
                <w:szCs w:val="22"/>
              </w:rPr>
              <w:t>Identity and Access Management (IAM) is designed to ensure only the right people (Identity) can access the right resources at the right times and for the right reasons.</w:t>
            </w:r>
            <w:r w:rsidR="00884297" w:rsidRPr="00A43AD8">
              <w:rPr>
                <w:rFonts w:ascii="News Gothic GDB" w:hAnsi="News Gothic GDB" w:cs="Arial"/>
                <w:sz w:val="22"/>
                <w:szCs w:val="22"/>
              </w:rPr>
              <w:t xml:space="preserve"> For DBG, IAM</w:t>
            </w:r>
            <w:r w:rsidR="000E655D" w:rsidRPr="00A43AD8">
              <w:rPr>
                <w:rFonts w:ascii="News Gothic GDB" w:hAnsi="News Gothic GDB" w:cs="Arial"/>
                <w:sz w:val="22"/>
                <w:szCs w:val="22"/>
              </w:rPr>
              <w:t xml:space="preserve">, which is </w:t>
            </w:r>
            <w:r w:rsidR="00F04BF8" w:rsidRPr="00A43AD8">
              <w:rPr>
                <w:rFonts w:ascii="News Gothic GDB" w:hAnsi="News Gothic GDB" w:cs="Arial"/>
                <w:sz w:val="22"/>
                <w:szCs w:val="22"/>
              </w:rPr>
              <w:t>led</w:t>
            </w:r>
            <w:r w:rsidR="000E655D" w:rsidRPr="00A43AD8">
              <w:rPr>
                <w:rFonts w:ascii="News Gothic GDB" w:hAnsi="News Gothic GDB" w:cs="Arial"/>
                <w:sz w:val="22"/>
                <w:szCs w:val="22"/>
              </w:rPr>
              <w:t xml:space="preserve"> by Carsten Kreuz </w:t>
            </w:r>
            <w:r w:rsidR="00D2524A" w:rsidRPr="00A43AD8">
              <w:rPr>
                <w:rFonts w:ascii="News Gothic GDB" w:hAnsi="News Gothic GDB" w:cs="Arial"/>
                <w:sz w:val="22"/>
                <w:szCs w:val="22"/>
              </w:rPr>
              <w:t>(Head of Identity and Access Management – ICA)</w:t>
            </w:r>
            <w:r w:rsidR="00884297" w:rsidRPr="00A43AD8">
              <w:rPr>
                <w:rFonts w:ascii="News Gothic GDB" w:hAnsi="News Gothic GDB" w:cs="Arial"/>
                <w:sz w:val="22"/>
                <w:szCs w:val="22"/>
              </w:rPr>
              <w:t xml:space="preserve"> is handled centrally for </w:t>
            </w:r>
            <w:r w:rsidR="000E655D" w:rsidRPr="00A43AD8">
              <w:rPr>
                <w:rFonts w:ascii="News Gothic GDB" w:hAnsi="News Gothic GDB" w:cs="Arial"/>
                <w:sz w:val="22"/>
                <w:szCs w:val="22"/>
              </w:rPr>
              <w:t xml:space="preserve">our </w:t>
            </w:r>
            <w:r w:rsidR="00D2524A" w:rsidRPr="00A43AD8">
              <w:rPr>
                <w:rFonts w:ascii="News Gothic GDB" w:hAnsi="News Gothic GDB" w:cs="Arial"/>
                <w:sz w:val="22"/>
                <w:szCs w:val="22"/>
              </w:rPr>
              <w:t>in-scope</w:t>
            </w:r>
            <w:r w:rsidR="000E655D" w:rsidRPr="00A43AD8">
              <w:rPr>
                <w:rFonts w:ascii="News Gothic GDB" w:hAnsi="News Gothic GDB" w:cs="Arial"/>
                <w:sz w:val="22"/>
                <w:szCs w:val="22"/>
              </w:rPr>
              <w:t xml:space="preserve"> list of entities</w:t>
            </w:r>
            <w:r w:rsidR="00D2524A" w:rsidRPr="00A43AD8">
              <w:rPr>
                <w:rFonts w:ascii="News Gothic GDB" w:hAnsi="News Gothic GDB" w:cs="Arial"/>
                <w:sz w:val="22"/>
                <w:szCs w:val="22"/>
              </w:rPr>
              <w:t>. T</w:t>
            </w:r>
            <w:r w:rsidR="00237421" w:rsidRPr="00A43AD8">
              <w:rPr>
                <w:rFonts w:ascii="News Gothic GDB" w:hAnsi="News Gothic GDB" w:cs="Arial"/>
                <w:sz w:val="22"/>
                <w:szCs w:val="22"/>
              </w:rPr>
              <w:t>o manage these identities, 4 Business relevant tools are deployed centrally to collectively cover this topic</w:t>
            </w:r>
            <w:r w:rsidR="00F7306E" w:rsidRPr="00A43AD8">
              <w:rPr>
                <w:rFonts w:ascii="News Gothic GDB" w:hAnsi="News Gothic GDB" w:cs="Arial"/>
                <w:sz w:val="22"/>
                <w:szCs w:val="22"/>
              </w:rPr>
              <w:t>, namely SailPoint IIQ (AID</w:t>
            </w:r>
            <w:r w:rsidR="000B1B01" w:rsidRPr="00A43AD8">
              <w:rPr>
                <w:rFonts w:ascii="News Gothic GDB" w:hAnsi="News Gothic GDB" w:cs="Arial"/>
                <w:sz w:val="22"/>
                <w:szCs w:val="22"/>
              </w:rPr>
              <w:t>760</w:t>
            </w:r>
            <w:r w:rsidR="00F7306E" w:rsidRPr="00A43AD8">
              <w:rPr>
                <w:rFonts w:ascii="News Gothic GDB" w:hAnsi="News Gothic GDB" w:cs="Arial"/>
                <w:sz w:val="22"/>
                <w:szCs w:val="22"/>
              </w:rPr>
              <w:t>), Nex</w:t>
            </w:r>
            <w:r w:rsidR="00BE2EA7" w:rsidRPr="00A43AD8">
              <w:rPr>
                <w:rFonts w:ascii="News Gothic GDB" w:hAnsi="News Gothic GDB" w:cs="Arial"/>
                <w:sz w:val="22"/>
                <w:szCs w:val="22"/>
              </w:rPr>
              <w:t>i</w:t>
            </w:r>
            <w:r w:rsidR="00F7306E" w:rsidRPr="00A43AD8">
              <w:rPr>
                <w:rFonts w:ascii="News Gothic GDB" w:hAnsi="News Gothic GDB" w:cs="Arial"/>
                <w:sz w:val="22"/>
                <w:szCs w:val="22"/>
              </w:rPr>
              <w:t>s (AID</w:t>
            </w:r>
            <w:r w:rsidR="00BE2EA7" w:rsidRPr="00A43AD8">
              <w:rPr>
                <w:rFonts w:ascii="News Gothic GDB" w:hAnsi="News Gothic GDB" w:cs="Arial"/>
                <w:sz w:val="22"/>
                <w:szCs w:val="22"/>
              </w:rPr>
              <w:t>931</w:t>
            </w:r>
            <w:r w:rsidR="00F7306E" w:rsidRPr="00A43AD8">
              <w:rPr>
                <w:rFonts w:ascii="News Gothic GDB" w:hAnsi="News Gothic GDB" w:cs="Arial"/>
                <w:sz w:val="22"/>
                <w:szCs w:val="22"/>
              </w:rPr>
              <w:t>), CyberArk PAM (AID</w:t>
            </w:r>
            <w:r w:rsidR="009259AF" w:rsidRPr="00A43AD8">
              <w:rPr>
                <w:rFonts w:ascii="News Gothic GDB" w:hAnsi="News Gothic GDB" w:cs="Arial"/>
                <w:sz w:val="22"/>
                <w:szCs w:val="22"/>
              </w:rPr>
              <w:t>756</w:t>
            </w:r>
            <w:r w:rsidR="00F7306E" w:rsidRPr="00A43AD8">
              <w:rPr>
                <w:rFonts w:ascii="News Gothic GDB" w:hAnsi="News Gothic GDB" w:cs="Arial"/>
                <w:sz w:val="22"/>
                <w:szCs w:val="22"/>
              </w:rPr>
              <w:t xml:space="preserve">), </w:t>
            </w:r>
            <w:r w:rsidR="00813550" w:rsidRPr="00A43AD8">
              <w:rPr>
                <w:rFonts w:ascii="News Gothic GDB" w:hAnsi="News Gothic GDB" w:cs="Arial"/>
                <w:sz w:val="22"/>
                <w:szCs w:val="22"/>
              </w:rPr>
              <w:t>ForgeRock AM (AID</w:t>
            </w:r>
            <w:r w:rsidR="00532379" w:rsidRPr="00A43AD8">
              <w:rPr>
                <w:rFonts w:ascii="News Gothic GDB" w:hAnsi="News Gothic GDB" w:cs="Arial"/>
                <w:sz w:val="22"/>
                <w:szCs w:val="22"/>
              </w:rPr>
              <w:t>759</w:t>
            </w:r>
            <w:r w:rsidR="00813550" w:rsidRPr="00A43AD8">
              <w:rPr>
                <w:rFonts w:ascii="News Gothic GDB" w:hAnsi="News Gothic GDB" w:cs="Arial"/>
                <w:sz w:val="22"/>
                <w:szCs w:val="22"/>
              </w:rPr>
              <w:t>).</w:t>
            </w:r>
            <w:r w:rsidR="01FCF1BE" w:rsidRPr="00A43AD8">
              <w:rPr>
                <w:rFonts w:ascii="News Gothic GDB" w:hAnsi="News Gothic GDB" w:cs="Arial"/>
                <w:sz w:val="22"/>
                <w:szCs w:val="22"/>
              </w:rPr>
              <w:t xml:space="preserve"> </w:t>
            </w:r>
            <w:r w:rsidR="00B432AE" w:rsidRPr="00A43AD8">
              <w:rPr>
                <w:rFonts w:ascii="News Gothic GDB" w:hAnsi="News Gothic GDB" w:cs="Arial"/>
                <w:sz w:val="22"/>
                <w:szCs w:val="22"/>
              </w:rPr>
              <w:t xml:space="preserve">These applications supporting </w:t>
            </w:r>
            <w:r w:rsidR="00AE55CC" w:rsidRPr="00A43AD8">
              <w:rPr>
                <w:rFonts w:ascii="News Gothic GDB" w:hAnsi="News Gothic GDB" w:cs="Arial"/>
                <w:sz w:val="22"/>
                <w:szCs w:val="22"/>
              </w:rPr>
              <w:t xml:space="preserve">relevant </w:t>
            </w:r>
            <w:r w:rsidR="00B432AE" w:rsidRPr="00A43AD8">
              <w:rPr>
                <w:rFonts w:ascii="News Gothic GDB" w:hAnsi="News Gothic GDB" w:cs="Arial"/>
                <w:sz w:val="22"/>
                <w:szCs w:val="22"/>
              </w:rPr>
              <w:t>L2</w:t>
            </w:r>
            <w:r w:rsidR="00294866" w:rsidRPr="00A43AD8">
              <w:rPr>
                <w:rFonts w:ascii="News Gothic GDB" w:hAnsi="News Gothic GDB" w:cs="Arial"/>
                <w:sz w:val="22"/>
                <w:szCs w:val="22"/>
              </w:rPr>
              <w:t xml:space="preserve"> processes</w:t>
            </w:r>
            <w:r w:rsidR="00B432AE" w:rsidRPr="00A43AD8">
              <w:rPr>
                <w:rFonts w:ascii="News Gothic GDB" w:hAnsi="News Gothic GDB" w:cs="Arial"/>
                <w:sz w:val="22"/>
                <w:szCs w:val="22"/>
              </w:rPr>
              <w:t xml:space="preserve"> are covered in respective L2s below.</w:t>
            </w:r>
          </w:p>
          <w:p w14:paraId="5F86DBCD" w14:textId="77777777" w:rsidR="00B432AE" w:rsidRPr="00A43AD8" w:rsidRDefault="00B432AE" w:rsidP="00475621">
            <w:pPr>
              <w:jc w:val="both"/>
              <w:rPr>
                <w:rFonts w:ascii="News Gothic GDB" w:hAnsi="News Gothic GDB" w:cs="Arial"/>
                <w:sz w:val="22"/>
                <w:szCs w:val="22"/>
              </w:rPr>
            </w:pPr>
          </w:p>
          <w:p w14:paraId="622ABF14" w14:textId="3AA94D50" w:rsidR="006A7B96" w:rsidRPr="00A43AD8" w:rsidRDefault="00057A4E" w:rsidP="00475621">
            <w:pPr>
              <w:jc w:val="both"/>
              <w:rPr>
                <w:ins w:id="28" w:author="Yezad Wadia" w:date="2025-09-09T11:46:00Z" w16du:dateUtc="2025-09-09T09:46:00Z"/>
                <w:rFonts w:ascii="News Gothic GDB" w:hAnsi="News Gothic GDB" w:cs="Arial"/>
                <w:color w:val="000000" w:themeColor="text1"/>
                <w:sz w:val="22"/>
                <w:szCs w:val="22"/>
              </w:rPr>
            </w:pPr>
            <w:r w:rsidRPr="00A43AD8">
              <w:rPr>
                <w:rFonts w:ascii="News Gothic GDB" w:hAnsi="News Gothic GDB" w:cs="Arial"/>
                <w:sz w:val="22"/>
                <w:szCs w:val="22"/>
              </w:rPr>
              <w:t>Along with these 4 tools, DBG also has a sub team called ‘</w:t>
            </w:r>
            <w:commentRangeStart w:id="29"/>
            <w:r w:rsidRPr="00A43AD8">
              <w:rPr>
                <w:rFonts w:ascii="News Gothic GDB" w:hAnsi="News Gothic GDB" w:cs="Arial"/>
                <w:sz w:val="22"/>
                <w:szCs w:val="22"/>
              </w:rPr>
              <w:t>Cloud IAM</w:t>
            </w:r>
            <w:commentRangeEnd w:id="29"/>
            <w:r w:rsidR="006A7B96" w:rsidRPr="00A43AD8">
              <w:rPr>
                <w:rStyle w:val="CommentReference"/>
                <w:rFonts w:ascii="News Gothic GDB" w:hAnsi="News Gothic GDB"/>
                <w:sz w:val="22"/>
                <w:szCs w:val="22"/>
              </w:rPr>
              <w:commentReference w:id="29"/>
            </w:r>
            <w:r w:rsidR="00B93119" w:rsidRPr="00A43AD8">
              <w:rPr>
                <w:rFonts w:ascii="News Gothic GDB" w:hAnsi="News Gothic GDB" w:cs="Arial"/>
                <w:sz w:val="22"/>
                <w:szCs w:val="22"/>
              </w:rPr>
              <w:t>’ led by Abhijit Hazra</w:t>
            </w:r>
            <w:r w:rsidR="00141C50" w:rsidRPr="00A43AD8">
              <w:rPr>
                <w:rFonts w:ascii="News Gothic GDB" w:hAnsi="News Gothic GDB" w:cs="Arial"/>
                <w:sz w:val="22"/>
                <w:szCs w:val="22"/>
              </w:rPr>
              <w:t>, to cover spec</w:t>
            </w:r>
            <w:r w:rsidR="00D721BE" w:rsidRPr="00A43AD8">
              <w:rPr>
                <w:rFonts w:ascii="News Gothic GDB" w:hAnsi="News Gothic GDB" w:cs="Arial"/>
                <w:sz w:val="22"/>
                <w:szCs w:val="22"/>
              </w:rPr>
              <w:t xml:space="preserve">ific cloud platforms, </w:t>
            </w:r>
            <w:r w:rsidR="798A376D" w:rsidRPr="00A43AD8">
              <w:rPr>
                <w:rFonts w:ascii="News Gothic GDB" w:hAnsi="News Gothic GDB" w:cs="Arial"/>
                <w:sz w:val="22"/>
                <w:szCs w:val="22"/>
              </w:rPr>
              <w:t xml:space="preserve">such as </w:t>
            </w:r>
            <w:r w:rsidR="00D721BE" w:rsidRPr="00A43AD8">
              <w:rPr>
                <w:rFonts w:ascii="News Gothic GDB" w:hAnsi="News Gothic GDB" w:cs="Arial"/>
                <w:sz w:val="22"/>
                <w:szCs w:val="22"/>
              </w:rPr>
              <w:t>Google Cloud Platform (GCP) and Microsoft Azure</w:t>
            </w:r>
            <w:r w:rsidR="00DA72A1" w:rsidRPr="00A43AD8">
              <w:rPr>
                <w:rFonts w:ascii="News Gothic GDB" w:hAnsi="News Gothic GDB" w:cs="Arial"/>
                <w:sz w:val="22"/>
                <w:szCs w:val="22"/>
              </w:rPr>
              <w:t>,</w:t>
            </w:r>
            <w:r w:rsidR="00D721BE" w:rsidRPr="00A43AD8">
              <w:rPr>
                <w:rFonts w:ascii="News Gothic GDB" w:hAnsi="News Gothic GDB" w:cs="Arial"/>
                <w:sz w:val="22"/>
                <w:szCs w:val="22"/>
              </w:rPr>
              <w:t xml:space="preserve"> </w:t>
            </w:r>
            <w:r w:rsidR="00DA72A1" w:rsidRPr="00A43AD8">
              <w:rPr>
                <w:rFonts w:ascii="News Gothic GDB" w:hAnsi="News Gothic GDB" w:cs="Arial"/>
                <w:sz w:val="22"/>
                <w:szCs w:val="22"/>
              </w:rPr>
              <w:t>also known as</w:t>
            </w:r>
            <w:r w:rsidR="00D721BE" w:rsidRPr="00A43AD8">
              <w:rPr>
                <w:rFonts w:ascii="News Gothic GDB" w:hAnsi="News Gothic GDB" w:cs="Arial"/>
                <w:sz w:val="22"/>
                <w:szCs w:val="22"/>
              </w:rPr>
              <w:t xml:space="preserve"> </w:t>
            </w:r>
            <w:r w:rsidR="3E34D54D" w:rsidRPr="00A43AD8">
              <w:rPr>
                <w:rFonts w:ascii="News Gothic GDB" w:hAnsi="News Gothic GDB" w:cs="Arial"/>
                <w:sz w:val="22"/>
                <w:szCs w:val="22"/>
              </w:rPr>
              <w:t>(</w:t>
            </w:r>
            <w:r w:rsidR="00DA72A1" w:rsidRPr="00A43AD8">
              <w:rPr>
                <w:rFonts w:ascii="News Gothic GDB" w:hAnsi="News Gothic GDB" w:cs="Arial"/>
                <w:sz w:val="22"/>
                <w:szCs w:val="22"/>
              </w:rPr>
              <w:t>Azure</w:t>
            </w:r>
            <w:r w:rsidR="1674A01F" w:rsidRPr="00A43AD8">
              <w:rPr>
                <w:rFonts w:ascii="News Gothic GDB" w:hAnsi="News Gothic GDB" w:cs="Arial"/>
                <w:sz w:val="22"/>
                <w:szCs w:val="22"/>
              </w:rPr>
              <w:t>)</w:t>
            </w:r>
            <w:r w:rsidR="00B432AE" w:rsidRPr="00A43AD8">
              <w:rPr>
                <w:rFonts w:ascii="News Gothic GDB" w:hAnsi="News Gothic GDB" w:cs="Arial"/>
                <w:sz w:val="22"/>
                <w:szCs w:val="22"/>
              </w:rPr>
              <w:t xml:space="preserve"> and </w:t>
            </w:r>
            <w:r w:rsidR="0091053D" w:rsidRPr="00A43AD8">
              <w:rPr>
                <w:rFonts w:ascii="News Gothic GDB" w:hAnsi="News Gothic GDB" w:cs="Arial"/>
                <w:sz w:val="22"/>
                <w:szCs w:val="22"/>
              </w:rPr>
              <w:t xml:space="preserve">relies on </w:t>
            </w:r>
            <w:r w:rsidR="003F0354">
              <w:rPr>
                <w:rFonts w:ascii="News Gothic GDB" w:hAnsi="News Gothic GDB" w:cs="Arial"/>
                <w:sz w:val="22"/>
                <w:szCs w:val="22"/>
              </w:rPr>
              <w:t>*</w:t>
            </w:r>
            <w:r w:rsidR="0091053D" w:rsidRPr="00A43AD8">
              <w:rPr>
                <w:rFonts w:ascii="News Gothic GDB" w:hAnsi="News Gothic GDB" w:cs="Arial"/>
                <w:color w:val="000000" w:themeColor="text1"/>
                <w:sz w:val="22"/>
                <w:szCs w:val="22"/>
              </w:rPr>
              <w:t>Azure AD</w:t>
            </w:r>
            <w:r w:rsidR="003F0354">
              <w:rPr>
                <w:rFonts w:ascii="News Gothic GDB" w:hAnsi="News Gothic GDB" w:cs="Arial"/>
                <w:color w:val="000000" w:themeColor="text1"/>
                <w:sz w:val="22"/>
                <w:szCs w:val="22"/>
              </w:rPr>
              <w:t xml:space="preserve">, </w:t>
            </w:r>
            <w:r w:rsidR="008170B4">
              <w:rPr>
                <w:rFonts w:ascii="News Gothic GDB" w:hAnsi="News Gothic GDB" w:cs="Arial"/>
                <w:color w:val="000000" w:themeColor="text1"/>
                <w:sz w:val="22"/>
                <w:szCs w:val="22"/>
              </w:rPr>
              <w:t>**</w:t>
            </w:r>
            <w:r w:rsidR="0091053D" w:rsidRPr="00A43AD8">
              <w:rPr>
                <w:rFonts w:ascii="News Gothic GDB" w:hAnsi="News Gothic GDB" w:cs="Arial"/>
                <w:color w:val="000000" w:themeColor="text1"/>
                <w:sz w:val="22"/>
                <w:szCs w:val="22"/>
              </w:rPr>
              <w:t xml:space="preserve">Entra AD, CyberArk to manage the </w:t>
            </w:r>
            <w:r w:rsidR="0078489F" w:rsidRPr="00A43AD8">
              <w:rPr>
                <w:rFonts w:ascii="News Gothic GDB" w:hAnsi="News Gothic GDB" w:cs="Arial"/>
                <w:color w:val="000000" w:themeColor="text1"/>
                <w:sz w:val="22"/>
                <w:szCs w:val="22"/>
              </w:rPr>
              <w:t>identity and accesses</w:t>
            </w:r>
            <w:r w:rsidR="007F74C4" w:rsidRPr="00A43AD8">
              <w:rPr>
                <w:rFonts w:ascii="News Gothic GDB" w:hAnsi="News Gothic GDB" w:cs="Arial"/>
                <w:color w:val="000000" w:themeColor="text1"/>
                <w:sz w:val="22"/>
                <w:szCs w:val="22"/>
              </w:rPr>
              <w:t xml:space="preserve"> (including MFA -multi factor authentication)</w:t>
            </w:r>
            <w:r w:rsidR="0078489F" w:rsidRPr="00A43AD8">
              <w:rPr>
                <w:rFonts w:ascii="News Gothic GDB" w:hAnsi="News Gothic GDB" w:cs="Arial"/>
                <w:color w:val="000000" w:themeColor="text1"/>
                <w:sz w:val="22"/>
                <w:szCs w:val="22"/>
              </w:rPr>
              <w:t xml:space="preserve"> to those environments</w:t>
            </w:r>
            <w:r w:rsidR="00C649E1" w:rsidRPr="00A43AD8">
              <w:rPr>
                <w:rFonts w:ascii="News Gothic GDB" w:hAnsi="News Gothic GDB" w:cs="Arial"/>
                <w:color w:val="000000" w:themeColor="text1"/>
                <w:sz w:val="22"/>
                <w:szCs w:val="22"/>
              </w:rPr>
              <w:t xml:space="preserve"> and critical infrastructure.</w:t>
            </w:r>
          </w:p>
          <w:p w14:paraId="74D1892B" w14:textId="77777777" w:rsidR="00396E3B" w:rsidRPr="00A43AD8" w:rsidRDefault="00396E3B" w:rsidP="00475621">
            <w:pPr>
              <w:jc w:val="both"/>
              <w:rPr>
                <w:rFonts w:ascii="News Gothic GDB" w:hAnsi="News Gothic GDB" w:cs="Arial"/>
                <w:color w:val="FF0000"/>
                <w:sz w:val="22"/>
                <w:szCs w:val="22"/>
                <w:highlight w:val="yellow"/>
                <w:lang w:bidi="ar-SA"/>
              </w:rPr>
            </w:pPr>
          </w:p>
          <w:p w14:paraId="75CEBFBD" w14:textId="73A11CDC" w:rsidR="00E31636" w:rsidRDefault="003F0354" w:rsidP="00475621">
            <w:pPr>
              <w:jc w:val="both"/>
              <w:rPr>
                <w:rFonts w:ascii="News Gothic GDB" w:hAnsi="News Gothic GDB" w:cs="Arial"/>
                <w:i/>
                <w:iCs/>
                <w:color w:val="000000" w:themeColor="text1"/>
                <w:sz w:val="18"/>
                <w:szCs w:val="18"/>
              </w:rPr>
            </w:pPr>
            <w:r w:rsidRPr="003F0354">
              <w:rPr>
                <w:rFonts w:ascii="News Gothic GDB" w:hAnsi="News Gothic GDB" w:cs="Arial"/>
                <w:i/>
                <w:iCs/>
                <w:color w:val="000000" w:themeColor="text1"/>
                <w:sz w:val="18"/>
                <w:szCs w:val="18"/>
              </w:rPr>
              <w:t xml:space="preserve">*Azure AD (CID2725 under </w:t>
            </w:r>
            <w:r w:rsidR="00E31636" w:rsidRPr="003F0354">
              <w:rPr>
                <w:rFonts w:ascii="News Gothic GDB" w:hAnsi="News Gothic GDB" w:cs="Arial"/>
                <w:i/>
                <w:iCs/>
                <w:color w:val="000000" w:themeColor="text1"/>
                <w:sz w:val="18"/>
                <w:szCs w:val="18"/>
              </w:rPr>
              <w:t>Corporate IT Active Directory</w:t>
            </w:r>
            <w:r w:rsidR="00E31636">
              <w:rPr>
                <w:rFonts w:ascii="News Gothic GDB" w:hAnsi="News Gothic GDB" w:cs="Arial"/>
                <w:i/>
                <w:iCs/>
                <w:color w:val="000000" w:themeColor="text1"/>
                <w:sz w:val="18"/>
                <w:szCs w:val="18"/>
              </w:rPr>
              <w:t xml:space="preserve"> -</w:t>
            </w:r>
            <w:r w:rsidRPr="003F0354">
              <w:rPr>
                <w:rFonts w:ascii="News Gothic GDB" w:hAnsi="News Gothic GDB" w:cs="Arial"/>
                <w:i/>
                <w:iCs/>
                <w:color w:val="000000" w:themeColor="text1"/>
                <w:sz w:val="18"/>
                <w:szCs w:val="18"/>
              </w:rPr>
              <w:t>AID415)</w:t>
            </w:r>
          </w:p>
          <w:p w14:paraId="7CD1A089" w14:textId="105843D7" w:rsidR="003F0354" w:rsidRPr="003F0354" w:rsidRDefault="008170B4" w:rsidP="00475621">
            <w:pPr>
              <w:jc w:val="both"/>
              <w:rPr>
                <w:rFonts w:ascii="News Gothic GDB" w:hAnsi="News Gothic GDB" w:cs="Arial"/>
                <w:i/>
                <w:iCs/>
                <w:color w:val="FF0000"/>
                <w:sz w:val="18"/>
                <w:szCs w:val="18"/>
                <w:highlight w:val="yellow"/>
                <w:lang w:bidi="ar-SA"/>
              </w:rPr>
            </w:pPr>
            <w:r>
              <w:rPr>
                <w:rFonts w:ascii="News Gothic GDB" w:hAnsi="News Gothic GDB" w:cs="Arial"/>
                <w:i/>
                <w:iCs/>
                <w:color w:val="000000" w:themeColor="text1"/>
                <w:sz w:val="18"/>
                <w:szCs w:val="18"/>
              </w:rPr>
              <w:t>**</w:t>
            </w:r>
            <w:r w:rsidR="003F0354" w:rsidRPr="003F0354">
              <w:rPr>
                <w:rFonts w:ascii="News Gothic GDB" w:hAnsi="News Gothic GDB" w:cs="Arial"/>
                <w:i/>
                <w:iCs/>
                <w:color w:val="000000" w:themeColor="text1"/>
                <w:sz w:val="18"/>
                <w:szCs w:val="18"/>
              </w:rPr>
              <w:t xml:space="preserve">Entra AD [Security IT is creating a component ID (CID) for MS Entra </w:t>
            </w:r>
            <w:r w:rsidR="000B6A4A">
              <w:rPr>
                <w:rFonts w:ascii="News Gothic GDB" w:hAnsi="News Gothic GDB" w:cs="Arial"/>
                <w:i/>
                <w:iCs/>
                <w:color w:val="000000" w:themeColor="text1"/>
                <w:sz w:val="18"/>
                <w:szCs w:val="18"/>
              </w:rPr>
              <w:t>-</w:t>
            </w:r>
            <w:r w:rsidR="003F0354" w:rsidRPr="003F0354">
              <w:rPr>
                <w:rFonts w:ascii="News Gothic GDB" w:hAnsi="News Gothic GDB" w:cs="Arial"/>
                <w:i/>
                <w:iCs/>
                <w:color w:val="000000" w:themeColor="text1"/>
                <w:sz w:val="18"/>
                <w:szCs w:val="18"/>
              </w:rPr>
              <w:t>new authentication method; under the Corporate IT Active Directory</w:t>
            </w:r>
            <w:r w:rsidR="007D2BF1">
              <w:rPr>
                <w:rFonts w:ascii="News Gothic GDB" w:hAnsi="News Gothic GDB" w:cs="Arial"/>
                <w:i/>
                <w:iCs/>
                <w:color w:val="000000" w:themeColor="text1"/>
                <w:sz w:val="18"/>
                <w:szCs w:val="18"/>
              </w:rPr>
              <w:t xml:space="preserve"> – AID415</w:t>
            </w:r>
            <w:r w:rsidR="003F0354" w:rsidRPr="003F0354">
              <w:rPr>
                <w:rFonts w:ascii="News Gothic GDB" w:hAnsi="News Gothic GDB" w:cs="Arial"/>
                <w:i/>
                <w:iCs/>
                <w:color w:val="000000" w:themeColor="text1"/>
                <w:sz w:val="18"/>
                <w:szCs w:val="18"/>
              </w:rPr>
              <w:t>]</w:t>
            </w:r>
          </w:p>
          <w:p w14:paraId="06D7DFCA" w14:textId="77777777" w:rsidR="003F0354" w:rsidRPr="00A43AD8" w:rsidRDefault="003F0354" w:rsidP="00475621">
            <w:pPr>
              <w:jc w:val="both"/>
              <w:rPr>
                <w:rFonts w:ascii="News Gothic GDB" w:hAnsi="News Gothic GDB" w:cs="Arial"/>
                <w:color w:val="FF0000"/>
                <w:sz w:val="22"/>
                <w:szCs w:val="22"/>
                <w:highlight w:val="yellow"/>
                <w:lang w:bidi="ar-SA"/>
              </w:rPr>
            </w:pPr>
          </w:p>
          <w:p w14:paraId="02EB6F7A" w14:textId="46E52E16" w:rsidR="00E942B9" w:rsidRPr="00A43AD8" w:rsidRDefault="00396E3B" w:rsidP="00475621">
            <w:pPr>
              <w:jc w:val="both"/>
              <w:rPr>
                <w:rFonts w:ascii="News Gothic GDB" w:hAnsi="News Gothic GDB" w:cs="Arial"/>
                <w:sz w:val="22"/>
                <w:szCs w:val="22"/>
              </w:rPr>
            </w:pPr>
            <w:r w:rsidRPr="00A43AD8">
              <w:rPr>
                <w:rFonts w:ascii="News Gothic GDB" w:hAnsi="News Gothic GDB" w:cs="Arial"/>
                <w:sz w:val="22"/>
                <w:szCs w:val="22"/>
              </w:rPr>
              <w:t xml:space="preserve">Privileged Access Management (PAM) is designed to ensure only the identified people for higher privileges (Identity) can access the right resources at the right times and for the right </w:t>
            </w:r>
            <w:r w:rsidR="00A44220" w:rsidRPr="00A43AD8">
              <w:rPr>
                <w:rFonts w:ascii="News Gothic GDB" w:hAnsi="News Gothic GDB" w:cs="Arial"/>
                <w:sz w:val="22"/>
                <w:szCs w:val="22"/>
              </w:rPr>
              <w:t>reasons. In</w:t>
            </w:r>
            <w:r w:rsidR="00FA029E" w:rsidRPr="00A43AD8">
              <w:rPr>
                <w:rFonts w:ascii="News Gothic GDB" w:hAnsi="News Gothic GDB" w:cs="Arial"/>
                <w:sz w:val="22"/>
                <w:szCs w:val="22"/>
              </w:rPr>
              <w:t xml:space="preserve"> this context, IA received </w:t>
            </w:r>
            <w:r w:rsidR="008207D2" w:rsidRPr="00A43AD8">
              <w:rPr>
                <w:rFonts w:ascii="News Gothic GDB" w:hAnsi="News Gothic GDB" w:cs="Arial"/>
                <w:sz w:val="22"/>
                <w:szCs w:val="22"/>
              </w:rPr>
              <w:t xml:space="preserve">an </w:t>
            </w:r>
            <w:hyperlink r:id="rId26" w:history="1">
              <w:r w:rsidR="008207D2" w:rsidRPr="00A43AD8">
                <w:rPr>
                  <w:rStyle w:val="Hyperlink"/>
                  <w:rFonts w:ascii="News Gothic GDB" w:hAnsi="News Gothic GDB" w:cs="Arial"/>
                  <w:sz w:val="22"/>
                  <w:szCs w:val="22"/>
                  <w:lang w:bidi="ar-SA"/>
                </w:rPr>
                <w:t>email</w:t>
              </w:r>
            </w:hyperlink>
            <w:r w:rsidR="008207D2" w:rsidRPr="00A43AD8">
              <w:rPr>
                <w:rFonts w:ascii="News Gothic GDB" w:hAnsi="News Gothic GDB" w:cs="Arial"/>
                <w:sz w:val="22"/>
                <w:szCs w:val="22"/>
              </w:rPr>
              <w:t xml:space="preserve"> from </w:t>
            </w:r>
            <w:r w:rsidR="008207D2" w:rsidRPr="00A43AD8">
              <w:rPr>
                <w:rFonts w:ascii="News Gothic GDB" w:hAnsi="News Gothic GDB" w:cs="Arial"/>
                <w:color w:val="000000" w:themeColor="text1"/>
                <w:sz w:val="22"/>
                <w:szCs w:val="22"/>
              </w:rPr>
              <w:t xml:space="preserve">ECAG CRIT Information Security Office (RIT) - KRITIS Office </w:t>
            </w:r>
            <w:r w:rsidR="004B3B03" w:rsidRPr="00A43AD8">
              <w:rPr>
                <w:rFonts w:ascii="News Gothic GDB" w:hAnsi="News Gothic GDB" w:cs="Arial"/>
                <w:color w:val="000000" w:themeColor="text1"/>
                <w:sz w:val="22"/>
                <w:szCs w:val="22"/>
              </w:rPr>
              <w:t xml:space="preserve">highlighting risks. </w:t>
            </w:r>
            <w:r w:rsidR="00FC4CE2" w:rsidRPr="00A43AD8">
              <w:rPr>
                <w:rFonts w:ascii="News Gothic GDB" w:hAnsi="News Gothic GDB" w:cs="Arial"/>
                <w:color w:val="000000" w:themeColor="text1"/>
                <w:sz w:val="22"/>
                <w:szCs w:val="22"/>
              </w:rPr>
              <w:t>IA will include a test procedure regarding the information received</w:t>
            </w:r>
            <w:r w:rsidR="00A43AD8" w:rsidRPr="00A43AD8">
              <w:rPr>
                <w:rFonts w:ascii="News Gothic GDB" w:hAnsi="News Gothic GDB" w:cs="Arial"/>
                <w:color w:val="000000" w:themeColor="text1"/>
                <w:sz w:val="22"/>
                <w:szCs w:val="22"/>
              </w:rPr>
              <w:t xml:space="preserve"> (TP4)</w:t>
            </w:r>
            <w:r w:rsidR="00CE3F22" w:rsidRPr="00A43AD8">
              <w:rPr>
                <w:rFonts w:ascii="News Gothic GDB" w:hAnsi="News Gothic GDB" w:cs="Arial"/>
                <w:color w:val="000000" w:themeColor="text1"/>
                <w:sz w:val="22"/>
                <w:szCs w:val="22"/>
              </w:rPr>
              <w:t>.</w:t>
            </w:r>
            <w:r w:rsidR="008207D2" w:rsidRPr="00A43AD8">
              <w:rPr>
                <w:rFonts w:ascii="News Gothic GDB" w:hAnsi="News Gothic GDB" w:cs="Arial"/>
                <w:color w:val="000000" w:themeColor="text1"/>
                <w:sz w:val="22"/>
                <w:szCs w:val="22"/>
              </w:rPr>
              <w:t xml:space="preserve"> </w:t>
            </w:r>
          </w:p>
          <w:p w14:paraId="31FC09E3" w14:textId="77777777" w:rsidR="009B03CE" w:rsidRPr="00A43AD8" w:rsidRDefault="009B03CE" w:rsidP="00475621">
            <w:pPr>
              <w:jc w:val="both"/>
              <w:rPr>
                <w:rFonts w:ascii="News Gothic GDB" w:hAnsi="News Gothic GDB" w:cs="Arial"/>
                <w:sz w:val="22"/>
                <w:szCs w:val="22"/>
              </w:rPr>
            </w:pPr>
          </w:p>
          <w:p w14:paraId="7FBEAFBF" w14:textId="77777777" w:rsidR="00DF0660" w:rsidRPr="00A43AD8" w:rsidRDefault="000D22A0" w:rsidP="000D22A0">
            <w:pPr>
              <w:jc w:val="both"/>
              <w:rPr>
                <w:rFonts w:ascii="News Gothic GDB" w:hAnsi="News Gothic GDB" w:cs="Arial"/>
                <w:b/>
                <w:sz w:val="22"/>
                <w:szCs w:val="22"/>
              </w:rPr>
            </w:pPr>
            <w:r w:rsidRPr="00A43AD8">
              <w:rPr>
                <w:rFonts w:ascii="News Gothic GDB" w:hAnsi="News Gothic GDB" w:cs="Arial"/>
                <w:b/>
                <w:sz w:val="22"/>
                <w:szCs w:val="22"/>
                <w:u w:val="single"/>
              </w:rPr>
              <w:t>Conclusion for RCA:</w:t>
            </w:r>
            <w:r w:rsidR="007A2F96" w:rsidRPr="00A43AD8">
              <w:rPr>
                <w:rFonts w:ascii="News Gothic GDB" w:hAnsi="News Gothic GDB" w:cs="Arial"/>
                <w:b/>
                <w:sz w:val="22"/>
                <w:szCs w:val="22"/>
              </w:rPr>
              <w:t xml:space="preserve"> </w:t>
            </w:r>
          </w:p>
          <w:p w14:paraId="341EFBED" w14:textId="46ED252C" w:rsidR="00561FB6" w:rsidRDefault="00452F61" w:rsidP="00452F61">
            <w:pPr>
              <w:jc w:val="both"/>
              <w:rPr>
                <w:rFonts w:ascii="News Gothic GDB" w:hAnsi="News Gothic GDB" w:cs="Arial"/>
                <w:color w:val="000000" w:themeColor="text1"/>
                <w:sz w:val="22"/>
                <w:szCs w:val="22"/>
              </w:rPr>
            </w:pPr>
            <w:r w:rsidRPr="00A43AD8">
              <w:rPr>
                <w:rFonts w:ascii="News Gothic GDB" w:hAnsi="News Gothic GDB" w:cs="Arial"/>
                <w:color w:val="000000" w:themeColor="text1"/>
                <w:sz w:val="22"/>
                <w:szCs w:val="22"/>
              </w:rPr>
              <w:t>(TP</w:t>
            </w:r>
            <w:r w:rsidR="00700D95">
              <w:rPr>
                <w:rFonts w:ascii="News Gothic GDB" w:hAnsi="News Gothic GDB" w:cs="Arial"/>
                <w:color w:val="000000" w:themeColor="text1"/>
                <w:sz w:val="22"/>
                <w:szCs w:val="22"/>
              </w:rPr>
              <w:t>2</w:t>
            </w:r>
            <w:r w:rsidRPr="00A43AD8">
              <w:rPr>
                <w:rFonts w:ascii="News Gothic GDB" w:hAnsi="News Gothic GDB" w:cs="Arial"/>
                <w:color w:val="000000" w:themeColor="text1"/>
                <w:sz w:val="22"/>
                <w:szCs w:val="22"/>
              </w:rPr>
              <w:t xml:space="preserve">) </w:t>
            </w:r>
            <w:r w:rsidR="00DF0660" w:rsidRPr="00A43AD8">
              <w:rPr>
                <w:rFonts w:ascii="News Gothic GDB" w:hAnsi="News Gothic GDB" w:cs="Arial"/>
                <w:color w:val="000000" w:themeColor="text1"/>
                <w:sz w:val="22"/>
                <w:szCs w:val="22"/>
              </w:rPr>
              <w:t>R</w:t>
            </w:r>
            <w:r w:rsidR="007A2F96" w:rsidRPr="00A43AD8">
              <w:rPr>
                <w:rFonts w:ascii="News Gothic GDB" w:hAnsi="News Gothic GDB" w:cs="Arial"/>
                <w:color w:val="000000" w:themeColor="text1"/>
                <w:sz w:val="22"/>
                <w:szCs w:val="22"/>
              </w:rPr>
              <w:t xml:space="preserve">egarding </w:t>
            </w:r>
            <w:r w:rsidR="00DF0660" w:rsidRPr="00A43AD8">
              <w:rPr>
                <w:rFonts w:ascii="News Gothic GDB" w:hAnsi="News Gothic GDB" w:cs="Arial"/>
                <w:color w:val="000000" w:themeColor="text1"/>
                <w:sz w:val="22"/>
                <w:szCs w:val="22"/>
              </w:rPr>
              <w:t>Azure AD</w:t>
            </w:r>
            <w:r w:rsidR="001B5F4B" w:rsidRPr="00A43AD8">
              <w:rPr>
                <w:rFonts w:ascii="News Gothic GDB" w:hAnsi="News Gothic GDB" w:cs="Arial"/>
                <w:color w:val="000000" w:themeColor="text1"/>
                <w:sz w:val="22"/>
                <w:szCs w:val="22"/>
              </w:rPr>
              <w:t>/</w:t>
            </w:r>
            <w:r w:rsidR="00DF0660" w:rsidRPr="00A43AD8">
              <w:rPr>
                <w:rFonts w:ascii="News Gothic GDB" w:hAnsi="News Gothic GDB" w:cs="Arial"/>
                <w:color w:val="000000" w:themeColor="text1"/>
                <w:sz w:val="22"/>
                <w:szCs w:val="22"/>
              </w:rPr>
              <w:t>Entra AD</w:t>
            </w:r>
            <w:r w:rsidR="001B5F4B" w:rsidRPr="00A43AD8">
              <w:rPr>
                <w:rFonts w:ascii="News Gothic GDB" w:hAnsi="News Gothic GDB" w:cs="Arial"/>
                <w:color w:val="000000" w:themeColor="text1"/>
                <w:sz w:val="22"/>
                <w:szCs w:val="22"/>
              </w:rPr>
              <w:t xml:space="preserve"> and</w:t>
            </w:r>
            <w:r w:rsidR="00DF0660" w:rsidRPr="00A43AD8">
              <w:rPr>
                <w:rFonts w:ascii="News Gothic GDB" w:hAnsi="News Gothic GDB" w:cs="Arial"/>
                <w:color w:val="000000" w:themeColor="text1"/>
                <w:sz w:val="22"/>
                <w:szCs w:val="22"/>
              </w:rPr>
              <w:t xml:space="preserve"> </w:t>
            </w:r>
            <w:r w:rsidR="00A87DA4" w:rsidRPr="00A43AD8">
              <w:rPr>
                <w:rFonts w:ascii="News Gothic GDB" w:hAnsi="News Gothic GDB" w:cs="Arial"/>
                <w:color w:val="000000" w:themeColor="text1"/>
                <w:sz w:val="22"/>
                <w:szCs w:val="22"/>
              </w:rPr>
              <w:t>CyberArk</w:t>
            </w:r>
            <w:r w:rsidR="0078489F" w:rsidRPr="00A43AD8">
              <w:rPr>
                <w:rFonts w:ascii="News Gothic GDB" w:hAnsi="News Gothic GDB" w:cs="Arial"/>
                <w:color w:val="000000" w:themeColor="text1"/>
                <w:sz w:val="22"/>
                <w:szCs w:val="22"/>
              </w:rPr>
              <w:t>, there could be a concentration risk</w:t>
            </w:r>
            <w:r w:rsidR="008E3788" w:rsidRPr="00A43AD8">
              <w:rPr>
                <w:rFonts w:ascii="News Gothic GDB" w:hAnsi="News Gothic GDB" w:cs="Arial"/>
                <w:color w:val="000000" w:themeColor="text1"/>
                <w:sz w:val="22"/>
                <w:szCs w:val="22"/>
              </w:rPr>
              <w:t xml:space="preserve"> </w:t>
            </w:r>
            <w:r w:rsidR="00E35846" w:rsidRPr="00A43AD8">
              <w:rPr>
                <w:rFonts w:ascii="News Gothic GDB" w:hAnsi="News Gothic GDB" w:cs="Arial"/>
                <w:color w:val="000000" w:themeColor="text1"/>
                <w:sz w:val="22"/>
                <w:szCs w:val="22"/>
              </w:rPr>
              <w:t>involved,</w:t>
            </w:r>
            <w:r w:rsidR="008E3788" w:rsidRPr="00A43AD8">
              <w:rPr>
                <w:rFonts w:ascii="News Gothic GDB" w:hAnsi="News Gothic GDB" w:cs="Arial"/>
                <w:color w:val="000000" w:themeColor="text1"/>
                <w:sz w:val="22"/>
                <w:szCs w:val="22"/>
              </w:rPr>
              <w:t xml:space="preserve"> and IA </w:t>
            </w:r>
            <w:r w:rsidR="00E4453B" w:rsidRPr="00A43AD8">
              <w:rPr>
                <w:rFonts w:ascii="News Gothic GDB" w:hAnsi="News Gothic GDB" w:cs="Arial"/>
                <w:color w:val="000000" w:themeColor="text1"/>
                <w:sz w:val="22"/>
                <w:szCs w:val="22"/>
              </w:rPr>
              <w:t>must</w:t>
            </w:r>
            <w:r w:rsidR="008E3788" w:rsidRPr="00A43AD8">
              <w:rPr>
                <w:rFonts w:ascii="News Gothic GDB" w:hAnsi="News Gothic GDB" w:cs="Arial"/>
                <w:color w:val="000000" w:themeColor="text1"/>
                <w:sz w:val="22"/>
                <w:szCs w:val="22"/>
              </w:rPr>
              <w:t xml:space="preserve"> create a test </w:t>
            </w:r>
            <w:r w:rsidR="00E4453B" w:rsidRPr="00A43AD8">
              <w:rPr>
                <w:rFonts w:ascii="News Gothic GDB" w:hAnsi="News Gothic GDB" w:cs="Arial"/>
                <w:color w:val="000000" w:themeColor="text1"/>
                <w:sz w:val="22"/>
                <w:szCs w:val="22"/>
              </w:rPr>
              <w:t>procedure</w:t>
            </w:r>
            <w:r w:rsidR="008E3788" w:rsidRPr="00A43AD8">
              <w:rPr>
                <w:rFonts w:ascii="News Gothic GDB" w:hAnsi="News Gothic GDB" w:cs="Arial"/>
                <w:color w:val="000000" w:themeColor="text1"/>
                <w:sz w:val="22"/>
                <w:szCs w:val="22"/>
              </w:rPr>
              <w:t xml:space="preserve"> to </w:t>
            </w:r>
            <w:r w:rsidR="00E35846" w:rsidRPr="00A43AD8">
              <w:rPr>
                <w:rFonts w:ascii="News Gothic GDB" w:hAnsi="News Gothic GDB" w:cs="Arial"/>
                <w:color w:val="000000" w:themeColor="text1"/>
                <w:sz w:val="22"/>
                <w:szCs w:val="22"/>
              </w:rPr>
              <w:t xml:space="preserve">validate </w:t>
            </w:r>
            <w:r w:rsidR="00E4453B" w:rsidRPr="00A43AD8">
              <w:rPr>
                <w:rFonts w:ascii="News Gothic GDB" w:hAnsi="News Gothic GDB" w:cs="Arial"/>
                <w:color w:val="000000" w:themeColor="text1"/>
                <w:sz w:val="22"/>
                <w:szCs w:val="22"/>
              </w:rPr>
              <w:t>service</w:t>
            </w:r>
            <w:r w:rsidR="00E35846" w:rsidRPr="00A43AD8">
              <w:rPr>
                <w:rFonts w:ascii="News Gothic GDB" w:hAnsi="News Gothic GDB" w:cs="Arial"/>
                <w:color w:val="000000" w:themeColor="text1"/>
                <w:sz w:val="22"/>
                <w:szCs w:val="22"/>
              </w:rPr>
              <w:t xml:space="preserve"> </w:t>
            </w:r>
            <w:r w:rsidR="00E4453B" w:rsidRPr="00A43AD8">
              <w:rPr>
                <w:rFonts w:ascii="News Gothic GDB" w:hAnsi="News Gothic GDB" w:cs="Arial"/>
                <w:color w:val="000000" w:themeColor="text1"/>
                <w:sz w:val="22"/>
                <w:szCs w:val="22"/>
              </w:rPr>
              <w:t>c</w:t>
            </w:r>
            <w:r w:rsidR="00E35846" w:rsidRPr="00A43AD8">
              <w:rPr>
                <w:rFonts w:ascii="News Gothic GDB" w:hAnsi="News Gothic GDB" w:cs="Arial"/>
                <w:color w:val="000000" w:themeColor="text1"/>
                <w:sz w:val="22"/>
                <w:szCs w:val="22"/>
              </w:rPr>
              <w:t xml:space="preserve">ontinuity and </w:t>
            </w:r>
            <w:r w:rsidR="00E4453B" w:rsidRPr="00A43AD8">
              <w:rPr>
                <w:rFonts w:ascii="News Gothic GDB" w:hAnsi="News Gothic GDB" w:cs="Arial"/>
                <w:color w:val="000000" w:themeColor="text1"/>
                <w:sz w:val="22"/>
                <w:szCs w:val="22"/>
              </w:rPr>
              <w:t>resiliency</w:t>
            </w:r>
            <w:r w:rsidR="00E35846" w:rsidRPr="00A43AD8">
              <w:rPr>
                <w:rFonts w:ascii="News Gothic GDB" w:hAnsi="News Gothic GDB" w:cs="Arial"/>
                <w:color w:val="000000" w:themeColor="text1"/>
                <w:sz w:val="22"/>
                <w:szCs w:val="22"/>
              </w:rPr>
              <w:t xml:space="preserve"> plans</w:t>
            </w:r>
            <w:r w:rsidR="004D2714" w:rsidRPr="00A43AD8">
              <w:rPr>
                <w:rFonts w:ascii="News Gothic GDB" w:hAnsi="News Gothic GDB" w:cs="Arial"/>
                <w:color w:val="000000" w:themeColor="text1"/>
                <w:sz w:val="22"/>
                <w:szCs w:val="22"/>
              </w:rPr>
              <w:t xml:space="preserve"> </w:t>
            </w:r>
            <w:r w:rsidR="008863A7" w:rsidRPr="00A43AD8">
              <w:rPr>
                <w:rFonts w:ascii="News Gothic GDB" w:hAnsi="News Gothic GDB" w:cs="Arial"/>
                <w:color w:val="000000" w:themeColor="text1"/>
                <w:sz w:val="22"/>
                <w:szCs w:val="22"/>
              </w:rPr>
              <w:t xml:space="preserve">that </w:t>
            </w:r>
            <w:r w:rsidR="001A00F4" w:rsidRPr="00A43AD8">
              <w:rPr>
                <w:rFonts w:ascii="News Gothic GDB" w:hAnsi="News Gothic GDB" w:cs="Arial"/>
                <w:color w:val="000000" w:themeColor="text1"/>
                <w:sz w:val="22"/>
                <w:szCs w:val="22"/>
              </w:rPr>
              <w:t>support DBG risk appetite</w:t>
            </w:r>
            <w:r w:rsidR="00FE6BB4" w:rsidRPr="00A43AD8">
              <w:rPr>
                <w:rFonts w:ascii="News Gothic GDB" w:hAnsi="News Gothic GDB" w:cs="Arial"/>
                <w:color w:val="000000" w:themeColor="text1"/>
                <w:sz w:val="22"/>
                <w:szCs w:val="22"/>
              </w:rPr>
              <w:t>. Are alternative provisions in place to carry out critical tasks such break-glass emergency access, and do these circumventions trigger SIEM alerts</w:t>
            </w:r>
            <w:r w:rsidR="000B5BCD">
              <w:rPr>
                <w:rFonts w:ascii="News Gothic GDB" w:hAnsi="News Gothic GDB" w:cs="Arial"/>
                <w:color w:val="000000" w:themeColor="text1"/>
                <w:sz w:val="22"/>
                <w:szCs w:val="22"/>
              </w:rPr>
              <w:t>.</w:t>
            </w:r>
          </w:p>
          <w:p w14:paraId="3C9713A5" w14:textId="77777777" w:rsidR="008F6046" w:rsidRPr="00A43AD8" w:rsidRDefault="008F6046" w:rsidP="00452F61">
            <w:pPr>
              <w:jc w:val="both"/>
              <w:rPr>
                <w:rFonts w:ascii="News Gothic GDB" w:hAnsi="News Gothic GDB" w:cs="Arial"/>
                <w:color w:val="000000" w:themeColor="text1"/>
                <w:sz w:val="22"/>
                <w:szCs w:val="22"/>
              </w:rPr>
            </w:pPr>
          </w:p>
          <w:p w14:paraId="648BFF89" w14:textId="292639D9" w:rsidR="008F6046" w:rsidRDefault="00633DED" w:rsidP="008F6046">
            <w:pPr>
              <w:jc w:val="both"/>
              <w:rPr>
                <w:rFonts w:ascii="News Gothic GDB" w:hAnsi="News Gothic GDB" w:cs="Arial"/>
                <w:color w:val="000000" w:themeColor="text1"/>
                <w:sz w:val="22"/>
                <w:szCs w:val="22"/>
              </w:rPr>
            </w:pPr>
            <w:r w:rsidRPr="00A43AD8">
              <w:rPr>
                <w:rFonts w:ascii="News Gothic GDB" w:hAnsi="News Gothic GDB" w:cs="Arial"/>
                <w:color w:val="000000" w:themeColor="text1"/>
                <w:sz w:val="22"/>
                <w:szCs w:val="22"/>
              </w:rPr>
              <w:t>(TP4)</w:t>
            </w:r>
            <w:r w:rsidR="005B7500" w:rsidRPr="00A43AD8">
              <w:rPr>
                <w:rFonts w:ascii="News Gothic GDB" w:hAnsi="News Gothic GDB" w:cs="Arial"/>
                <w:color w:val="000000" w:themeColor="text1"/>
                <w:sz w:val="22"/>
                <w:szCs w:val="22"/>
              </w:rPr>
              <w:t xml:space="preserve"> IA to inspect and validate </w:t>
            </w:r>
            <w:r w:rsidR="00B73706">
              <w:rPr>
                <w:rFonts w:ascii="News Gothic GDB" w:hAnsi="News Gothic GDB" w:cs="Arial"/>
                <w:color w:val="000000" w:themeColor="text1"/>
                <w:sz w:val="22"/>
                <w:szCs w:val="22"/>
              </w:rPr>
              <w:t xml:space="preserve">areas of </w:t>
            </w:r>
            <w:r w:rsidR="005B7500" w:rsidRPr="00A43AD8">
              <w:rPr>
                <w:rFonts w:ascii="News Gothic GDB" w:hAnsi="News Gothic GDB" w:cs="Arial"/>
                <w:color w:val="000000" w:themeColor="text1"/>
                <w:sz w:val="22"/>
                <w:szCs w:val="22"/>
              </w:rPr>
              <w:t xml:space="preserve">risk identified by ECAG CRIT Information Security Office (RIT) - KRITIS Office </w:t>
            </w:r>
            <w:hyperlink r:id="rId27" w:history="1">
              <w:r w:rsidR="005B7500" w:rsidRPr="00A43AD8">
                <w:rPr>
                  <w:rStyle w:val="Hyperlink"/>
                  <w:rFonts w:ascii="News Gothic GDB" w:hAnsi="News Gothic GDB" w:cs="Arial"/>
                  <w:sz w:val="22"/>
                  <w:szCs w:val="22"/>
                  <w:lang w:bidi="ar-SA"/>
                </w:rPr>
                <w:t>email</w:t>
              </w:r>
            </w:hyperlink>
          </w:p>
          <w:p w14:paraId="69D713D1" w14:textId="77777777" w:rsidR="00E97112" w:rsidRPr="00E97112" w:rsidRDefault="005B7500" w:rsidP="00417FC1">
            <w:pPr>
              <w:pStyle w:val="ListParagraph"/>
              <w:numPr>
                <w:ilvl w:val="0"/>
                <w:numId w:val="11"/>
              </w:numPr>
              <w:ind w:left="166" w:hanging="166"/>
              <w:jc w:val="both"/>
              <w:rPr>
                <w:rFonts w:ascii="News Gothic GDB" w:hAnsi="News Gothic GDB" w:cs="Arial"/>
                <w:color w:val="000000" w:themeColor="text1"/>
              </w:rPr>
            </w:pPr>
            <w:r w:rsidRPr="00E97112">
              <w:rPr>
                <w:rFonts w:ascii="News Gothic GDB" w:hAnsi="News Gothic GDB" w:cs="Arial"/>
                <w:color w:val="000000" w:themeColor="text1"/>
              </w:rPr>
              <w:t>Inconsistent Legal Entity specific reports regarding privileged access onboarding to monitoring tools</w:t>
            </w:r>
          </w:p>
          <w:p w14:paraId="7B202C16" w14:textId="77777777" w:rsidR="00E97112" w:rsidRPr="00E97112" w:rsidRDefault="005B7500" w:rsidP="00417FC1">
            <w:pPr>
              <w:pStyle w:val="ListParagraph"/>
              <w:numPr>
                <w:ilvl w:val="0"/>
                <w:numId w:val="11"/>
              </w:numPr>
              <w:ind w:left="166" w:hanging="166"/>
              <w:jc w:val="both"/>
              <w:rPr>
                <w:rFonts w:ascii="News Gothic GDB" w:hAnsi="News Gothic GDB" w:cs="Arial"/>
                <w:color w:val="000000" w:themeColor="text1"/>
              </w:rPr>
            </w:pPr>
            <w:r w:rsidRPr="00E97112">
              <w:rPr>
                <w:rFonts w:ascii="News Gothic GDB" w:hAnsi="News Gothic GDB" w:cs="Arial"/>
                <w:color w:val="000000" w:themeColor="text1"/>
              </w:rPr>
              <w:t>Onboarding to CyberArk i.e. tracking and monitoring measures implemented when privileged access is onboarded</w:t>
            </w:r>
          </w:p>
          <w:p w14:paraId="409521D4" w14:textId="49668E45" w:rsidR="00633DED" w:rsidRPr="00721E00" w:rsidRDefault="005B7500" w:rsidP="00721E00">
            <w:pPr>
              <w:pStyle w:val="ListParagraph"/>
              <w:numPr>
                <w:ilvl w:val="0"/>
                <w:numId w:val="11"/>
              </w:numPr>
              <w:ind w:left="166" w:hanging="166"/>
              <w:jc w:val="both"/>
              <w:rPr>
                <w:rFonts w:ascii="News Gothic GDB" w:hAnsi="News Gothic GDB" w:cs="Arial"/>
                <w:color w:val="000000" w:themeColor="text1"/>
                <w:sz w:val="20"/>
                <w:szCs w:val="20"/>
              </w:rPr>
            </w:pPr>
            <w:r w:rsidRPr="00E97112">
              <w:rPr>
                <w:rFonts w:ascii="News Gothic GDB" w:hAnsi="News Gothic GDB" w:cs="Arial"/>
                <w:color w:val="000000" w:themeColor="text1"/>
              </w:rPr>
              <w:t>KPI breach reporting for PAM onboarding to Group Security</w:t>
            </w:r>
          </w:p>
        </w:tc>
      </w:tr>
      <w:tr w:rsidR="0006517F" w:rsidRPr="00F27756" w14:paraId="6529A146" w14:textId="77777777" w:rsidTr="1E34F5EE">
        <w:tc>
          <w:tcPr>
            <w:tcW w:w="1620" w:type="dxa"/>
          </w:tcPr>
          <w:p w14:paraId="05A7451E" w14:textId="37796B11" w:rsidR="0006517F" w:rsidRPr="00F27756" w:rsidRDefault="00BC1C9E" w:rsidP="00F0051C">
            <w:pPr>
              <w:rPr>
                <w:rFonts w:ascii="News Gothic GDB" w:hAnsi="News Gothic GDB"/>
                <w:sz w:val="16"/>
                <w:szCs w:val="16"/>
              </w:rPr>
            </w:pPr>
            <w:r w:rsidRPr="6ABC4B8F">
              <w:rPr>
                <w:rFonts w:ascii="News Gothic GDB" w:hAnsi="News Gothic GDB" w:cs="Arial"/>
                <w:sz w:val="16"/>
                <w:szCs w:val="16"/>
              </w:rPr>
              <w:lastRenderedPageBreak/>
              <w:t>Relevant Organizational structure</w:t>
            </w:r>
          </w:p>
        </w:tc>
        <w:tc>
          <w:tcPr>
            <w:tcW w:w="13134" w:type="dxa"/>
          </w:tcPr>
          <w:p w14:paraId="320368B7" w14:textId="3A03C363" w:rsidR="005E3B33" w:rsidRPr="006C2EF9" w:rsidRDefault="00421E86" w:rsidP="00475621">
            <w:pPr>
              <w:jc w:val="both"/>
              <w:rPr>
                <w:rFonts w:ascii="News Gothic GDB" w:hAnsi="News Gothic GDB" w:cs="Arial"/>
                <w:color w:val="000000" w:themeColor="text1"/>
                <w:sz w:val="22"/>
                <w:szCs w:val="22"/>
              </w:rPr>
            </w:pPr>
            <w:r w:rsidRPr="00B75C50">
              <w:rPr>
                <w:rFonts w:ascii="News Gothic GDB" w:hAnsi="News Gothic GDB" w:cs="Arial"/>
                <w:b/>
                <w:color w:val="000000" w:themeColor="text1"/>
                <w:sz w:val="22"/>
                <w:szCs w:val="22"/>
                <w:highlight w:val="lightGray"/>
                <w:u w:val="single"/>
              </w:rPr>
              <w:t>Applicable to all L2s:</w:t>
            </w:r>
            <w:r w:rsidRPr="006C2EF9">
              <w:rPr>
                <w:rFonts w:ascii="News Gothic GDB" w:hAnsi="News Gothic GDB" w:cs="Arial"/>
                <w:b/>
                <w:color w:val="000000" w:themeColor="text1"/>
                <w:sz w:val="22"/>
                <w:szCs w:val="22"/>
                <w:u w:val="single"/>
              </w:rPr>
              <w:t xml:space="preserve"> </w:t>
            </w:r>
            <w:r w:rsidR="005E3B33" w:rsidRPr="006C2EF9">
              <w:rPr>
                <w:rFonts w:ascii="News Gothic GDB" w:hAnsi="News Gothic GDB" w:cs="Arial"/>
                <w:color w:val="000000" w:themeColor="text1"/>
                <w:sz w:val="22"/>
                <w:szCs w:val="22"/>
              </w:rPr>
              <w:t xml:space="preserve">Refer to Section 3: </w:t>
            </w:r>
            <w:r w:rsidR="00683B76" w:rsidRPr="006C2EF9">
              <w:rPr>
                <w:rFonts w:ascii="News Gothic GDB" w:hAnsi="News Gothic GDB" w:cs="Arial"/>
                <w:color w:val="000000" w:themeColor="text1"/>
                <w:sz w:val="22"/>
                <w:szCs w:val="22"/>
              </w:rPr>
              <w:t>Organization</w:t>
            </w:r>
            <w:r w:rsidR="005E3B33" w:rsidRPr="006C2EF9">
              <w:rPr>
                <w:rFonts w:ascii="News Gothic GDB" w:hAnsi="News Gothic GDB" w:cs="Arial"/>
                <w:color w:val="000000" w:themeColor="text1"/>
                <w:sz w:val="22"/>
                <w:szCs w:val="22"/>
              </w:rPr>
              <w:t>al related information listed there is applicable here, too.</w:t>
            </w:r>
          </w:p>
          <w:p w14:paraId="7D1336C8" w14:textId="241B80B5" w:rsidR="00BC1C9E" w:rsidRPr="00F27756" w:rsidRDefault="005E3B33" w:rsidP="00475621">
            <w:pPr>
              <w:pStyle w:val="paragraph1"/>
              <w:ind w:left="0"/>
              <w:rPr>
                <w:rFonts w:ascii="News Gothic GDB" w:hAnsi="News Gothic GDB" w:cs="Arial"/>
                <w:color w:val="FF0000"/>
                <w:sz w:val="16"/>
                <w:szCs w:val="16"/>
                <w:lang w:bidi="ar-SA"/>
              </w:rPr>
            </w:pPr>
            <w:r w:rsidRPr="006C2EF9">
              <w:rPr>
                <w:rFonts w:ascii="News Gothic GDB" w:hAnsi="News Gothic GDB" w:cs="Arial"/>
                <w:b/>
                <w:sz w:val="22"/>
                <w:szCs w:val="22"/>
                <w:u w:val="single"/>
              </w:rPr>
              <w:t>Conclusion for RCA</w:t>
            </w:r>
            <w:r w:rsidRPr="006C2EF9">
              <w:rPr>
                <w:rFonts w:ascii="News Gothic GDB" w:hAnsi="News Gothic GDB" w:cs="Arial"/>
                <w:b/>
                <w:sz w:val="22"/>
                <w:szCs w:val="22"/>
              </w:rPr>
              <w:t>:</w:t>
            </w:r>
            <w:r w:rsidR="003E7A25" w:rsidRPr="006C2EF9">
              <w:rPr>
                <w:rFonts w:ascii="News Gothic GDB" w:hAnsi="News Gothic GDB" w:cs="Arial"/>
                <w:b/>
                <w:sz w:val="22"/>
                <w:szCs w:val="22"/>
              </w:rPr>
              <w:t xml:space="preserve"> </w:t>
            </w:r>
            <w:r w:rsidRPr="006C2EF9">
              <w:rPr>
                <w:rFonts w:ascii="News Gothic GDB" w:hAnsi="News Gothic GDB" w:cs="Arial"/>
                <w:color w:val="000000" w:themeColor="text1"/>
                <w:sz w:val="22"/>
                <w:szCs w:val="22"/>
              </w:rPr>
              <w:t>No test procedure to be added.</w:t>
            </w:r>
          </w:p>
        </w:tc>
      </w:tr>
      <w:tr w:rsidR="0006517F" w:rsidRPr="00F27756" w14:paraId="1C296DDE" w14:textId="77777777" w:rsidTr="1E34F5EE">
        <w:tc>
          <w:tcPr>
            <w:tcW w:w="1620" w:type="dxa"/>
          </w:tcPr>
          <w:p w14:paraId="091CD5C5" w14:textId="359AEACA" w:rsidR="0006517F" w:rsidRPr="00F27756" w:rsidRDefault="00097681" w:rsidP="00F0051C">
            <w:pPr>
              <w:rPr>
                <w:rFonts w:ascii="News Gothic GDB" w:hAnsi="News Gothic GDB"/>
              </w:rPr>
            </w:pPr>
            <w:r w:rsidRPr="6ABC4B8F">
              <w:rPr>
                <w:rFonts w:ascii="News Gothic GDB" w:hAnsi="News Gothic GDB" w:cs="Arial"/>
                <w:sz w:val="22"/>
                <w:szCs w:val="22"/>
              </w:rPr>
              <w:t>Key business indicators</w:t>
            </w:r>
          </w:p>
        </w:tc>
        <w:tc>
          <w:tcPr>
            <w:tcW w:w="13134" w:type="dxa"/>
          </w:tcPr>
          <w:p w14:paraId="2DC5ADAD" w14:textId="461B503C" w:rsidR="009E42F9" w:rsidRDefault="00172095" w:rsidP="004F2AB7">
            <w:pPr>
              <w:jc w:val="both"/>
              <w:rPr>
                <w:rFonts w:ascii="News Gothic GDB" w:eastAsia="News Gothic GDB" w:hAnsi="News Gothic GDB" w:cs="News Gothic GDB"/>
                <w:color w:val="000000" w:themeColor="text1"/>
                <w:sz w:val="22"/>
                <w:szCs w:val="22"/>
                <w:lang w:val="en-GB" w:eastAsia="en-US"/>
              </w:rPr>
            </w:pPr>
            <w:r w:rsidRPr="00155E4C">
              <w:rPr>
                <w:rFonts w:ascii="News Gothic GDB" w:eastAsia="News Gothic GDB" w:hAnsi="News Gothic GDB" w:cs="News Gothic GDB"/>
                <w:color w:val="000000" w:themeColor="text1"/>
                <w:sz w:val="22"/>
                <w:szCs w:val="22"/>
                <w:lang w:val="en-GB"/>
              </w:rPr>
              <w:t xml:space="preserve">According to </w:t>
            </w:r>
            <w:hyperlink r:id="rId28">
              <w:r w:rsidRPr="00155E4C">
                <w:rPr>
                  <w:rStyle w:val="Hyperlink"/>
                  <w:rFonts w:ascii="News Gothic GDB" w:eastAsia="News Gothic GDB" w:hAnsi="News Gothic GDB" w:cs="News Gothic GDB"/>
                  <w:sz w:val="22"/>
                  <w:szCs w:val="22"/>
                  <w:lang w:val="en-GB"/>
                </w:rPr>
                <w:t>Digital Security Committee KPI report</w:t>
              </w:r>
              <w:r w:rsidR="004B72D1">
                <w:rPr>
                  <w:rStyle w:val="Hyperlink"/>
                  <w:rFonts w:ascii="News Gothic GDB" w:eastAsia="News Gothic GDB" w:hAnsi="News Gothic GDB" w:cs="News Gothic GDB"/>
                  <w:sz w:val="22"/>
                  <w:szCs w:val="22"/>
                  <w:lang w:val="en-GB"/>
                </w:rPr>
                <w:t>s</w:t>
              </w:r>
              <w:r w:rsidRPr="00155E4C">
                <w:rPr>
                  <w:rStyle w:val="Hyperlink"/>
                  <w:rFonts w:ascii="News Gothic GDB" w:eastAsia="News Gothic GDB" w:hAnsi="News Gothic GDB" w:cs="News Gothic GDB"/>
                  <w:sz w:val="22"/>
                  <w:szCs w:val="22"/>
                  <w:lang w:val="en-GB"/>
                </w:rPr>
                <w:t xml:space="preserve"> from</w:t>
              </w:r>
              <w:r w:rsidR="00A96699" w:rsidRPr="00155E4C">
                <w:rPr>
                  <w:rStyle w:val="Hyperlink"/>
                  <w:rFonts w:ascii="News Gothic GDB" w:eastAsia="News Gothic GDB" w:hAnsi="News Gothic GDB" w:cs="News Gothic GDB"/>
                  <w:sz w:val="22"/>
                  <w:szCs w:val="22"/>
                  <w:lang w:val="en-GB"/>
                </w:rPr>
                <w:t xml:space="preserve"> </w:t>
              </w:r>
              <w:r w:rsidR="00A96699" w:rsidRPr="00155E4C">
                <w:rPr>
                  <w:rStyle w:val="Hyperlink"/>
                  <w:rFonts w:ascii="News Gothic GDB" w:eastAsia="News Gothic GDB" w:hAnsi="News Gothic GDB" w:cs="News Gothic GDB"/>
                  <w:sz w:val="22"/>
                  <w:szCs w:val="22"/>
                </w:rPr>
                <w:t>August 2024 to</w:t>
              </w:r>
              <w:r w:rsidRPr="00155E4C">
                <w:rPr>
                  <w:rStyle w:val="Hyperlink"/>
                  <w:rFonts w:ascii="News Gothic GDB" w:eastAsia="News Gothic GDB" w:hAnsi="News Gothic GDB" w:cs="News Gothic GDB"/>
                  <w:sz w:val="22"/>
                  <w:szCs w:val="22"/>
                  <w:lang w:val="en-GB"/>
                </w:rPr>
                <w:t xml:space="preserve"> August 2025</w:t>
              </w:r>
            </w:hyperlink>
            <w:r w:rsidR="009E42F9" w:rsidRPr="00155E4C">
              <w:rPr>
                <w:rFonts w:ascii="News Gothic GDB" w:hAnsi="News Gothic GDB"/>
                <w:sz w:val="22"/>
                <w:szCs w:val="22"/>
              </w:rPr>
              <w:t>,</w:t>
            </w:r>
            <w:r w:rsidR="009E42F9">
              <w:rPr>
                <w:rFonts w:ascii="News Gothic GDB" w:hAnsi="News Gothic GDB"/>
                <w:sz w:val="22"/>
                <w:szCs w:val="22"/>
              </w:rPr>
              <w:t xml:space="preserve"> </w:t>
            </w:r>
            <w:r w:rsidR="009E42F9" w:rsidRPr="00155E4C">
              <w:rPr>
                <w:rFonts w:ascii="News Gothic GDB" w:hAnsi="News Gothic GDB"/>
                <w:sz w:val="22"/>
                <w:szCs w:val="22"/>
              </w:rPr>
              <w:t xml:space="preserve">IAM and PAM KPIs are reported on a monthly basis. The KPIs are green </w:t>
            </w:r>
            <w:r w:rsidR="004F2AB7" w:rsidRPr="00155E4C">
              <w:rPr>
                <w:rFonts w:ascii="News Gothic GDB" w:hAnsi="News Gothic GDB"/>
                <w:sz w:val="22"/>
                <w:szCs w:val="22"/>
              </w:rPr>
              <w:t>i.e. as per DSC definition - “Fully meets group defined security objective</w:t>
            </w:r>
            <w:r w:rsidR="004F2AB7" w:rsidRPr="00155E4C">
              <w:rPr>
                <w:rFonts w:ascii="News Gothic GDB" w:hAnsi="News Gothic GDB"/>
                <w:sz w:val="22"/>
                <w:szCs w:val="22"/>
                <w:lang w:val="en-GB"/>
              </w:rPr>
              <w:t xml:space="preserve">” </w:t>
            </w:r>
            <w:r w:rsidR="00FF1199" w:rsidRPr="00155E4C">
              <w:rPr>
                <w:rFonts w:ascii="News Gothic GDB" w:hAnsi="News Gothic GDB"/>
                <w:sz w:val="22"/>
                <w:szCs w:val="22"/>
              </w:rPr>
              <w:t xml:space="preserve">with respect to </w:t>
            </w:r>
            <w:r w:rsidR="00FF1199" w:rsidRPr="00155E4C">
              <w:rPr>
                <w:rFonts w:ascii="News Gothic GDB" w:eastAsia="News Gothic GDB" w:hAnsi="News Gothic GDB" w:cs="News Gothic GDB"/>
                <w:color w:val="000000" w:themeColor="text1"/>
                <w:sz w:val="22"/>
                <w:szCs w:val="22"/>
                <w:lang w:val="en-GB" w:eastAsia="en-US"/>
              </w:rPr>
              <w:t>IIQ Application Onboarding and IIQ Infrastructure Onboarding</w:t>
            </w:r>
            <w:r w:rsidR="00FF1A46" w:rsidRPr="00155E4C">
              <w:rPr>
                <w:rFonts w:ascii="News Gothic GDB" w:eastAsia="News Gothic GDB" w:hAnsi="News Gothic GDB" w:cs="News Gothic GDB"/>
                <w:color w:val="000000" w:themeColor="text1"/>
                <w:sz w:val="22"/>
                <w:szCs w:val="22"/>
                <w:lang w:val="en-GB" w:eastAsia="en-US"/>
              </w:rPr>
              <w:t>, Privileged Account Onboarding</w:t>
            </w:r>
            <w:r w:rsidR="00946062" w:rsidRPr="00155E4C">
              <w:rPr>
                <w:rFonts w:ascii="News Gothic GDB" w:eastAsia="News Gothic GDB" w:hAnsi="News Gothic GDB" w:cs="News Gothic GDB"/>
                <w:color w:val="000000" w:themeColor="text1"/>
                <w:sz w:val="22"/>
                <w:szCs w:val="22"/>
                <w:lang w:val="en-GB" w:eastAsia="en-US"/>
              </w:rPr>
              <w:t xml:space="preserve">, </w:t>
            </w:r>
            <w:r w:rsidR="00A45961" w:rsidRPr="00155E4C">
              <w:rPr>
                <w:rFonts w:ascii="News Gothic GDB" w:eastAsia="News Gothic GDB" w:hAnsi="News Gothic GDB" w:cs="News Gothic GDB"/>
                <w:color w:val="000000" w:themeColor="text1"/>
                <w:sz w:val="22"/>
                <w:szCs w:val="22"/>
                <w:lang w:val="en-GB" w:eastAsia="en-US"/>
              </w:rPr>
              <w:t xml:space="preserve">etc. </w:t>
            </w:r>
          </w:p>
          <w:p w14:paraId="05C7A93A" w14:textId="52D3E08A" w:rsidR="00155E4C" w:rsidRDefault="00155E4C" w:rsidP="00FF1A46">
            <w:pPr>
              <w:jc w:val="both"/>
              <w:rPr>
                <w:rFonts w:ascii="News Gothic GDB" w:eastAsia="News Gothic GDB" w:hAnsi="News Gothic GDB" w:cs="News Gothic GDB"/>
                <w:color w:val="000000" w:themeColor="text1"/>
                <w:sz w:val="22"/>
                <w:szCs w:val="22"/>
              </w:rPr>
            </w:pPr>
            <w:r>
              <w:rPr>
                <w:rFonts w:ascii="News Gothic GDB" w:eastAsia="News Gothic GDB" w:hAnsi="News Gothic GDB" w:cs="News Gothic GDB"/>
                <w:color w:val="000000" w:themeColor="text1"/>
                <w:sz w:val="22"/>
                <w:szCs w:val="22"/>
              </w:rPr>
              <w:t xml:space="preserve">To improve the </w:t>
            </w:r>
            <w:r w:rsidR="002A206F">
              <w:rPr>
                <w:rFonts w:ascii="News Gothic GDB" w:eastAsia="News Gothic GDB" w:hAnsi="News Gothic GDB" w:cs="News Gothic GDB"/>
                <w:color w:val="000000" w:themeColor="text1"/>
                <w:sz w:val="22"/>
                <w:szCs w:val="22"/>
              </w:rPr>
              <w:t>KPIs, several initi</w:t>
            </w:r>
            <w:r w:rsidR="001B6BD7">
              <w:rPr>
                <w:rFonts w:ascii="News Gothic GDB" w:eastAsia="News Gothic GDB" w:hAnsi="News Gothic GDB" w:cs="News Gothic GDB"/>
                <w:color w:val="000000" w:themeColor="text1"/>
                <w:sz w:val="22"/>
                <w:szCs w:val="22"/>
              </w:rPr>
              <w:t>atives are ongoing in the AMELI and DORA programs.</w:t>
            </w:r>
          </w:p>
          <w:p w14:paraId="3241AA27" w14:textId="317C84D1" w:rsidR="00B62423" w:rsidRPr="00BE1D28" w:rsidRDefault="001B6BD7" w:rsidP="00007D98">
            <w:pPr>
              <w:jc w:val="both"/>
              <w:rPr>
                <w:rFonts w:ascii="News Gothic GDB" w:eastAsia="News Gothic GDB" w:hAnsi="News Gothic GDB" w:cs="News Gothic GDB"/>
                <w:color w:val="000000" w:themeColor="text1"/>
                <w:sz w:val="22"/>
                <w:szCs w:val="22"/>
                <w:lang w:val="en-GB"/>
              </w:rPr>
            </w:pPr>
            <w:r w:rsidRPr="00C922BA">
              <w:rPr>
                <w:rFonts w:ascii="News Gothic GDB" w:hAnsi="News Gothic GDB" w:cs="Arial"/>
                <w:b/>
                <w:bCs/>
                <w:sz w:val="22"/>
                <w:szCs w:val="22"/>
                <w:u w:val="single"/>
                <w:lang w:val="en-GB"/>
              </w:rPr>
              <w:t xml:space="preserve">Conclusion for RCA: </w:t>
            </w:r>
            <w:r w:rsidRPr="00C922BA">
              <w:rPr>
                <w:rFonts w:ascii="News Gothic GDB" w:hAnsi="News Gothic GDB" w:cs="Arial"/>
                <w:color w:val="000000" w:themeColor="text1"/>
                <w:sz w:val="22"/>
                <w:szCs w:val="22"/>
                <w:lang w:val="en-GB"/>
              </w:rPr>
              <w:t>No specific testing planned for fieldwork as no indication of insufficient coverage of risks has been identified.</w:t>
            </w:r>
          </w:p>
        </w:tc>
      </w:tr>
      <w:tr w:rsidR="0006517F" w:rsidRPr="00F27756" w14:paraId="6CD25F16" w14:textId="77777777" w:rsidTr="1E34F5EE">
        <w:tc>
          <w:tcPr>
            <w:tcW w:w="1620" w:type="dxa"/>
          </w:tcPr>
          <w:p w14:paraId="7C688D00" w14:textId="77777777" w:rsidR="0006517F" w:rsidRPr="00F27756" w:rsidRDefault="0006517F" w:rsidP="00475621">
            <w:pPr>
              <w:jc w:val="both"/>
              <w:rPr>
                <w:rFonts w:ascii="News Gothic GDB" w:hAnsi="News Gothic GDB"/>
              </w:rPr>
            </w:pPr>
          </w:p>
        </w:tc>
        <w:tc>
          <w:tcPr>
            <w:tcW w:w="13134" w:type="dxa"/>
          </w:tcPr>
          <w:p w14:paraId="51F63169" w14:textId="77777777" w:rsidR="0006517F" w:rsidRPr="00F27756" w:rsidRDefault="0006517F" w:rsidP="00475621">
            <w:pPr>
              <w:jc w:val="both"/>
              <w:rPr>
                <w:rFonts w:ascii="News Gothic GDB" w:hAnsi="News Gothic GDB"/>
              </w:rPr>
            </w:pPr>
          </w:p>
        </w:tc>
      </w:tr>
      <w:tr w:rsidR="0006517F" w:rsidRPr="008542E2" w14:paraId="0DD77FB9" w14:textId="77777777" w:rsidTr="1E34F5EE">
        <w:tc>
          <w:tcPr>
            <w:tcW w:w="1620" w:type="dxa"/>
          </w:tcPr>
          <w:p w14:paraId="5D96B5F1" w14:textId="48903303" w:rsidR="0006517F" w:rsidRPr="00F27756" w:rsidRDefault="00583F9D" w:rsidP="00F0051C">
            <w:pPr>
              <w:rPr>
                <w:rFonts w:ascii="News Gothic GDB" w:hAnsi="News Gothic GDB"/>
              </w:rPr>
            </w:pPr>
            <w:r w:rsidRPr="6ABC4B8F">
              <w:rPr>
                <w:rFonts w:ascii="News Gothic GDB" w:hAnsi="News Gothic GDB" w:cs="Arial"/>
                <w:sz w:val="22"/>
                <w:szCs w:val="22"/>
              </w:rPr>
              <w:lastRenderedPageBreak/>
              <w:t>Relevant legal and regulatory requirements</w:t>
            </w:r>
          </w:p>
        </w:tc>
        <w:tc>
          <w:tcPr>
            <w:tcW w:w="13134" w:type="dxa"/>
          </w:tcPr>
          <w:p w14:paraId="640159D7" w14:textId="63E1D125" w:rsidR="00DA4AB4" w:rsidRDefault="00874243" w:rsidP="6A5440D4">
            <w:pPr>
              <w:pStyle w:val="paragraph1"/>
              <w:ind w:left="0"/>
              <w:rPr>
                <w:rFonts w:ascii="News Gothic GDB" w:hAnsi="News Gothic GDB" w:cs="Arial"/>
                <w:b/>
                <w:bCs/>
                <w:sz w:val="22"/>
                <w:szCs w:val="22"/>
                <w:u w:val="single"/>
                <w:lang w:val="en-GB"/>
              </w:rPr>
            </w:pPr>
            <w:r w:rsidRPr="00B75C50">
              <w:rPr>
                <w:rFonts w:ascii="News Gothic GDB" w:hAnsi="News Gothic GDB" w:cs="Arial"/>
                <w:b/>
                <w:color w:val="000000" w:themeColor="text1"/>
                <w:sz w:val="22"/>
                <w:szCs w:val="22"/>
                <w:highlight w:val="lightGray"/>
                <w:u w:val="single"/>
              </w:rPr>
              <w:t>Applicable to all L2s:</w:t>
            </w:r>
            <w:r w:rsidRPr="006C2EF9">
              <w:rPr>
                <w:rFonts w:ascii="News Gothic GDB" w:hAnsi="News Gothic GDB" w:cs="Arial"/>
                <w:b/>
                <w:color w:val="000000" w:themeColor="text1"/>
                <w:sz w:val="22"/>
                <w:szCs w:val="22"/>
                <w:u w:val="single"/>
              </w:rPr>
              <w:t xml:space="preserve"> </w:t>
            </w:r>
            <w:r w:rsidR="00E136F4">
              <w:rPr>
                <w:rFonts w:ascii="News Gothic GDB" w:hAnsi="News Gothic GDB" w:cs="Arial"/>
                <w:b/>
                <w:bCs/>
                <w:sz w:val="22"/>
                <w:szCs w:val="22"/>
                <w:u w:val="single"/>
                <w:lang w:val="en-GB"/>
              </w:rPr>
              <w:t xml:space="preserve">The sub-section is not </w:t>
            </w:r>
            <w:proofErr w:type="gramStart"/>
            <w:r w:rsidR="00E136F4">
              <w:rPr>
                <w:rFonts w:ascii="News Gothic GDB" w:hAnsi="News Gothic GDB" w:cs="Arial"/>
                <w:b/>
                <w:bCs/>
                <w:sz w:val="22"/>
                <w:szCs w:val="22"/>
                <w:u w:val="single"/>
                <w:lang w:val="en-GB"/>
              </w:rPr>
              <w:t>repeated again</w:t>
            </w:r>
            <w:proofErr w:type="gramEnd"/>
            <w:r w:rsidR="00E136F4">
              <w:rPr>
                <w:rFonts w:ascii="News Gothic GDB" w:hAnsi="News Gothic GDB" w:cs="Arial"/>
                <w:b/>
                <w:bCs/>
                <w:sz w:val="22"/>
                <w:szCs w:val="22"/>
                <w:u w:val="single"/>
                <w:lang w:val="en-GB"/>
              </w:rPr>
              <w:t xml:space="preserve"> within each L2.</w:t>
            </w:r>
          </w:p>
          <w:p w14:paraId="73E2C746" w14:textId="7269E84A" w:rsidR="00DD4C01" w:rsidRPr="00F27756" w:rsidRDefault="00DD4C01" w:rsidP="6A5440D4">
            <w:pPr>
              <w:pStyle w:val="paragraph1"/>
              <w:ind w:left="0"/>
              <w:rPr>
                <w:rFonts w:ascii="News Gothic GDB" w:hAnsi="News Gothic GDB" w:cs="Arial"/>
                <w:color w:val="000000" w:themeColor="text1"/>
                <w:sz w:val="22"/>
                <w:szCs w:val="22"/>
                <w:lang w:val="en-GB"/>
              </w:rPr>
            </w:pPr>
            <w:r w:rsidRPr="6A5440D4">
              <w:rPr>
                <w:rFonts w:ascii="News Gothic GDB" w:hAnsi="News Gothic GDB" w:cs="Arial"/>
                <w:color w:val="000000" w:themeColor="text1"/>
                <w:sz w:val="22"/>
                <w:szCs w:val="22"/>
                <w:lang w:val="en-GB"/>
              </w:rPr>
              <w:t>As part of the evaluation process, IA determined the following external criteria as being generally applicable – when relevant as subsequently amended:</w:t>
            </w:r>
          </w:p>
          <w:p w14:paraId="60F1EAE3" w14:textId="55388212" w:rsidR="00DD4C01" w:rsidRPr="00F27756" w:rsidRDefault="00DD4C01" w:rsidP="003060F8">
            <w:pPr>
              <w:pStyle w:val="ListParagraph"/>
              <w:numPr>
                <w:ilvl w:val="0"/>
                <w:numId w:val="11"/>
              </w:numPr>
              <w:ind w:left="166" w:hanging="166"/>
              <w:jc w:val="both"/>
              <w:rPr>
                <w:rFonts w:ascii="News Gothic GDB" w:hAnsi="News Gothic GDB" w:cs="Arial"/>
                <w:color w:val="000000" w:themeColor="text1"/>
              </w:rPr>
            </w:pPr>
            <w:r w:rsidRPr="00F27756">
              <w:rPr>
                <w:rFonts w:ascii="News Gothic GDB" w:hAnsi="News Gothic GDB" w:cs="Arial"/>
                <w:color w:val="000000" w:themeColor="text1"/>
              </w:rPr>
              <w:t>CSSF Circular 20/750 (Requirements regarding information and communication technology (ICT) and security risk management), Luxembourg, e.g., 3.4.2 Logical security</w:t>
            </w:r>
          </w:p>
          <w:p w14:paraId="3BCCFFD9" w14:textId="77777777" w:rsidR="00DD4C01" w:rsidRPr="00F27756" w:rsidRDefault="00DD4C01" w:rsidP="003060F8">
            <w:pPr>
              <w:pStyle w:val="ListParagraph"/>
              <w:numPr>
                <w:ilvl w:val="0"/>
                <w:numId w:val="11"/>
              </w:numPr>
              <w:ind w:left="166" w:hanging="166"/>
              <w:jc w:val="both"/>
              <w:rPr>
                <w:rFonts w:ascii="News Gothic GDB" w:hAnsi="News Gothic GDB" w:cs="Arial"/>
                <w:color w:val="000000" w:themeColor="text1"/>
              </w:rPr>
            </w:pPr>
            <w:r w:rsidRPr="00F27756">
              <w:rPr>
                <w:rFonts w:ascii="News Gothic GDB" w:hAnsi="News Gothic GDB" w:cs="Arial"/>
                <w:color w:val="000000" w:themeColor="text1"/>
              </w:rPr>
              <w:t>CSSF Circular 12/552 as amended on Central administration, internal governance and risk management, Luxembourg, e.g., 101.</w:t>
            </w:r>
          </w:p>
          <w:p w14:paraId="3210D65D" w14:textId="77777777" w:rsidR="00E624FA" w:rsidRDefault="00DD4C01" w:rsidP="003060F8">
            <w:pPr>
              <w:pStyle w:val="ListParagraph"/>
              <w:numPr>
                <w:ilvl w:val="0"/>
                <w:numId w:val="11"/>
              </w:numPr>
              <w:ind w:left="166" w:hanging="166"/>
              <w:jc w:val="both"/>
              <w:rPr>
                <w:rFonts w:ascii="News Gothic GDB" w:hAnsi="News Gothic GDB" w:cs="Arial"/>
                <w:color w:val="000000" w:themeColor="text1"/>
              </w:rPr>
            </w:pPr>
            <w:r w:rsidRPr="00F27756">
              <w:rPr>
                <w:rFonts w:ascii="News Gothic GDB" w:hAnsi="News Gothic GDB" w:cs="Arial"/>
                <w:color w:val="000000" w:themeColor="text1"/>
              </w:rPr>
              <w:t>EBA Guideline on ICT and security risk management</w:t>
            </w:r>
            <w:r w:rsidR="00E624FA">
              <w:rPr>
                <w:rFonts w:ascii="News Gothic GDB" w:hAnsi="News Gothic GDB" w:cs="Arial"/>
                <w:color w:val="000000" w:themeColor="text1"/>
              </w:rPr>
              <w:t>.</w:t>
            </w:r>
          </w:p>
          <w:p w14:paraId="3A2573FE" w14:textId="3DB54FE2" w:rsidR="00E624FA" w:rsidRPr="00E624FA" w:rsidRDefault="00E624FA" w:rsidP="003060F8">
            <w:pPr>
              <w:pStyle w:val="ListParagraph"/>
              <w:numPr>
                <w:ilvl w:val="0"/>
                <w:numId w:val="11"/>
              </w:numPr>
              <w:ind w:left="166" w:hanging="166"/>
              <w:jc w:val="both"/>
              <w:rPr>
                <w:rFonts w:ascii="News Gothic GDB" w:hAnsi="News Gothic GDB" w:cs="Arial"/>
                <w:color w:val="000000" w:themeColor="text1"/>
              </w:rPr>
            </w:pPr>
            <w:r w:rsidRPr="00E624FA">
              <w:rPr>
                <w:rFonts w:ascii="News Gothic GDB" w:hAnsi="News Gothic GDB" w:cs="Arial"/>
                <w:color w:val="000000" w:themeColor="text1"/>
              </w:rPr>
              <w:t>CSSF Circular 13/554: Evolution of the usage and control of the tools for managing information technology resources and management access to these resources</w:t>
            </w:r>
          </w:p>
          <w:p w14:paraId="45486416" w14:textId="6CEAB3EA" w:rsidR="00DD4C01" w:rsidRPr="00F27756" w:rsidRDefault="00DD4C01" w:rsidP="003060F8">
            <w:pPr>
              <w:pStyle w:val="ListParagraph"/>
              <w:numPr>
                <w:ilvl w:val="0"/>
                <w:numId w:val="11"/>
              </w:numPr>
              <w:ind w:left="166" w:hanging="166"/>
              <w:jc w:val="both"/>
              <w:rPr>
                <w:rFonts w:ascii="News Gothic GDB" w:hAnsi="News Gothic GDB" w:cs="Arial"/>
                <w:color w:val="000000" w:themeColor="text1"/>
              </w:rPr>
            </w:pPr>
            <w:r w:rsidRPr="00F27756">
              <w:rPr>
                <w:rFonts w:ascii="News Gothic GDB" w:hAnsi="News Gothic GDB" w:cs="Arial"/>
                <w:color w:val="000000" w:themeColor="text1"/>
              </w:rPr>
              <w:t>CSSF Circular 22/806 Outsourcing arrangements</w:t>
            </w:r>
          </w:p>
          <w:p w14:paraId="613D114D" w14:textId="69A7DF35" w:rsidR="00DD4C01" w:rsidRDefault="00DD4C01" w:rsidP="003060F8">
            <w:pPr>
              <w:pStyle w:val="ListParagraph"/>
              <w:numPr>
                <w:ilvl w:val="0"/>
                <w:numId w:val="11"/>
              </w:numPr>
              <w:ind w:left="166" w:hanging="166"/>
              <w:jc w:val="both"/>
              <w:rPr>
                <w:rFonts w:ascii="News Gothic GDB" w:hAnsi="News Gothic GDB" w:cs="Arial"/>
                <w:color w:val="000000" w:themeColor="text1"/>
              </w:rPr>
            </w:pPr>
            <w:r w:rsidRPr="00F27756">
              <w:rPr>
                <w:rFonts w:ascii="News Gothic GDB" w:hAnsi="News Gothic GDB" w:cs="Arial"/>
                <w:color w:val="000000" w:themeColor="text1"/>
              </w:rPr>
              <w:t xml:space="preserve">Digital Operational Resilience Act (DORA) - Regulation (EU) 2022/2554 requires financial entities to improve their digital operational resilience. DORA Chapters – 2(Arts: </w:t>
            </w:r>
            <w:r w:rsidR="0093223C">
              <w:rPr>
                <w:rFonts w:ascii="News Gothic GDB" w:hAnsi="News Gothic GDB" w:cs="Arial"/>
                <w:color w:val="000000" w:themeColor="text1"/>
              </w:rPr>
              <w:t>6, 9</w:t>
            </w:r>
            <w:r w:rsidRPr="00F27756">
              <w:rPr>
                <w:rFonts w:ascii="News Gothic GDB" w:hAnsi="News Gothic GDB" w:cs="Arial"/>
                <w:color w:val="000000" w:themeColor="text1"/>
              </w:rPr>
              <w:t>)</w:t>
            </w:r>
            <w:r w:rsidR="005E3B33" w:rsidRPr="00F27756">
              <w:rPr>
                <w:rFonts w:ascii="News Gothic GDB" w:hAnsi="News Gothic GDB" w:cs="Arial"/>
                <w:color w:val="000000" w:themeColor="text1"/>
              </w:rPr>
              <w:t xml:space="preserve"> </w:t>
            </w:r>
            <w:r w:rsidRPr="00F27756">
              <w:rPr>
                <w:rFonts w:ascii="News Gothic GDB" w:hAnsi="News Gothic GDB" w:cs="Arial"/>
                <w:color w:val="000000" w:themeColor="text1"/>
              </w:rPr>
              <w:t>–</w:t>
            </w:r>
            <w:r w:rsidR="005E3B33" w:rsidRPr="00F27756">
              <w:rPr>
                <w:rFonts w:ascii="News Gothic GDB" w:hAnsi="News Gothic GDB" w:cs="Arial"/>
                <w:color w:val="000000" w:themeColor="text1"/>
              </w:rPr>
              <w:t xml:space="preserve"> </w:t>
            </w:r>
            <w:r w:rsidRPr="00F27756">
              <w:rPr>
                <w:rFonts w:ascii="News Gothic GDB" w:hAnsi="News Gothic GDB" w:cs="Arial"/>
                <w:color w:val="000000" w:themeColor="text1"/>
              </w:rPr>
              <w:t xml:space="preserve">supported by RTS – </w:t>
            </w:r>
            <w:r w:rsidR="00767EBC">
              <w:rPr>
                <w:rFonts w:ascii="News Gothic GDB" w:hAnsi="News Gothic GDB" w:cs="Arial"/>
                <w:color w:val="000000" w:themeColor="text1"/>
              </w:rPr>
              <w:t>RMF</w:t>
            </w:r>
            <w:r w:rsidR="004E1618">
              <w:rPr>
                <w:rFonts w:ascii="News Gothic GDB" w:hAnsi="News Gothic GDB" w:cs="Arial"/>
                <w:color w:val="000000" w:themeColor="text1"/>
              </w:rPr>
              <w:t xml:space="preserve">: Chapter </w:t>
            </w:r>
            <w:r w:rsidR="004E1618" w:rsidRPr="004E1618">
              <w:rPr>
                <w:rFonts w:ascii="News Gothic GDB" w:hAnsi="News Gothic GDB" w:cs="Arial"/>
                <w:color w:val="000000" w:themeColor="text1"/>
              </w:rPr>
              <w:t>2 (II)</w:t>
            </w:r>
            <w:r w:rsidR="004E1618">
              <w:rPr>
                <w:rFonts w:ascii="News Gothic GDB" w:hAnsi="News Gothic GDB" w:cs="Arial"/>
                <w:color w:val="000000" w:themeColor="text1"/>
              </w:rPr>
              <w:t xml:space="preserve">, </w:t>
            </w:r>
            <w:r w:rsidR="0017748A">
              <w:rPr>
                <w:rFonts w:ascii="News Gothic GDB" w:hAnsi="News Gothic GDB" w:cs="Arial"/>
                <w:color w:val="000000" w:themeColor="text1"/>
              </w:rPr>
              <w:t xml:space="preserve">RTS </w:t>
            </w:r>
            <w:r w:rsidR="00F16916">
              <w:rPr>
                <w:rFonts w:ascii="News Gothic GDB" w:hAnsi="News Gothic GDB" w:cs="Arial"/>
                <w:color w:val="000000" w:themeColor="text1"/>
              </w:rPr>
              <w:t xml:space="preserve">Articles: </w:t>
            </w:r>
            <w:r w:rsidR="00DE03AC" w:rsidRPr="00DE03AC">
              <w:rPr>
                <w:rFonts w:ascii="News Gothic GDB" w:hAnsi="News Gothic GDB" w:cs="Arial"/>
                <w:color w:val="000000" w:themeColor="text1"/>
              </w:rPr>
              <w:t>1</w:t>
            </w:r>
            <w:r w:rsidR="00E37AB2">
              <w:rPr>
                <w:rFonts w:ascii="News Gothic GDB" w:hAnsi="News Gothic GDB" w:cs="Arial"/>
                <w:color w:val="000000" w:themeColor="text1"/>
              </w:rPr>
              <w:t>9</w:t>
            </w:r>
            <w:r w:rsidR="00DE03AC" w:rsidRPr="00DE03AC">
              <w:rPr>
                <w:rFonts w:ascii="News Gothic GDB" w:hAnsi="News Gothic GDB" w:cs="Arial"/>
                <w:color w:val="000000" w:themeColor="text1"/>
              </w:rPr>
              <w:t>, 2</w:t>
            </w:r>
            <w:r w:rsidR="00E37AB2">
              <w:rPr>
                <w:rFonts w:ascii="News Gothic GDB" w:hAnsi="News Gothic GDB" w:cs="Arial"/>
                <w:color w:val="000000" w:themeColor="text1"/>
              </w:rPr>
              <w:t>0</w:t>
            </w:r>
            <w:r w:rsidR="00DE03AC" w:rsidRPr="00DE03AC">
              <w:rPr>
                <w:rFonts w:ascii="News Gothic GDB" w:hAnsi="News Gothic GDB" w:cs="Arial"/>
                <w:color w:val="000000" w:themeColor="text1"/>
              </w:rPr>
              <w:t>, 21</w:t>
            </w:r>
          </w:p>
          <w:p w14:paraId="0534727E" w14:textId="5003B53C" w:rsidR="00DD4C01" w:rsidRPr="0042564F" w:rsidRDefault="00DD4C01" w:rsidP="003060F8">
            <w:pPr>
              <w:pStyle w:val="ListParagraph"/>
              <w:numPr>
                <w:ilvl w:val="0"/>
                <w:numId w:val="11"/>
              </w:numPr>
              <w:ind w:left="166" w:hanging="166"/>
              <w:jc w:val="both"/>
              <w:rPr>
                <w:rFonts w:ascii="News Gothic GDB" w:hAnsi="News Gothic GDB" w:cs="Arial"/>
                <w:color w:val="000000" w:themeColor="text1"/>
              </w:rPr>
            </w:pPr>
            <w:r w:rsidRPr="6ABC4B8F">
              <w:rPr>
                <w:rFonts w:ascii="News Gothic GDB" w:hAnsi="News Gothic GDB" w:cs="Arial"/>
                <w:color w:val="000000" w:themeColor="text1"/>
              </w:rPr>
              <w:t>BaFin Circular 0</w:t>
            </w:r>
            <w:r w:rsidR="00DB578D">
              <w:rPr>
                <w:rFonts w:ascii="News Gothic GDB" w:hAnsi="News Gothic GDB" w:cs="Arial"/>
                <w:color w:val="000000" w:themeColor="text1"/>
              </w:rPr>
              <w:t>6</w:t>
            </w:r>
            <w:r w:rsidRPr="6ABC4B8F">
              <w:rPr>
                <w:rFonts w:ascii="News Gothic GDB" w:hAnsi="News Gothic GDB" w:cs="Arial"/>
                <w:color w:val="000000" w:themeColor="text1"/>
              </w:rPr>
              <w:t>/202</w:t>
            </w:r>
            <w:r w:rsidR="00DB578D">
              <w:rPr>
                <w:rFonts w:ascii="News Gothic GDB" w:hAnsi="News Gothic GDB" w:cs="Arial"/>
                <w:color w:val="000000" w:themeColor="text1"/>
              </w:rPr>
              <w:t>4</w:t>
            </w:r>
            <w:r w:rsidRPr="6ABC4B8F">
              <w:rPr>
                <w:rFonts w:ascii="News Gothic GDB" w:hAnsi="News Gothic GDB" w:cs="Arial"/>
                <w:color w:val="000000" w:themeColor="text1"/>
              </w:rPr>
              <w:t xml:space="preserve"> (Minimum Requirements for Risk Management - MaRisk)</w:t>
            </w:r>
          </w:p>
          <w:p w14:paraId="4818FEB9" w14:textId="53697062" w:rsidR="00DD4C01" w:rsidRPr="00F27756" w:rsidRDefault="00DD4C01" w:rsidP="003060F8">
            <w:pPr>
              <w:pStyle w:val="ListParagraph"/>
              <w:numPr>
                <w:ilvl w:val="0"/>
                <w:numId w:val="11"/>
              </w:numPr>
              <w:ind w:left="166" w:hanging="166"/>
              <w:jc w:val="both"/>
              <w:rPr>
                <w:rFonts w:ascii="News Gothic GDB" w:hAnsi="News Gothic GDB" w:cs="Arial"/>
                <w:color w:val="000000" w:themeColor="text1"/>
              </w:rPr>
            </w:pPr>
            <w:r w:rsidRPr="00F27756">
              <w:rPr>
                <w:rFonts w:ascii="News Gothic GDB" w:hAnsi="News Gothic GDB" w:cs="Arial"/>
                <w:color w:val="000000" w:themeColor="text1"/>
              </w:rPr>
              <w:t>BaFin Circular 10/2017 updated on 16.08.2021 (Supervisory Requirements for IT in Financial Institutions – BAIT)</w:t>
            </w:r>
          </w:p>
          <w:p w14:paraId="01F0ECD5" w14:textId="77777777" w:rsidR="00DD4C01" w:rsidRPr="00F27756" w:rsidRDefault="00DD4C01" w:rsidP="003060F8">
            <w:pPr>
              <w:pStyle w:val="ListParagraph"/>
              <w:numPr>
                <w:ilvl w:val="0"/>
                <w:numId w:val="11"/>
              </w:numPr>
              <w:ind w:left="166" w:hanging="166"/>
              <w:jc w:val="both"/>
              <w:rPr>
                <w:rFonts w:ascii="News Gothic GDB" w:hAnsi="News Gothic GDB" w:cs="Arial"/>
                <w:color w:val="000000" w:themeColor="text1"/>
              </w:rPr>
            </w:pPr>
            <w:r w:rsidRPr="00F27756">
              <w:rPr>
                <w:rFonts w:ascii="News Gothic GDB" w:hAnsi="News Gothic GDB" w:cs="Arial"/>
                <w:color w:val="000000" w:themeColor="text1"/>
              </w:rPr>
              <w:t>General Data Protection Regulation (EU) 2016/679, Art 32</w:t>
            </w:r>
          </w:p>
          <w:p w14:paraId="12BA50E4" w14:textId="77777777" w:rsidR="00DD4C01" w:rsidRPr="00F27756" w:rsidRDefault="00DD4C01" w:rsidP="003060F8">
            <w:pPr>
              <w:pStyle w:val="ListParagraph"/>
              <w:numPr>
                <w:ilvl w:val="0"/>
                <w:numId w:val="11"/>
              </w:numPr>
              <w:ind w:left="166" w:hanging="166"/>
              <w:jc w:val="both"/>
              <w:rPr>
                <w:rFonts w:ascii="News Gothic GDB" w:hAnsi="News Gothic GDB" w:cs="Arial"/>
                <w:color w:val="000000" w:themeColor="text1"/>
                <w:lang w:val="de-DE"/>
              </w:rPr>
            </w:pPr>
            <w:r w:rsidRPr="00267739">
              <w:rPr>
                <w:rFonts w:ascii="News Gothic GDB" w:hAnsi="News Gothic GDB" w:cs="Arial"/>
                <w:color w:val="000000" w:themeColor="text1"/>
                <w:lang w:val="de-DE"/>
              </w:rPr>
              <w:t>German Data Protection Act: Bundesdatenschutzgesetz (BDSG) vom 30.06.2019</w:t>
            </w:r>
          </w:p>
          <w:p w14:paraId="10BE0670" w14:textId="77777777" w:rsidR="00DD4C01" w:rsidRPr="00F27756" w:rsidRDefault="00DD4C01" w:rsidP="003060F8">
            <w:pPr>
              <w:pStyle w:val="ListParagraph"/>
              <w:numPr>
                <w:ilvl w:val="0"/>
                <w:numId w:val="11"/>
              </w:numPr>
              <w:ind w:left="166" w:hanging="166"/>
              <w:jc w:val="both"/>
              <w:rPr>
                <w:rFonts w:ascii="News Gothic GDB" w:hAnsi="News Gothic GDB" w:cs="Arial"/>
                <w:color w:val="000000" w:themeColor="text1"/>
                <w:lang w:val="de-DE"/>
              </w:rPr>
            </w:pPr>
            <w:r w:rsidRPr="00267739">
              <w:rPr>
                <w:rFonts w:ascii="News Gothic GDB" w:hAnsi="News Gothic GDB" w:cs="Arial"/>
                <w:color w:val="000000" w:themeColor="text1"/>
                <w:lang w:val="de-DE"/>
              </w:rPr>
              <w:t>BSI-Gesetz (BSIG), §8a, Germany and IT-Sicherheitsgesetz (IT-SiG), Germany</w:t>
            </w:r>
          </w:p>
          <w:p w14:paraId="6509A55E" w14:textId="77777777" w:rsidR="00DD4C01" w:rsidRPr="00F27756" w:rsidRDefault="00DD4C01" w:rsidP="003060F8">
            <w:pPr>
              <w:pStyle w:val="ListParagraph"/>
              <w:numPr>
                <w:ilvl w:val="0"/>
                <w:numId w:val="11"/>
              </w:numPr>
              <w:ind w:left="166" w:hanging="166"/>
              <w:jc w:val="both"/>
              <w:rPr>
                <w:rFonts w:ascii="News Gothic GDB" w:hAnsi="News Gothic GDB" w:cs="Arial"/>
                <w:color w:val="000000" w:themeColor="text1"/>
              </w:rPr>
            </w:pPr>
            <w:r w:rsidRPr="00F27756">
              <w:rPr>
                <w:rFonts w:ascii="News Gothic GDB" w:hAnsi="News Gothic GDB" w:cs="Arial"/>
                <w:color w:val="000000" w:themeColor="text1"/>
              </w:rPr>
              <w:t>Central Securities Depositories Regulation (CSDR) Art.: 45(1); 45(2)</w:t>
            </w:r>
          </w:p>
          <w:p w14:paraId="3E19E735" w14:textId="77777777" w:rsidR="00DD4C01" w:rsidRPr="00F27756" w:rsidRDefault="00DD4C01" w:rsidP="003060F8">
            <w:pPr>
              <w:pStyle w:val="ListParagraph"/>
              <w:numPr>
                <w:ilvl w:val="0"/>
                <w:numId w:val="11"/>
              </w:numPr>
              <w:ind w:left="166" w:hanging="166"/>
              <w:jc w:val="both"/>
              <w:rPr>
                <w:rFonts w:ascii="News Gothic GDB" w:hAnsi="News Gothic GDB" w:cs="Arial"/>
                <w:color w:val="000000" w:themeColor="text1"/>
              </w:rPr>
            </w:pPr>
            <w:r w:rsidRPr="00F27756">
              <w:rPr>
                <w:rFonts w:ascii="News Gothic GDB" w:hAnsi="News Gothic GDB" w:cs="Arial"/>
                <w:color w:val="000000" w:themeColor="text1"/>
              </w:rPr>
              <w:t>European Securities and Markets Authority (ESMA) RTS - Commission Delegated Regulation (EU) 2017/392 of 11 November 2016 supplementing Regulation (EU) No 909/2014 of the European Parliament and of the Council with regard to regulatory technical standards on authorisation, supervisory and operational requirements for central securities depositories Art.: e.g., 15(1); 15(2); 70(1); 70(2); 70(9); 71(3); 71(4); 75(1); 75(4); 75(7); 75(9)</w:t>
            </w:r>
          </w:p>
          <w:p w14:paraId="4CD884AD" w14:textId="77777777" w:rsidR="00475505" w:rsidRPr="00910EF1" w:rsidRDefault="00DD4C01" w:rsidP="003060F8">
            <w:pPr>
              <w:pStyle w:val="ListParagraph"/>
              <w:numPr>
                <w:ilvl w:val="0"/>
                <w:numId w:val="11"/>
              </w:numPr>
              <w:ind w:left="166" w:hanging="166"/>
              <w:jc w:val="both"/>
              <w:rPr>
                <w:rFonts w:ascii="News Gothic GDB" w:hAnsi="News Gothic GDB" w:cs="Arial"/>
                <w:color w:val="000000" w:themeColor="text1"/>
                <w:lang w:val="en-GB"/>
              </w:rPr>
            </w:pPr>
            <w:r w:rsidRPr="00F27756">
              <w:rPr>
                <w:rFonts w:ascii="News Gothic GDB" w:hAnsi="News Gothic GDB" w:cs="Arial"/>
                <w:color w:val="000000" w:themeColor="text1"/>
              </w:rPr>
              <w:t xml:space="preserve">Regulation No 648/2012 of the European Parliament and of the Council </w:t>
            </w:r>
            <w:proofErr w:type="gramStart"/>
            <w:r w:rsidRPr="00F27756">
              <w:rPr>
                <w:rFonts w:ascii="News Gothic GDB" w:hAnsi="News Gothic GDB" w:cs="Arial"/>
                <w:color w:val="000000" w:themeColor="text1"/>
              </w:rPr>
              <w:t>with regard to</w:t>
            </w:r>
            <w:proofErr w:type="gramEnd"/>
            <w:r w:rsidRPr="00F27756">
              <w:rPr>
                <w:rFonts w:ascii="News Gothic GDB" w:hAnsi="News Gothic GDB" w:cs="Arial"/>
                <w:color w:val="000000" w:themeColor="text1"/>
              </w:rPr>
              <w:t xml:space="preserve"> regulatory technical standards on requirements for central counterparties (EMIR RTS 153/2013) with focus on Article 9 “Information technology systems”</w:t>
            </w:r>
          </w:p>
          <w:p w14:paraId="79CECE91" w14:textId="461E208C" w:rsidR="00910EF1" w:rsidRPr="00910EF1" w:rsidRDefault="00910EF1" w:rsidP="003060F8">
            <w:pPr>
              <w:pStyle w:val="ListParagraph"/>
              <w:numPr>
                <w:ilvl w:val="0"/>
                <w:numId w:val="11"/>
              </w:numPr>
              <w:ind w:left="166" w:hanging="166"/>
              <w:jc w:val="both"/>
              <w:rPr>
                <w:rFonts w:ascii="News Gothic GDB" w:hAnsi="News Gothic GDB" w:cs="Arial"/>
                <w:color w:val="000000" w:themeColor="text1"/>
                <w:lang w:val="it-IT"/>
              </w:rPr>
            </w:pPr>
            <w:r w:rsidRPr="00267739">
              <w:rPr>
                <w:rFonts w:ascii="News Gothic GDB" w:hAnsi="News Gothic GDB" w:cs="Arial"/>
                <w:color w:val="000000" w:themeColor="text1"/>
                <w:lang w:val="it-IT"/>
              </w:rPr>
              <w:t xml:space="preserve">ISO/IEC 27001:2022 A.5.3, A.5.15, </w:t>
            </w:r>
            <w:r w:rsidR="000A1A50" w:rsidRPr="00267739">
              <w:rPr>
                <w:rFonts w:ascii="News Gothic GDB" w:hAnsi="News Gothic GDB" w:cs="Arial"/>
                <w:color w:val="000000" w:themeColor="text1"/>
                <w:lang w:val="it-IT"/>
              </w:rPr>
              <w:t xml:space="preserve">A.5.16, </w:t>
            </w:r>
            <w:r w:rsidR="003D476A">
              <w:rPr>
                <w:rFonts w:ascii="News Gothic GDB" w:hAnsi="News Gothic GDB" w:cs="Arial"/>
                <w:color w:val="000000" w:themeColor="text1"/>
                <w:lang w:val="it-IT"/>
              </w:rPr>
              <w:t xml:space="preserve">A.5.17, </w:t>
            </w:r>
            <w:r w:rsidRPr="00267739">
              <w:rPr>
                <w:rFonts w:ascii="News Gothic GDB" w:hAnsi="News Gothic GDB" w:cs="Arial"/>
                <w:color w:val="000000" w:themeColor="text1"/>
                <w:lang w:val="it-IT"/>
              </w:rPr>
              <w:t>A.5.18, A.8.3</w:t>
            </w:r>
          </w:p>
        </w:tc>
      </w:tr>
      <w:tr w:rsidR="0006517F" w:rsidRPr="00F27756" w14:paraId="634EED57" w14:textId="77777777" w:rsidTr="1E34F5EE">
        <w:tc>
          <w:tcPr>
            <w:tcW w:w="1620" w:type="dxa"/>
          </w:tcPr>
          <w:p w14:paraId="1F4B972E" w14:textId="2214CAEB" w:rsidR="0006517F" w:rsidRPr="00F27756" w:rsidRDefault="00E31796" w:rsidP="00F0051C">
            <w:pPr>
              <w:rPr>
                <w:rFonts w:ascii="News Gothic GDB" w:hAnsi="News Gothic GDB"/>
              </w:rPr>
            </w:pPr>
            <w:r w:rsidRPr="6ABC4B8F">
              <w:rPr>
                <w:rFonts w:ascii="News Gothic GDB" w:hAnsi="News Gothic GDB" w:cs="Arial"/>
                <w:sz w:val="22"/>
                <w:szCs w:val="22"/>
              </w:rPr>
              <w:lastRenderedPageBreak/>
              <w:t>Relevant internal requirements</w:t>
            </w:r>
            <w:r w:rsidRPr="6ABC4B8F">
              <w:rPr>
                <w:rFonts w:ascii="News Gothic GDB" w:hAnsi="News Gothic GDB"/>
                <w:sz w:val="16"/>
                <w:szCs w:val="16"/>
              </w:rPr>
              <w:t xml:space="preserve"> </w:t>
            </w:r>
          </w:p>
        </w:tc>
        <w:tc>
          <w:tcPr>
            <w:tcW w:w="13134" w:type="dxa"/>
          </w:tcPr>
          <w:p w14:paraId="70E8FB2A" w14:textId="40D3E982" w:rsidR="00E136F4" w:rsidRDefault="00E136F4" w:rsidP="00E136F4">
            <w:pPr>
              <w:pStyle w:val="paragraph1"/>
              <w:ind w:left="0"/>
              <w:rPr>
                <w:rFonts w:ascii="News Gothic GDB" w:hAnsi="News Gothic GDB" w:cs="Arial"/>
                <w:b/>
                <w:bCs/>
                <w:sz w:val="22"/>
                <w:szCs w:val="22"/>
                <w:u w:val="single"/>
                <w:lang w:val="en-GB"/>
              </w:rPr>
            </w:pPr>
            <w:r w:rsidRPr="00B75C50">
              <w:rPr>
                <w:rFonts w:ascii="News Gothic GDB" w:hAnsi="News Gothic GDB" w:cs="Arial"/>
                <w:b/>
                <w:color w:val="000000" w:themeColor="text1"/>
                <w:sz w:val="22"/>
                <w:szCs w:val="22"/>
                <w:highlight w:val="lightGray"/>
                <w:u w:val="single"/>
              </w:rPr>
              <w:t>Applicable to all L2s:</w:t>
            </w:r>
            <w:r w:rsidRPr="006C2EF9">
              <w:rPr>
                <w:rFonts w:ascii="News Gothic GDB" w:hAnsi="News Gothic GDB" w:cs="Arial"/>
                <w:b/>
                <w:color w:val="000000" w:themeColor="text1"/>
                <w:sz w:val="22"/>
                <w:szCs w:val="22"/>
                <w:u w:val="single"/>
              </w:rPr>
              <w:t xml:space="preserve"> </w:t>
            </w:r>
            <w:r w:rsidRPr="004F2500">
              <w:rPr>
                <w:rFonts w:ascii="News Gothic GDB" w:hAnsi="News Gothic GDB" w:cs="Arial"/>
                <w:b/>
                <w:bCs/>
                <w:sz w:val="22"/>
                <w:szCs w:val="22"/>
                <w:u w:val="single"/>
                <w:lang w:val="en-GB"/>
              </w:rPr>
              <w:t xml:space="preserve">The sub-section is not </w:t>
            </w:r>
            <w:proofErr w:type="gramStart"/>
            <w:r w:rsidRPr="004F2500">
              <w:rPr>
                <w:rFonts w:ascii="News Gothic GDB" w:hAnsi="News Gothic GDB" w:cs="Arial"/>
                <w:b/>
                <w:bCs/>
                <w:sz w:val="22"/>
                <w:szCs w:val="22"/>
                <w:u w:val="single"/>
                <w:lang w:val="en-GB"/>
              </w:rPr>
              <w:t>repeated again</w:t>
            </w:r>
            <w:proofErr w:type="gramEnd"/>
            <w:r w:rsidRPr="004F2500">
              <w:rPr>
                <w:rFonts w:ascii="News Gothic GDB" w:hAnsi="News Gothic GDB" w:cs="Arial"/>
                <w:b/>
                <w:bCs/>
                <w:sz w:val="22"/>
                <w:szCs w:val="22"/>
                <w:u w:val="single"/>
                <w:lang w:val="en-GB"/>
              </w:rPr>
              <w:t xml:space="preserve"> within each L2.</w:t>
            </w:r>
          </w:p>
          <w:p w14:paraId="04193B79" w14:textId="5E3E528F" w:rsidR="005E3B33" w:rsidRPr="00F27756" w:rsidRDefault="00874243" w:rsidP="00475621">
            <w:pPr>
              <w:pStyle w:val="paragraph1"/>
              <w:ind w:left="0"/>
              <w:rPr>
                <w:rFonts w:ascii="News Gothic GDB" w:hAnsi="News Gothic GDB" w:cs="Arial"/>
                <w:bCs/>
                <w:iCs/>
                <w:sz w:val="22"/>
                <w:szCs w:val="22"/>
              </w:rPr>
            </w:pPr>
            <w:r w:rsidRPr="00F27756">
              <w:rPr>
                <w:rFonts w:ascii="News Gothic GDB" w:hAnsi="News Gothic GDB" w:cs="Arial"/>
                <w:bCs/>
                <w:iCs/>
                <w:sz w:val="22"/>
                <w:szCs w:val="22"/>
              </w:rPr>
              <w:t>I</w:t>
            </w:r>
            <w:r w:rsidR="005E3B33" w:rsidRPr="00F27756">
              <w:rPr>
                <w:rFonts w:ascii="News Gothic GDB" w:hAnsi="News Gothic GDB" w:cs="Arial"/>
                <w:bCs/>
                <w:iCs/>
                <w:sz w:val="22"/>
                <w:szCs w:val="22"/>
              </w:rPr>
              <w:t>nternal requirements are:</w:t>
            </w:r>
          </w:p>
          <w:p w14:paraId="570B47E1" w14:textId="77777777" w:rsidR="005E3B33" w:rsidRPr="00F27756" w:rsidRDefault="005E3B33" w:rsidP="00475621">
            <w:pPr>
              <w:pStyle w:val="paragraph1"/>
              <w:ind w:left="0"/>
              <w:rPr>
                <w:rFonts w:ascii="News Gothic GDB" w:hAnsi="News Gothic GDB" w:cs="Arial"/>
                <w:sz w:val="22"/>
                <w:szCs w:val="22"/>
              </w:rPr>
            </w:pPr>
            <w:r w:rsidRPr="6ABC4B8F">
              <w:rPr>
                <w:rFonts w:ascii="News Gothic GDB" w:hAnsi="News Gothic GDB" w:cs="Arial"/>
                <w:sz w:val="22"/>
                <w:szCs w:val="22"/>
              </w:rPr>
              <w:t xml:space="preserve">ICT Risk Framework (Link </w:t>
            </w:r>
            <w:hyperlink r:id="rId29">
              <w:r w:rsidRPr="6ABC4B8F">
                <w:rPr>
                  <w:rStyle w:val="Hyperlink"/>
                  <w:rFonts w:ascii="News Gothic GDB" w:hAnsi="News Gothic GDB" w:cs="Arial"/>
                  <w:sz w:val="22"/>
                  <w:szCs w:val="22"/>
                </w:rPr>
                <w:t>Here</w:t>
              </w:r>
            </w:hyperlink>
            <w:r w:rsidRPr="6ABC4B8F">
              <w:rPr>
                <w:rFonts w:ascii="News Gothic GDB" w:hAnsi="News Gothic GDB" w:cs="Arial"/>
                <w:sz w:val="22"/>
                <w:szCs w:val="22"/>
              </w:rPr>
              <w:t>)</w:t>
            </w:r>
          </w:p>
          <w:p w14:paraId="09AB4200" w14:textId="77777777" w:rsidR="005E3B33" w:rsidRPr="00F27756" w:rsidRDefault="005E3B33" w:rsidP="00475621">
            <w:pPr>
              <w:pStyle w:val="paragraph1"/>
              <w:ind w:left="0"/>
              <w:rPr>
                <w:rFonts w:ascii="News Gothic GDB" w:hAnsi="News Gothic GDB"/>
                <w:sz w:val="22"/>
                <w:szCs w:val="22"/>
              </w:rPr>
            </w:pPr>
            <w:r w:rsidRPr="6ABC4B8F">
              <w:rPr>
                <w:rFonts w:ascii="News Gothic GDB" w:hAnsi="News Gothic GDB" w:cs="Arial"/>
                <w:sz w:val="22"/>
                <w:szCs w:val="22"/>
              </w:rPr>
              <w:t xml:space="preserve">Policies - Link to the official </w:t>
            </w:r>
            <w:hyperlink r:id="rId30">
              <w:r w:rsidRPr="6ABC4B8F">
                <w:rPr>
                  <w:rStyle w:val="Hyperlink"/>
                  <w:rFonts w:ascii="News Gothic GDB" w:hAnsi="News Gothic GDB" w:cs="Arial"/>
                  <w:sz w:val="22"/>
                  <w:szCs w:val="22"/>
                </w:rPr>
                <w:t>DBG Policy Database</w:t>
              </w:r>
            </w:hyperlink>
          </w:p>
          <w:p w14:paraId="0A0FB319" w14:textId="77777777" w:rsidR="005E3B33" w:rsidRPr="00F27756" w:rsidRDefault="005E3B33" w:rsidP="003060F8">
            <w:pPr>
              <w:pStyle w:val="paragraph1"/>
              <w:numPr>
                <w:ilvl w:val="0"/>
                <w:numId w:val="12"/>
              </w:numPr>
              <w:rPr>
                <w:rFonts w:ascii="News Gothic GDB" w:hAnsi="News Gothic GDB" w:cs="Arial"/>
                <w:sz w:val="22"/>
                <w:szCs w:val="22"/>
              </w:rPr>
            </w:pPr>
            <w:r w:rsidRPr="6ABC4B8F">
              <w:rPr>
                <w:rFonts w:ascii="News Gothic GDB" w:hAnsi="News Gothic GDB" w:cs="Arial"/>
                <w:sz w:val="22"/>
                <w:szCs w:val="22"/>
              </w:rPr>
              <w:t xml:space="preserve">ICT Risk Management Policy, V1.0 valid from 01.01.2025 (Link </w:t>
            </w:r>
            <w:hyperlink r:id="rId31">
              <w:r w:rsidRPr="6ABC4B8F">
                <w:rPr>
                  <w:rStyle w:val="Hyperlink"/>
                  <w:rFonts w:ascii="News Gothic GDB" w:hAnsi="News Gothic GDB"/>
                  <w:sz w:val="22"/>
                  <w:szCs w:val="22"/>
                </w:rPr>
                <w:t>Her</w:t>
              </w:r>
            </w:hyperlink>
            <w:bookmarkStart w:id="30" w:name="_Hlt195619817"/>
            <w:bookmarkStart w:id="31" w:name="_Hlt195619818"/>
            <w:r w:rsidRPr="6ABC4B8F">
              <w:rPr>
                <w:rStyle w:val="Hyperlink"/>
                <w:rFonts w:ascii="News Gothic GDB" w:hAnsi="News Gothic GDB"/>
                <w:sz w:val="22"/>
                <w:szCs w:val="22"/>
              </w:rPr>
              <w:t>e</w:t>
            </w:r>
            <w:bookmarkEnd w:id="30"/>
            <w:bookmarkEnd w:id="31"/>
            <w:r w:rsidRPr="6ABC4B8F">
              <w:rPr>
                <w:rFonts w:ascii="News Gothic GDB" w:hAnsi="News Gothic GDB" w:cs="Arial"/>
                <w:sz w:val="22"/>
                <w:szCs w:val="22"/>
              </w:rPr>
              <w:t>)</w:t>
            </w:r>
          </w:p>
          <w:p w14:paraId="72EC6E30" w14:textId="1CC69921" w:rsidR="005E3B33" w:rsidRPr="00F27756" w:rsidRDefault="00AD3250" w:rsidP="00475621">
            <w:pPr>
              <w:pStyle w:val="paragraph1"/>
              <w:ind w:left="0"/>
              <w:rPr>
                <w:rFonts w:ascii="News Gothic GDB" w:hAnsi="News Gothic GDB"/>
              </w:rPr>
            </w:pPr>
            <w:r>
              <w:rPr>
                <w:rFonts w:ascii="News Gothic GDB" w:hAnsi="News Gothic GDB" w:cs="Arial"/>
                <w:sz w:val="22"/>
                <w:szCs w:val="22"/>
              </w:rPr>
              <w:t xml:space="preserve">2LoD </w:t>
            </w:r>
            <w:r w:rsidR="005E3B33" w:rsidRPr="6ABC4B8F">
              <w:rPr>
                <w:rFonts w:ascii="News Gothic GDB" w:hAnsi="News Gothic GDB" w:cs="Arial"/>
                <w:sz w:val="22"/>
                <w:szCs w:val="22"/>
              </w:rPr>
              <w:t xml:space="preserve">Guidelines: ICT Risk Guidelines - Link to the official </w:t>
            </w:r>
            <w:hyperlink r:id="rId32">
              <w:r w:rsidR="005E3B33" w:rsidRPr="6ABC4B8F">
                <w:rPr>
                  <w:rStyle w:val="Hyperlink"/>
                  <w:rFonts w:ascii="News Gothic GDB" w:hAnsi="News Gothic GDB" w:cs="Arial"/>
                  <w:sz w:val="22"/>
                  <w:szCs w:val="22"/>
                </w:rPr>
                <w:t>DBG Information Security Standards Database</w:t>
              </w:r>
            </w:hyperlink>
          </w:p>
          <w:p w14:paraId="5369E7CE" w14:textId="77777777" w:rsidR="00E74A7A" w:rsidRDefault="00E74A7A" w:rsidP="6A5440D4">
            <w:pPr>
              <w:pStyle w:val="paragraph1"/>
              <w:ind w:left="0"/>
              <w:rPr>
                <w:rFonts w:ascii="News Gothic GDB" w:hAnsi="News Gothic GDB"/>
                <w:sz w:val="22"/>
                <w:szCs w:val="22"/>
                <w:lang w:val="en-GB"/>
              </w:rPr>
            </w:pPr>
          </w:p>
          <w:p w14:paraId="0EB30E94" w14:textId="31E899C5" w:rsidR="00E74A7A" w:rsidRDefault="00AD3250" w:rsidP="6A5440D4">
            <w:pPr>
              <w:pStyle w:val="paragraph1"/>
              <w:ind w:left="0"/>
              <w:rPr>
                <w:rFonts w:ascii="News Gothic GDB" w:hAnsi="News Gothic GDB"/>
                <w:sz w:val="22"/>
                <w:szCs w:val="22"/>
                <w:lang w:val="en-GB"/>
              </w:rPr>
            </w:pPr>
            <w:r w:rsidRPr="6A5440D4">
              <w:rPr>
                <w:rFonts w:ascii="News Gothic GDB" w:hAnsi="News Gothic GDB"/>
                <w:sz w:val="22"/>
                <w:szCs w:val="22"/>
                <w:lang w:val="en-GB"/>
              </w:rPr>
              <w:t xml:space="preserve">1LoD </w:t>
            </w:r>
            <w:r w:rsidR="005E3B33" w:rsidRPr="6A5440D4">
              <w:rPr>
                <w:rFonts w:ascii="News Gothic GDB" w:hAnsi="News Gothic GDB"/>
                <w:sz w:val="22"/>
                <w:szCs w:val="22"/>
                <w:lang w:val="en-GB"/>
              </w:rPr>
              <w:t>Procedure</w:t>
            </w:r>
            <w:r w:rsidR="004948C5">
              <w:rPr>
                <w:rFonts w:ascii="News Gothic GDB" w:hAnsi="News Gothic GDB"/>
                <w:sz w:val="22"/>
                <w:szCs w:val="22"/>
                <w:lang w:val="en-GB"/>
              </w:rPr>
              <w:t>s</w:t>
            </w:r>
            <w:r w:rsidR="005E3B33" w:rsidRPr="6A5440D4">
              <w:rPr>
                <w:rFonts w:ascii="News Gothic GDB" w:hAnsi="News Gothic GDB"/>
                <w:sz w:val="22"/>
                <w:szCs w:val="22"/>
                <w:lang w:val="en-GB"/>
              </w:rPr>
              <w:t>:</w:t>
            </w:r>
            <w:r w:rsidR="00EB3E14" w:rsidRPr="6A5440D4">
              <w:rPr>
                <w:rFonts w:ascii="News Gothic GDB" w:hAnsi="News Gothic GDB"/>
                <w:sz w:val="22"/>
                <w:szCs w:val="22"/>
                <w:lang w:val="en-GB"/>
              </w:rPr>
              <w:t xml:space="preserve"> </w:t>
            </w:r>
          </w:p>
          <w:p w14:paraId="7236D020" w14:textId="1ABCFCAD" w:rsidR="005E3B33" w:rsidRPr="00F27756" w:rsidRDefault="005E3B33" w:rsidP="6A5440D4">
            <w:pPr>
              <w:pStyle w:val="paragraph1"/>
              <w:ind w:left="0"/>
              <w:rPr>
                <w:rFonts w:ascii="News Gothic GDB" w:hAnsi="News Gothic GDB"/>
                <w:sz w:val="22"/>
                <w:szCs w:val="22"/>
                <w:lang w:val="en-GB"/>
              </w:rPr>
            </w:pPr>
            <w:hyperlink r:id="rId33" w:history="1">
              <w:proofErr w:type="spellStart"/>
              <w:r w:rsidRPr="00A9790A">
                <w:rPr>
                  <w:rStyle w:val="Hyperlink"/>
                  <w:rFonts w:ascii="News Gothic GDB" w:hAnsi="News Gothic GDB"/>
                  <w:sz w:val="22"/>
                  <w:szCs w:val="22"/>
                  <w:lang w:val="en-GB" w:bidi="ar-SA"/>
                </w:rPr>
                <w:t>DBG_GS_IAM_Procedure</w:t>
              </w:r>
              <w:proofErr w:type="spellEnd"/>
            </w:hyperlink>
            <w:r w:rsidR="001A25E2" w:rsidRPr="6A5440D4">
              <w:rPr>
                <w:rFonts w:ascii="News Gothic GDB" w:hAnsi="News Gothic GDB"/>
                <w:sz w:val="22"/>
                <w:szCs w:val="22"/>
                <w:lang w:val="en-GB"/>
              </w:rPr>
              <w:t xml:space="preserve"> v1.0 </w:t>
            </w:r>
            <w:r w:rsidR="00E74A7A">
              <w:rPr>
                <w:rFonts w:ascii="News Gothic GDB" w:hAnsi="News Gothic GDB"/>
                <w:sz w:val="22"/>
                <w:szCs w:val="22"/>
                <w:lang w:val="en-GB"/>
              </w:rPr>
              <w:t xml:space="preserve">and </w:t>
            </w:r>
            <w:hyperlink r:id="rId34" w:history="1">
              <w:proofErr w:type="spellStart"/>
              <w:r w:rsidR="00CE655B" w:rsidRPr="004948C5">
                <w:rPr>
                  <w:rStyle w:val="Hyperlink"/>
                  <w:rFonts w:ascii="News Gothic GDB" w:hAnsi="News Gothic GDB"/>
                  <w:sz w:val="22"/>
                  <w:szCs w:val="22"/>
                  <w:lang w:val="en-GB" w:bidi="ar-SA"/>
                </w:rPr>
                <w:t>DBG_GS_PAM_Procedure</w:t>
              </w:r>
              <w:proofErr w:type="spellEnd"/>
            </w:hyperlink>
            <w:r w:rsidR="00CE655B" w:rsidRPr="00CE655B">
              <w:rPr>
                <w:rFonts w:ascii="News Gothic GDB" w:hAnsi="News Gothic GDB"/>
                <w:sz w:val="22"/>
                <w:szCs w:val="22"/>
                <w:lang w:val="en-GB"/>
              </w:rPr>
              <w:t xml:space="preserve"> </w:t>
            </w:r>
            <w:r w:rsidR="004948C5">
              <w:rPr>
                <w:rFonts w:ascii="News Gothic GDB" w:hAnsi="News Gothic GDB"/>
                <w:sz w:val="22"/>
                <w:szCs w:val="22"/>
                <w:lang w:val="en-GB"/>
              </w:rPr>
              <w:t xml:space="preserve">v1.0 </w:t>
            </w:r>
            <w:r w:rsidR="001A25E2" w:rsidRPr="6A5440D4">
              <w:rPr>
                <w:rFonts w:ascii="News Gothic GDB" w:hAnsi="News Gothic GDB"/>
                <w:sz w:val="22"/>
                <w:szCs w:val="22"/>
                <w:lang w:val="en-GB"/>
              </w:rPr>
              <w:t xml:space="preserve">- Valid </w:t>
            </w:r>
            <w:r w:rsidR="001017F5" w:rsidRPr="6A5440D4">
              <w:rPr>
                <w:rFonts w:ascii="News Gothic GDB" w:hAnsi="News Gothic GDB"/>
                <w:sz w:val="22"/>
                <w:szCs w:val="22"/>
                <w:lang w:val="en-GB"/>
              </w:rPr>
              <w:t>f</w:t>
            </w:r>
            <w:r w:rsidR="001A25E2" w:rsidRPr="6A5440D4">
              <w:rPr>
                <w:rFonts w:ascii="News Gothic GDB" w:hAnsi="News Gothic GDB"/>
                <w:sz w:val="22"/>
                <w:szCs w:val="22"/>
                <w:lang w:val="en-GB"/>
              </w:rPr>
              <w:t>rom Date: 01.07.2025</w:t>
            </w:r>
          </w:p>
          <w:p w14:paraId="06131042" w14:textId="77777777" w:rsidR="00964C1E" w:rsidRPr="00F27756" w:rsidRDefault="00964C1E" w:rsidP="00475621">
            <w:pPr>
              <w:jc w:val="both"/>
              <w:rPr>
                <w:rFonts w:ascii="News Gothic GDB" w:hAnsi="News Gothic GDB" w:cs="Arial"/>
                <w:color w:val="FF0000"/>
                <w:sz w:val="22"/>
                <w:szCs w:val="22"/>
                <w:lang w:bidi="ar-SA"/>
              </w:rPr>
            </w:pPr>
          </w:p>
          <w:p w14:paraId="31F37151" w14:textId="75F70901" w:rsidR="005E3B33" w:rsidRPr="00F27756" w:rsidRDefault="005E3B33" w:rsidP="00475621">
            <w:pPr>
              <w:pStyle w:val="paragraph1"/>
              <w:ind w:left="0"/>
              <w:rPr>
                <w:rFonts w:ascii="News Gothic GDB" w:hAnsi="News Gothic GDB" w:cs="Arial"/>
                <w:color w:val="FF0000"/>
                <w:sz w:val="22"/>
                <w:szCs w:val="22"/>
                <w:lang w:bidi="ar-SA"/>
              </w:rPr>
            </w:pPr>
            <w:r w:rsidRPr="6ABC4B8F">
              <w:rPr>
                <w:rFonts w:ascii="News Gothic GDB" w:hAnsi="News Gothic GDB" w:cs="Arial"/>
                <w:b/>
                <w:sz w:val="22"/>
                <w:szCs w:val="22"/>
                <w:u w:val="single"/>
              </w:rPr>
              <w:t>Conclusion for RCA:</w:t>
            </w:r>
            <w:r w:rsidR="00C71BD0" w:rsidRPr="6ABC4B8F">
              <w:rPr>
                <w:rFonts w:ascii="News Gothic GDB" w:hAnsi="News Gothic GDB" w:cs="Arial"/>
                <w:b/>
                <w:sz w:val="22"/>
                <w:szCs w:val="22"/>
                <w:u w:val="single"/>
              </w:rPr>
              <w:t xml:space="preserve"> </w:t>
            </w:r>
            <w:r w:rsidRPr="00F27756">
              <w:rPr>
                <w:rFonts w:ascii="News Gothic GDB" w:hAnsi="News Gothic GDB" w:cs="Arial"/>
                <w:sz w:val="22"/>
                <w:szCs w:val="22"/>
              </w:rPr>
              <w:t xml:space="preserve">The listed policies, standards and process documentation cover the key processes in scope of this audit. Versions for policies and standards are the most recent ones. </w:t>
            </w:r>
            <w:r w:rsidRPr="000376F8">
              <w:rPr>
                <w:rFonts w:ascii="News Gothic GDB" w:hAnsi="News Gothic GDB" w:cs="Arial"/>
                <w:sz w:val="22"/>
                <w:szCs w:val="22"/>
              </w:rPr>
              <w:t xml:space="preserve">However, assessment of the adequacy with DORA needs to be confirmed during fieldwork. </w:t>
            </w:r>
            <w:r w:rsidR="000376F8" w:rsidRPr="000376F8">
              <w:rPr>
                <w:rFonts w:ascii="News Gothic GDB" w:hAnsi="News Gothic GDB" w:cs="Arial"/>
                <w:sz w:val="22"/>
                <w:szCs w:val="22"/>
              </w:rPr>
              <w:t>The test</w:t>
            </w:r>
            <w:r w:rsidRPr="000376F8">
              <w:rPr>
                <w:rFonts w:ascii="News Gothic GDB" w:hAnsi="News Gothic GDB" w:cs="Arial"/>
                <w:sz w:val="22"/>
                <w:szCs w:val="22"/>
              </w:rPr>
              <w:t xml:space="preserve"> procedure</w:t>
            </w:r>
            <w:r w:rsidR="00612C86" w:rsidRPr="000376F8">
              <w:rPr>
                <w:rFonts w:ascii="News Gothic GDB" w:hAnsi="News Gothic GDB" w:cs="Arial"/>
                <w:sz w:val="22"/>
                <w:szCs w:val="22"/>
              </w:rPr>
              <w:t xml:space="preserve"> i</w:t>
            </w:r>
            <w:r w:rsidRPr="000376F8">
              <w:rPr>
                <w:rFonts w:ascii="News Gothic GDB" w:hAnsi="News Gothic GDB" w:cs="Arial"/>
                <w:sz w:val="22"/>
                <w:szCs w:val="22"/>
              </w:rPr>
              <w:t>s defined accordingly</w:t>
            </w:r>
            <w:r w:rsidR="00666ED7" w:rsidRPr="000376F8">
              <w:rPr>
                <w:rFonts w:ascii="News Gothic GDB" w:hAnsi="News Gothic GDB" w:cs="Arial"/>
                <w:sz w:val="22"/>
                <w:szCs w:val="22"/>
              </w:rPr>
              <w:t xml:space="preserve"> (TP</w:t>
            </w:r>
            <w:r w:rsidR="00F04776">
              <w:rPr>
                <w:rFonts w:ascii="News Gothic GDB" w:hAnsi="News Gothic GDB" w:cs="Arial"/>
                <w:sz w:val="22"/>
                <w:szCs w:val="22"/>
              </w:rPr>
              <w:t>1</w:t>
            </w:r>
            <w:r w:rsidR="00666ED7" w:rsidRPr="000376F8">
              <w:rPr>
                <w:rFonts w:ascii="News Gothic GDB" w:hAnsi="News Gothic GDB" w:cs="Arial"/>
                <w:sz w:val="22"/>
                <w:szCs w:val="22"/>
              </w:rPr>
              <w:t>)</w:t>
            </w:r>
            <w:r w:rsidRPr="000376F8">
              <w:rPr>
                <w:rFonts w:ascii="News Gothic GDB" w:hAnsi="News Gothic GDB" w:cs="Arial"/>
                <w:sz w:val="22"/>
                <w:szCs w:val="22"/>
              </w:rPr>
              <w:t>.</w:t>
            </w:r>
          </w:p>
        </w:tc>
      </w:tr>
      <w:tr w:rsidR="0006517F" w:rsidRPr="00F27756" w14:paraId="33B8A0A9" w14:textId="77777777" w:rsidTr="1E34F5EE">
        <w:tc>
          <w:tcPr>
            <w:tcW w:w="1620" w:type="dxa"/>
          </w:tcPr>
          <w:p w14:paraId="65F4164B" w14:textId="0E16B265" w:rsidR="0006517F" w:rsidRPr="00F27756" w:rsidRDefault="00006852" w:rsidP="00F0051C">
            <w:pPr>
              <w:rPr>
                <w:rFonts w:ascii="News Gothic GDB" w:hAnsi="News Gothic GDB" w:cs="Arial"/>
                <w:sz w:val="22"/>
                <w:szCs w:val="22"/>
                <w:lang w:bidi="ar-SA"/>
              </w:rPr>
            </w:pPr>
            <w:r w:rsidRPr="6ABC4B8F">
              <w:rPr>
                <w:rFonts w:ascii="News Gothic GDB" w:hAnsi="News Gothic GDB" w:cs="Arial"/>
                <w:sz w:val="22"/>
                <w:szCs w:val="22"/>
              </w:rPr>
              <w:t>IT environment</w:t>
            </w:r>
            <w:r w:rsidR="002224CC" w:rsidRPr="6ABC4B8F">
              <w:rPr>
                <w:rFonts w:ascii="News Gothic GDB" w:hAnsi="News Gothic GDB" w:cs="Arial"/>
                <w:sz w:val="22"/>
                <w:szCs w:val="22"/>
              </w:rPr>
              <w:t xml:space="preserve"> + Cloud services </w:t>
            </w:r>
          </w:p>
        </w:tc>
        <w:tc>
          <w:tcPr>
            <w:tcW w:w="13134" w:type="dxa"/>
          </w:tcPr>
          <w:p w14:paraId="11E10D28" w14:textId="24214CFF" w:rsidR="00942C16" w:rsidRPr="00F27756" w:rsidRDefault="00ED5792" w:rsidP="00475621">
            <w:pPr>
              <w:jc w:val="both"/>
              <w:rPr>
                <w:rFonts w:ascii="News Gothic GDB" w:hAnsi="News Gothic GDB" w:cs="Arial"/>
                <w:bCs/>
                <w:iCs/>
                <w:sz w:val="22"/>
                <w:szCs w:val="22"/>
              </w:rPr>
            </w:pPr>
            <w:r w:rsidRPr="00F27756">
              <w:rPr>
                <w:rFonts w:ascii="News Gothic GDB" w:hAnsi="News Gothic GDB" w:cs="Arial"/>
                <w:bCs/>
                <w:iCs/>
                <w:sz w:val="22"/>
                <w:szCs w:val="22"/>
              </w:rPr>
              <w:t>Three</w:t>
            </w:r>
            <w:r w:rsidR="00942C16" w:rsidRPr="00F27756">
              <w:rPr>
                <w:rFonts w:ascii="News Gothic GDB" w:hAnsi="News Gothic GDB" w:cs="Arial"/>
                <w:bCs/>
                <w:iCs/>
                <w:sz w:val="22"/>
                <w:szCs w:val="22"/>
              </w:rPr>
              <w:t xml:space="preserve"> </w:t>
            </w:r>
            <w:r w:rsidR="00942C16" w:rsidRPr="00F27756">
              <w:rPr>
                <w:rFonts w:ascii="News Gothic GDB" w:hAnsi="News Gothic GDB" w:cs="Arial"/>
                <w:sz w:val="22"/>
                <w:szCs w:val="22"/>
              </w:rPr>
              <w:t>applications were</w:t>
            </w:r>
            <w:r w:rsidR="00942C16" w:rsidRPr="00F27756">
              <w:rPr>
                <w:rFonts w:ascii="News Gothic GDB" w:hAnsi="News Gothic GDB" w:cs="Arial"/>
                <w:bCs/>
                <w:iCs/>
                <w:sz w:val="22"/>
                <w:szCs w:val="22"/>
              </w:rPr>
              <w:t xml:space="preserve"> identified as relevant to this L2 process as per the AAP2025 Golden Source.</w:t>
            </w:r>
          </w:p>
          <w:p w14:paraId="4AA75AFA" w14:textId="7C37D197" w:rsidR="00ED5792" w:rsidRPr="00F27756" w:rsidRDefault="00ED5792" w:rsidP="00475621">
            <w:pPr>
              <w:jc w:val="both"/>
              <w:rPr>
                <w:rFonts w:ascii="News Gothic GDB" w:hAnsi="News Gothic GDB" w:cs="Arial"/>
                <w:sz w:val="22"/>
                <w:szCs w:val="22"/>
                <w:lang w:bidi="ar-SA"/>
              </w:rPr>
            </w:pPr>
            <w:r w:rsidRPr="6ABC4B8F">
              <w:rPr>
                <w:rFonts w:ascii="News Gothic GDB" w:hAnsi="News Gothic GDB" w:cs="Arial"/>
                <w:sz w:val="22"/>
                <w:szCs w:val="22"/>
              </w:rPr>
              <w:t>-</w:t>
            </w:r>
            <w:r w:rsidR="00222B81" w:rsidRPr="6ABC4B8F">
              <w:rPr>
                <w:rFonts w:ascii="News Gothic GDB" w:hAnsi="News Gothic GDB" w:cs="Arial"/>
                <w:sz w:val="22"/>
                <w:szCs w:val="22"/>
              </w:rPr>
              <w:t xml:space="preserve"> </w:t>
            </w:r>
            <w:r w:rsidRPr="6ABC4B8F">
              <w:rPr>
                <w:rFonts w:ascii="News Gothic GDB" w:hAnsi="News Gothic GDB" w:cs="Arial"/>
                <w:sz w:val="22"/>
                <w:szCs w:val="22"/>
              </w:rPr>
              <w:t>ForgeRock AM (AID759) - Major</w:t>
            </w:r>
          </w:p>
          <w:p w14:paraId="115A1086" w14:textId="04708392" w:rsidR="00ED5792" w:rsidRPr="00F27756" w:rsidRDefault="00ED5792" w:rsidP="00475621">
            <w:pPr>
              <w:jc w:val="both"/>
              <w:rPr>
                <w:rFonts w:ascii="News Gothic GDB" w:hAnsi="News Gothic GDB" w:cs="Arial"/>
                <w:sz w:val="22"/>
                <w:szCs w:val="22"/>
                <w:lang w:bidi="ar-SA"/>
              </w:rPr>
            </w:pPr>
            <w:r w:rsidRPr="6ABC4B8F">
              <w:rPr>
                <w:rFonts w:ascii="News Gothic GDB" w:hAnsi="News Gothic GDB" w:cs="Arial"/>
                <w:sz w:val="22"/>
                <w:szCs w:val="22"/>
              </w:rPr>
              <w:t>-</w:t>
            </w:r>
            <w:r w:rsidR="00222B81" w:rsidRPr="6ABC4B8F">
              <w:rPr>
                <w:rFonts w:ascii="News Gothic GDB" w:hAnsi="News Gothic GDB" w:cs="Arial"/>
                <w:sz w:val="22"/>
                <w:szCs w:val="22"/>
              </w:rPr>
              <w:t xml:space="preserve"> </w:t>
            </w:r>
            <w:r w:rsidRPr="6ABC4B8F">
              <w:rPr>
                <w:rFonts w:ascii="News Gothic GDB" w:hAnsi="News Gothic GDB" w:cs="Arial"/>
                <w:sz w:val="22"/>
                <w:szCs w:val="22"/>
              </w:rPr>
              <w:t>SailPoint IIQ (AID760) - Critical</w:t>
            </w:r>
          </w:p>
          <w:p w14:paraId="1F1C233D" w14:textId="640F938B" w:rsidR="00D5729D" w:rsidRPr="00F27756" w:rsidRDefault="00ED5792" w:rsidP="00D5729D">
            <w:pPr>
              <w:jc w:val="both"/>
              <w:rPr>
                <w:rFonts w:ascii="News Gothic GDB" w:hAnsi="News Gothic GDB" w:cs="Arial"/>
                <w:sz w:val="22"/>
                <w:szCs w:val="22"/>
              </w:rPr>
            </w:pPr>
            <w:r w:rsidRPr="6ABC4B8F">
              <w:rPr>
                <w:rFonts w:ascii="News Gothic GDB" w:hAnsi="News Gothic GDB" w:cs="Arial"/>
                <w:sz w:val="22"/>
                <w:szCs w:val="22"/>
              </w:rPr>
              <w:t>-</w:t>
            </w:r>
            <w:r w:rsidR="00222B81" w:rsidRPr="6ABC4B8F">
              <w:rPr>
                <w:rFonts w:ascii="News Gothic GDB" w:hAnsi="News Gothic GDB" w:cs="Arial"/>
                <w:sz w:val="22"/>
                <w:szCs w:val="22"/>
              </w:rPr>
              <w:t xml:space="preserve"> </w:t>
            </w:r>
            <w:r w:rsidRPr="6ABC4B8F">
              <w:rPr>
                <w:rFonts w:ascii="News Gothic GDB" w:hAnsi="News Gothic GDB" w:cs="Arial"/>
                <w:sz w:val="22"/>
                <w:szCs w:val="22"/>
              </w:rPr>
              <w:t xml:space="preserve">Token Authentication (AID960) </w:t>
            </w:r>
            <w:r w:rsidR="008A5F6C">
              <w:rPr>
                <w:rFonts w:ascii="News Gothic GDB" w:hAnsi="News Gothic GDB" w:cs="Arial"/>
                <w:sz w:val="22"/>
                <w:szCs w:val="22"/>
              </w:rPr>
              <w:t>–</w:t>
            </w:r>
            <w:r w:rsidRPr="6ABC4B8F">
              <w:rPr>
                <w:rFonts w:ascii="News Gothic GDB" w:hAnsi="News Gothic GDB" w:cs="Arial"/>
                <w:sz w:val="22"/>
                <w:szCs w:val="22"/>
              </w:rPr>
              <w:t xml:space="preserve"> Critical</w:t>
            </w:r>
            <w:r w:rsidR="00D5729D">
              <w:rPr>
                <w:rFonts w:ascii="News Gothic GDB" w:hAnsi="News Gothic GDB" w:cs="Arial"/>
                <w:sz w:val="22"/>
                <w:szCs w:val="22"/>
              </w:rPr>
              <w:t xml:space="preserve"> – plan for decommission</w:t>
            </w:r>
            <w:r w:rsidR="00AC3545">
              <w:rPr>
                <w:rFonts w:ascii="News Gothic GDB" w:hAnsi="News Gothic GDB" w:cs="Arial"/>
                <w:sz w:val="22"/>
                <w:szCs w:val="22"/>
              </w:rPr>
              <w:t>ing</w:t>
            </w:r>
            <w:r w:rsidR="00D5729D">
              <w:rPr>
                <w:rFonts w:ascii="News Gothic GDB" w:hAnsi="News Gothic GDB" w:cs="Arial"/>
                <w:sz w:val="22"/>
                <w:szCs w:val="22"/>
              </w:rPr>
              <w:t xml:space="preserve"> in December 2025. A preliminary check revealed no test to be added (</w:t>
            </w:r>
            <w:hyperlink r:id="rId35" w:history="1">
              <w:r w:rsidR="00D5729D" w:rsidRPr="003B2926">
                <w:rPr>
                  <w:rStyle w:val="Hyperlink"/>
                  <w:rFonts w:ascii="News Gothic GDB" w:hAnsi="News Gothic GDB" w:cs="Arial"/>
                  <w:sz w:val="22"/>
                  <w:szCs w:val="22"/>
                  <w:lang w:bidi="ar-SA"/>
                </w:rPr>
                <w:t>link</w:t>
              </w:r>
            </w:hyperlink>
            <w:r w:rsidR="00D5729D">
              <w:rPr>
                <w:rFonts w:ascii="News Gothic GDB" w:hAnsi="News Gothic GDB" w:cs="Arial"/>
                <w:sz w:val="22"/>
                <w:szCs w:val="22"/>
              </w:rPr>
              <w:t>)</w:t>
            </w:r>
            <w:r w:rsidR="008207A0">
              <w:rPr>
                <w:rFonts w:ascii="News Gothic GDB" w:hAnsi="News Gothic GDB" w:cs="Arial"/>
                <w:sz w:val="22"/>
                <w:szCs w:val="22"/>
              </w:rPr>
              <w:t>.</w:t>
            </w:r>
          </w:p>
          <w:p w14:paraId="4CCE3D8D" w14:textId="77777777" w:rsidR="00D5729D" w:rsidRPr="00F27756" w:rsidRDefault="00D5729D" w:rsidP="00475621">
            <w:pPr>
              <w:jc w:val="both"/>
              <w:rPr>
                <w:rFonts w:ascii="News Gothic GDB" w:hAnsi="News Gothic GDB" w:cs="Arial"/>
                <w:sz w:val="22"/>
                <w:szCs w:val="22"/>
                <w:lang w:bidi="ar-SA"/>
              </w:rPr>
            </w:pPr>
          </w:p>
          <w:p w14:paraId="1AC10839" w14:textId="7822BACC" w:rsidR="003774DE" w:rsidRPr="00F27756" w:rsidRDefault="003774DE" w:rsidP="00475621">
            <w:pPr>
              <w:jc w:val="both"/>
              <w:rPr>
                <w:rFonts w:ascii="News Gothic GDB" w:hAnsi="News Gothic GDB" w:cs="Arial"/>
                <w:sz w:val="22"/>
                <w:szCs w:val="22"/>
                <w:lang w:bidi="ar-SA"/>
              </w:rPr>
            </w:pPr>
            <w:r w:rsidRPr="6ABC4B8F">
              <w:rPr>
                <w:rFonts w:ascii="News Gothic GDB" w:hAnsi="News Gothic GDB" w:cs="Arial"/>
                <w:sz w:val="22"/>
                <w:szCs w:val="22"/>
              </w:rPr>
              <w:t>IA noted that probable applications to be covered in th</w:t>
            </w:r>
            <w:r w:rsidR="00FF209B">
              <w:rPr>
                <w:rFonts w:ascii="News Gothic GDB" w:hAnsi="News Gothic GDB" w:cs="Arial"/>
                <w:sz w:val="22"/>
                <w:szCs w:val="22"/>
              </w:rPr>
              <w:t>ese</w:t>
            </w:r>
            <w:r w:rsidRPr="6ABC4B8F">
              <w:rPr>
                <w:rFonts w:ascii="News Gothic GDB" w:hAnsi="News Gothic GDB" w:cs="Arial"/>
                <w:sz w:val="22"/>
                <w:szCs w:val="22"/>
              </w:rPr>
              <w:t xml:space="preserve"> L2</w:t>
            </w:r>
            <w:r w:rsidR="00FF209B">
              <w:rPr>
                <w:rFonts w:ascii="News Gothic GDB" w:hAnsi="News Gothic GDB" w:cs="Arial"/>
                <w:sz w:val="22"/>
                <w:szCs w:val="22"/>
              </w:rPr>
              <w:t>s</w:t>
            </w:r>
            <w:r w:rsidRPr="6ABC4B8F">
              <w:rPr>
                <w:rFonts w:ascii="News Gothic GDB" w:hAnsi="News Gothic GDB" w:cs="Arial"/>
                <w:sz w:val="22"/>
                <w:szCs w:val="22"/>
              </w:rPr>
              <w:t xml:space="preserve"> were tested in prior year’s audit for IAM</w:t>
            </w:r>
            <w:r w:rsidR="00D57BE5" w:rsidRPr="6ABC4B8F">
              <w:rPr>
                <w:rFonts w:ascii="News Gothic GDB" w:hAnsi="News Gothic GDB" w:cs="Arial"/>
                <w:sz w:val="22"/>
                <w:szCs w:val="22"/>
              </w:rPr>
              <w:t>. Based on preparation meetings process description</w:t>
            </w:r>
            <w:r w:rsidR="00C36559" w:rsidRPr="6ABC4B8F">
              <w:rPr>
                <w:rFonts w:ascii="News Gothic GDB" w:hAnsi="News Gothic GDB" w:cs="Arial"/>
                <w:sz w:val="22"/>
                <w:szCs w:val="22"/>
              </w:rPr>
              <w:t xml:space="preserve"> and initial document review</w:t>
            </w:r>
            <w:r w:rsidR="00D57BE5" w:rsidRPr="6ABC4B8F">
              <w:rPr>
                <w:rFonts w:ascii="News Gothic GDB" w:hAnsi="News Gothic GDB" w:cs="Arial"/>
                <w:sz w:val="22"/>
                <w:szCs w:val="22"/>
              </w:rPr>
              <w:t xml:space="preserve">, IA performed an IT assessment for those applications </w:t>
            </w:r>
            <w:r w:rsidR="00C36559" w:rsidRPr="6ABC4B8F">
              <w:rPr>
                <w:rFonts w:ascii="News Gothic GDB" w:hAnsi="News Gothic GDB" w:cs="Arial"/>
                <w:sz w:val="22"/>
                <w:szCs w:val="22"/>
              </w:rPr>
              <w:t>and concluded</w:t>
            </w:r>
            <w:r w:rsidR="00D57BE5" w:rsidRPr="6ABC4B8F">
              <w:rPr>
                <w:rFonts w:ascii="News Gothic GDB" w:hAnsi="News Gothic GDB" w:cs="Arial"/>
                <w:sz w:val="22"/>
                <w:szCs w:val="22"/>
              </w:rPr>
              <w:t xml:space="preserve"> no change from the last performed audit. </w:t>
            </w:r>
            <w:r w:rsidR="00C36559" w:rsidRPr="6ABC4B8F">
              <w:rPr>
                <w:rFonts w:ascii="News Gothic GDB" w:hAnsi="News Gothic GDB" w:cs="Arial"/>
                <w:sz w:val="22"/>
                <w:szCs w:val="22"/>
              </w:rPr>
              <w:t xml:space="preserve">Hence, no further test </w:t>
            </w:r>
            <w:r w:rsidR="000E1649" w:rsidRPr="6ABC4B8F">
              <w:rPr>
                <w:rFonts w:ascii="News Gothic GDB" w:hAnsi="News Gothic GDB" w:cs="Arial"/>
                <w:sz w:val="22"/>
                <w:szCs w:val="22"/>
              </w:rPr>
              <w:t>entered</w:t>
            </w:r>
            <w:r w:rsidR="00C36559" w:rsidRPr="6ABC4B8F">
              <w:rPr>
                <w:rFonts w:ascii="News Gothic GDB" w:hAnsi="News Gothic GDB" w:cs="Arial"/>
                <w:sz w:val="22"/>
                <w:szCs w:val="22"/>
              </w:rPr>
              <w:t xml:space="preserve"> RCA for</w:t>
            </w:r>
            <w:r w:rsidR="000E1649" w:rsidRPr="6ABC4B8F">
              <w:rPr>
                <w:rFonts w:ascii="News Gothic GDB" w:hAnsi="News Gothic GDB" w:cs="Arial"/>
                <w:sz w:val="22"/>
                <w:szCs w:val="22"/>
              </w:rPr>
              <w:t xml:space="preserve"> those three</w:t>
            </w:r>
            <w:r w:rsidR="00C36559" w:rsidRPr="6ABC4B8F">
              <w:rPr>
                <w:rFonts w:ascii="News Gothic GDB" w:hAnsi="News Gothic GDB" w:cs="Arial"/>
                <w:sz w:val="22"/>
                <w:szCs w:val="22"/>
              </w:rPr>
              <w:t xml:space="preserve"> IT applications</w:t>
            </w:r>
            <w:r w:rsidR="001B1423" w:rsidRPr="6ABC4B8F">
              <w:rPr>
                <w:rFonts w:ascii="News Gothic GDB" w:hAnsi="News Gothic GDB" w:cs="Arial"/>
                <w:sz w:val="22"/>
                <w:szCs w:val="22"/>
              </w:rPr>
              <w:t>.</w:t>
            </w:r>
          </w:p>
          <w:p w14:paraId="240522B9" w14:textId="77777777" w:rsidR="00E27374" w:rsidRPr="00F27756" w:rsidRDefault="00E27374" w:rsidP="00475621">
            <w:pPr>
              <w:jc w:val="both"/>
              <w:rPr>
                <w:rFonts w:ascii="News Gothic GDB" w:hAnsi="News Gothic GDB" w:cs="Arial"/>
                <w:sz w:val="22"/>
                <w:szCs w:val="22"/>
                <w:lang w:bidi="ar-SA"/>
              </w:rPr>
            </w:pPr>
          </w:p>
          <w:p w14:paraId="60082678" w14:textId="2D7AD83F" w:rsidR="006E7219" w:rsidRPr="00F27756" w:rsidRDefault="00251522" w:rsidP="00475621">
            <w:pPr>
              <w:jc w:val="both"/>
              <w:rPr>
                <w:rFonts w:ascii="News Gothic GDB" w:hAnsi="News Gothic GDB"/>
                <w:sz w:val="22"/>
                <w:szCs w:val="22"/>
              </w:rPr>
            </w:pPr>
            <w:r w:rsidRPr="6ABC4B8F">
              <w:rPr>
                <w:rFonts w:ascii="News Gothic GDB" w:hAnsi="News Gothic GDB" w:cs="Arial"/>
                <w:sz w:val="22"/>
                <w:szCs w:val="22"/>
                <w:u w:val="single"/>
              </w:rPr>
              <w:t xml:space="preserve">Conclusion </w:t>
            </w:r>
            <w:proofErr w:type="gramStart"/>
            <w:r w:rsidRPr="6ABC4B8F">
              <w:rPr>
                <w:rFonts w:ascii="News Gothic GDB" w:hAnsi="News Gothic GDB" w:cs="Arial"/>
                <w:sz w:val="22"/>
                <w:szCs w:val="22"/>
                <w:u w:val="single"/>
              </w:rPr>
              <w:t>for</w:t>
            </w:r>
            <w:proofErr w:type="gramEnd"/>
            <w:r w:rsidRPr="6ABC4B8F">
              <w:rPr>
                <w:rFonts w:ascii="News Gothic GDB" w:hAnsi="News Gothic GDB" w:cs="Arial"/>
                <w:sz w:val="22"/>
                <w:szCs w:val="22"/>
                <w:u w:val="single"/>
              </w:rPr>
              <w:t xml:space="preserve"> RCA:</w:t>
            </w:r>
            <w:r w:rsidRPr="6ABC4B8F">
              <w:rPr>
                <w:rFonts w:ascii="News Gothic GDB" w:hAnsi="News Gothic GDB"/>
                <w:sz w:val="32"/>
                <w:szCs w:val="32"/>
              </w:rPr>
              <w:t xml:space="preserve"> </w:t>
            </w:r>
            <w:r w:rsidR="00D87CBF" w:rsidRPr="6ABC4B8F">
              <w:rPr>
                <w:rFonts w:ascii="News Gothic GDB" w:hAnsi="News Gothic GDB" w:cs="Arial"/>
                <w:sz w:val="22"/>
                <w:szCs w:val="22"/>
              </w:rPr>
              <w:t>No test procedure to be added.</w:t>
            </w:r>
            <w:r w:rsidR="007B6D8D" w:rsidRPr="6ABC4B8F">
              <w:rPr>
                <w:rFonts w:ascii="News Gothic GDB" w:hAnsi="News Gothic GDB" w:cs="Arial"/>
                <w:sz w:val="22"/>
                <w:szCs w:val="22"/>
              </w:rPr>
              <w:t xml:space="preserve"> However, </w:t>
            </w:r>
            <w:r w:rsidR="00EF1AA9" w:rsidRPr="6ABC4B8F">
              <w:rPr>
                <w:rFonts w:ascii="News Gothic GDB" w:hAnsi="News Gothic GDB" w:cs="Arial"/>
                <w:sz w:val="22"/>
                <w:szCs w:val="22"/>
              </w:rPr>
              <w:t xml:space="preserve">in fieldwork, </w:t>
            </w:r>
            <w:r w:rsidR="007B6D8D" w:rsidRPr="6ABC4B8F">
              <w:rPr>
                <w:rFonts w:ascii="News Gothic GDB" w:hAnsi="News Gothic GDB" w:cs="Arial"/>
                <w:sz w:val="22"/>
                <w:szCs w:val="22"/>
              </w:rPr>
              <w:t>applications will be in coverage from a process perspective</w:t>
            </w:r>
            <w:r w:rsidR="00C6165F">
              <w:rPr>
                <w:rFonts w:ascii="News Gothic GDB" w:hAnsi="News Gothic GDB" w:cs="Arial"/>
                <w:sz w:val="22"/>
                <w:szCs w:val="22"/>
              </w:rPr>
              <w:t>.</w:t>
            </w:r>
          </w:p>
        </w:tc>
      </w:tr>
      <w:tr w:rsidR="00006852" w:rsidRPr="00F27756" w14:paraId="59E05F18" w14:textId="77777777" w:rsidTr="1E34F5EE">
        <w:tc>
          <w:tcPr>
            <w:tcW w:w="1620" w:type="dxa"/>
          </w:tcPr>
          <w:p w14:paraId="33910CF5" w14:textId="3E6A79BD" w:rsidR="00006852" w:rsidRPr="00F27756" w:rsidRDefault="00D65358" w:rsidP="00F0051C">
            <w:pPr>
              <w:rPr>
                <w:rFonts w:ascii="News Gothic GDB" w:hAnsi="News Gothic GDB" w:cs="Arial"/>
                <w:sz w:val="22"/>
                <w:szCs w:val="22"/>
              </w:rPr>
            </w:pPr>
            <w:r w:rsidRPr="6ABC4B8F">
              <w:rPr>
                <w:rFonts w:ascii="News Gothic GDB" w:hAnsi="News Gothic GDB" w:cs="Arial"/>
                <w:sz w:val="22"/>
                <w:szCs w:val="22"/>
              </w:rPr>
              <w:lastRenderedPageBreak/>
              <w:t>Available Risk Management Data</w:t>
            </w:r>
          </w:p>
        </w:tc>
        <w:tc>
          <w:tcPr>
            <w:tcW w:w="13134" w:type="dxa"/>
          </w:tcPr>
          <w:p w14:paraId="5F38C06D" w14:textId="7A2513AB" w:rsidR="00EB3E14" w:rsidRPr="00232BC7" w:rsidRDefault="00EB3E14" w:rsidP="00475621">
            <w:pPr>
              <w:jc w:val="both"/>
              <w:rPr>
                <w:rFonts w:ascii="News Gothic GDB" w:hAnsi="News Gothic GDB" w:cs="Arial"/>
                <w:sz w:val="22"/>
                <w:szCs w:val="22"/>
                <w:u w:val="single"/>
                <w:lang w:bidi="ar-SA"/>
              </w:rPr>
            </w:pPr>
            <w:r w:rsidRPr="00232BC7">
              <w:rPr>
                <w:rFonts w:ascii="News Gothic GDB" w:hAnsi="News Gothic GDB" w:cs="Arial"/>
                <w:sz w:val="22"/>
                <w:szCs w:val="22"/>
                <w:u w:val="single"/>
              </w:rPr>
              <w:t xml:space="preserve">Based on available information all risk management-related data and information listed here is also </w:t>
            </w:r>
            <w:r>
              <w:rPr>
                <w:rFonts w:ascii="News Gothic GDB" w:hAnsi="News Gothic GDB" w:cs="Arial"/>
                <w:b/>
                <w:color w:val="000000" w:themeColor="text1"/>
                <w:sz w:val="22"/>
                <w:szCs w:val="22"/>
                <w:highlight w:val="lightGray"/>
                <w:u w:val="single"/>
              </w:rPr>
              <w:t>a</w:t>
            </w:r>
            <w:r w:rsidRPr="00B75C50">
              <w:rPr>
                <w:rFonts w:ascii="News Gothic GDB" w:hAnsi="News Gothic GDB" w:cs="Arial"/>
                <w:b/>
                <w:color w:val="000000" w:themeColor="text1"/>
                <w:sz w:val="22"/>
                <w:szCs w:val="22"/>
                <w:highlight w:val="lightGray"/>
                <w:u w:val="single"/>
              </w:rPr>
              <w:t>pplicable to all L2s</w:t>
            </w:r>
            <w:r>
              <w:rPr>
                <w:rFonts w:ascii="News Gothic GDB" w:hAnsi="News Gothic GDB" w:cs="Arial"/>
                <w:b/>
                <w:color w:val="000000" w:themeColor="text1"/>
                <w:sz w:val="22"/>
                <w:szCs w:val="22"/>
                <w:u w:val="single"/>
              </w:rPr>
              <w:t>.</w:t>
            </w:r>
          </w:p>
          <w:p w14:paraId="1A497F93" w14:textId="1BF1354B" w:rsidR="00EB3E14" w:rsidRPr="00C922BA" w:rsidRDefault="00F209C2" w:rsidP="6A5440D4">
            <w:pPr>
              <w:jc w:val="both"/>
              <w:rPr>
                <w:rFonts w:ascii="News Gothic GDB" w:hAnsi="News Gothic GDB" w:cs="Arial"/>
                <w:sz w:val="22"/>
                <w:szCs w:val="22"/>
                <w:lang w:val="en-GB" w:bidi="ar-SA"/>
              </w:rPr>
            </w:pPr>
            <w:r w:rsidRPr="00C922BA">
              <w:rPr>
                <w:rFonts w:ascii="News Gothic GDB" w:hAnsi="News Gothic GDB" w:cs="Arial"/>
                <w:sz w:val="22"/>
                <w:szCs w:val="22"/>
                <w:lang w:val="en-GB"/>
              </w:rPr>
              <w:t xml:space="preserve">In general, there are no declared and dedicated operational risk scenarios for the IAM </w:t>
            </w:r>
            <w:r w:rsidR="0087367E">
              <w:rPr>
                <w:rFonts w:ascii="News Gothic GDB" w:hAnsi="News Gothic GDB" w:cs="Arial"/>
                <w:sz w:val="22"/>
                <w:szCs w:val="22"/>
                <w:lang w:val="en-GB"/>
              </w:rPr>
              <w:t xml:space="preserve">/ PAM </w:t>
            </w:r>
            <w:r w:rsidRPr="00C922BA">
              <w:rPr>
                <w:rFonts w:ascii="News Gothic GDB" w:hAnsi="News Gothic GDB" w:cs="Arial"/>
                <w:sz w:val="22"/>
                <w:szCs w:val="22"/>
                <w:lang w:val="en-GB"/>
              </w:rPr>
              <w:t xml:space="preserve">audit scope. No risk scenarios or key risk indicators were provided based on initial requests. IAM </w:t>
            </w:r>
            <w:r w:rsidR="00300AB1">
              <w:rPr>
                <w:rFonts w:ascii="News Gothic GDB" w:hAnsi="News Gothic GDB" w:cs="Arial"/>
                <w:sz w:val="22"/>
                <w:szCs w:val="22"/>
                <w:lang w:val="en-GB"/>
              </w:rPr>
              <w:t xml:space="preserve">/ PAM </w:t>
            </w:r>
            <w:r w:rsidRPr="00C922BA">
              <w:rPr>
                <w:rFonts w:ascii="News Gothic GDB" w:hAnsi="News Gothic GDB" w:cs="Arial"/>
                <w:sz w:val="22"/>
                <w:szCs w:val="22"/>
                <w:lang w:val="en-GB"/>
              </w:rPr>
              <w:t>process risks are generally considered in all IT system unavailability risk.</w:t>
            </w:r>
          </w:p>
          <w:p w14:paraId="34D3AA87" w14:textId="77777777" w:rsidR="005C0174" w:rsidRPr="00C922BA" w:rsidRDefault="005C0174" w:rsidP="00475621">
            <w:pPr>
              <w:jc w:val="both"/>
              <w:rPr>
                <w:rFonts w:ascii="News Gothic GDB" w:hAnsi="News Gothic GDB" w:cs="Arial"/>
                <w:color w:val="FF0000"/>
                <w:sz w:val="22"/>
                <w:szCs w:val="22"/>
                <w:lang w:bidi="ar-SA"/>
              </w:rPr>
            </w:pPr>
          </w:p>
          <w:p w14:paraId="74E02222" w14:textId="6619AD4F" w:rsidR="005C0174" w:rsidRPr="00C922BA" w:rsidRDefault="00EE4153" w:rsidP="6A5440D4">
            <w:pPr>
              <w:jc w:val="both"/>
              <w:rPr>
                <w:rFonts w:ascii="News Gothic GDB" w:hAnsi="News Gothic GDB" w:cs="Arial"/>
                <w:sz w:val="22"/>
                <w:szCs w:val="22"/>
                <w:lang w:val="en-GB"/>
              </w:rPr>
            </w:pPr>
            <w:r w:rsidRPr="00C922BA">
              <w:rPr>
                <w:rFonts w:ascii="News Gothic GDB" w:hAnsi="News Gothic GDB" w:cs="Arial"/>
                <w:sz w:val="22"/>
                <w:szCs w:val="22"/>
                <w:lang w:val="en-GB"/>
              </w:rPr>
              <w:t xml:space="preserve">Based on information available to IA, </w:t>
            </w:r>
            <w:r w:rsidRPr="00C922BA">
              <w:rPr>
                <w:rFonts w:ascii="News Gothic GDB" w:hAnsi="News Gothic GDB" w:cs="Arial"/>
                <w:color w:val="000000" w:themeColor="text1"/>
                <w:sz w:val="22"/>
                <w:szCs w:val="22"/>
                <w:lang w:val="en-GB"/>
              </w:rPr>
              <w:t xml:space="preserve">DBAG CISO area’s ICT Risk Assurance (KIU) </w:t>
            </w:r>
            <w:r w:rsidR="005C0174" w:rsidRPr="00C922BA">
              <w:rPr>
                <w:rFonts w:ascii="News Gothic GDB" w:hAnsi="News Gothic GDB" w:cs="Arial"/>
                <w:sz w:val="22"/>
                <w:szCs w:val="22"/>
                <w:lang w:val="en-GB"/>
              </w:rPr>
              <w:t xml:space="preserve">initiated </w:t>
            </w:r>
            <w:r w:rsidR="00FF209B">
              <w:rPr>
                <w:rFonts w:ascii="News Gothic GDB" w:hAnsi="News Gothic GDB" w:cs="Arial"/>
                <w:sz w:val="22"/>
                <w:szCs w:val="22"/>
                <w:lang w:val="en-GB"/>
              </w:rPr>
              <w:t>an</w:t>
            </w:r>
            <w:r w:rsidR="005C0174" w:rsidRPr="00C922BA">
              <w:rPr>
                <w:rFonts w:ascii="News Gothic GDB" w:hAnsi="News Gothic GDB" w:cs="Arial"/>
                <w:sz w:val="22"/>
                <w:szCs w:val="22"/>
                <w:lang w:val="en-GB"/>
              </w:rPr>
              <w:t xml:space="preserve"> assessment of IAM processes in </w:t>
            </w:r>
            <w:r w:rsidR="004B4DC2" w:rsidRPr="00C922BA">
              <w:rPr>
                <w:rFonts w:ascii="News Gothic GDB" w:hAnsi="News Gothic GDB" w:cs="Arial"/>
                <w:sz w:val="22"/>
                <w:szCs w:val="22"/>
                <w:lang w:val="en-GB"/>
              </w:rPr>
              <w:t>July 2025</w:t>
            </w:r>
            <w:r w:rsidR="005C0174" w:rsidRPr="00C922BA">
              <w:rPr>
                <w:rFonts w:ascii="News Gothic GDB" w:hAnsi="News Gothic GDB" w:cs="Arial"/>
                <w:sz w:val="22"/>
                <w:szCs w:val="22"/>
                <w:lang w:val="en-GB"/>
              </w:rPr>
              <w:t>.</w:t>
            </w:r>
            <w:r w:rsidR="004B4DC2" w:rsidRPr="00C922BA">
              <w:rPr>
                <w:rFonts w:ascii="News Gothic GDB" w:hAnsi="News Gothic GDB" w:cs="Arial"/>
                <w:sz w:val="22"/>
                <w:szCs w:val="22"/>
                <w:lang w:val="en-GB"/>
              </w:rPr>
              <w:t xml:space="preserve"> T</w:t>
            </w:r>
            <w:r w:rsidR="005C0174" w:rsidRPr="00C922BA">
              <w:rPr>
                <w:rFonts w:ascii="News Gothic GDB" w:hAnsi="News Gothic GDB" w:cs="Arial"/>
                <w:sz w:val="22"/>
                <w:szCs w:val="22"/>
                <w:lang w:val="en-GB"/>
              </w:rPr>
              <w:t>he assessment</w:t>
            </w:r>
            <w:r w:rsidR="004B4DC2" w:rsidRPr="00C922BA">
              <w:rPr>
                <w:rFonts w:ascii="News Gothic GDB" w:hAnsi="News Gothic GDB" w:cs="Arial"/>
                <w:sz w:val="22"/>
                <w:szCs w:val="22"/>
                <w:lang w:val="en-GB"/>
              </w:rPr>
              <w:t xml:space="preserve"> planned earlier </w:t>
            </w:r>
            <w:r w:rsidRPr="00C922BA">
              <w:rPr>
                <w:rFonts w:ascii="News Gothic GDB" w:hAnsi="News Gothic GDB" w:cs="Arial"/>
                <w:sz w:val="22"/>
                <w:szCs w:val="22"/>
                <w:lang w:val="en-GB"/>
              </w:rPr>
              <w:t xml:space="preserve">in </w:t>
            </w:r>
            <w:r w:rsidR="00354A5D" w:rsidRPr="00C922BA">
              <w:rPr>
                <w:rFonts w:ascii="News Gothic GDB" w:hAnsi="News Gothic GDB" w:cs="Arial"/>
                <w:sz w:val="22"/>
                <w:szCs w:val="22"/>
                <w:lang w:val="en-GB"/>
              </w:rPr>
              <w:t>Q2 2025</w:t>
            </w:r>
            <w:r w:rsidRPr="00C922BA">
              <w:rPr>
                <w:rFonts w:ascii="News Gothic GDB" w:hAnsi="News Gothic GDB" w:cs="Arial"/>
                <w:sz w:val="22"/>
                <w:szCs w:val="22"/>
                <w:lang w:val="en-GB"/>
              </w:rPr>
              <w:t xml:space="preserve"> </w:t>
            </w:r>
            <w:r w:rsidR="005C0174" w:rsidRPr="00C922BA">
              <w:rPr>
                <w:rFonts w:ascii="News Gothic GDB" w:hAnsi="News Gothic GDB" w:cs="Arial"/>
                <w:sz w:val="22"/>
                <w:szCs w:val="22"/>
                <w:lang w:val="en-GB"/>
              </w:rPr>
              <w:t xml:space="preserve">was put on hold </w:t>
            </w:r>
            <w:r w:rsidR="00DD0448" w:rsidRPr="00C922BA">
              <w:rPr>
                <w:rFonts w:ascii="News Gothic GDB" w:hAnsi="News Gothic GDB" w:cs="Arial"/>
                <w:sz w:val="22"/>
                <w:szCs w:val="22"/>
                <w:lang w:val="en-GB"/>
              </w:rPr>
              <w:t>due to manpower unavailability</w:t>
            </w:r>
            <w:r w:rsidR="00431E4B" w:rsidRPr="00C922BA">
              <w:rPr>
                <w:rFonts w:ascii="News Gothic GDB" w:hAnsi="News Gothic GDB" w:cs="Arial"/>
                <w:sz w:val="22"/>
                <w:szCs w:val="22"/>
                <w:lang w:val="en-GB"/>
              </w:rPr>
              <w:t>. It is now</w:t>
            </w:r>
            <w:r w:rsidRPr="00C922BA">
              <w:rPr>
                <w:rFonts w:ascii="News Gothic GDB" w:hAnsi="News Gothic GDB" w:cs="Arial"/>
                <w:sz w:val="22"/>
                <w:szCs w:val="22"/>
                <w:lang w:val="en-GB"/>
              </w:rPr>
              <w:t xml:space="preserve"> </w:t>
            </w:r>
            <w:r w:rsidR="00431E4B" w:rsidRPr="00C922BA">
              <w:rPr>
                <w:rFonts w:ascii="News Gothic GDB" w:hAnsi="News Gothic GDB" w:cs="Arial"/>
                <w:sz w:val="22"/>
                <w:szCs w:val="22"/>
                <w:lang w:val="en-GB"/>
              </w:rPr>
              <w:t>scheduled for completion</w:t>
            </w:r>
            <w:r w:rsidR="009F6068" w:rsidRPr="00C922BA">
              <w:rPr>
                <w:rFonts w:ascii="News Gothic GDB" w:hAnsi="News Gothic GDB" w:cs="Arial"/>
                <w:sz w:val="22"/>
                <w:szCs w:val="22"/>
                <w:lang w:val="en-GB"/>
              </w:rPr>
              <w:t xml:space="preserve"> </w:t>
            </w:r>
            <w:r w:rsidR="00FF209B">
              <w:rPr>
                <w:rFonts w:ascii="News Gothic GDB" w:hAnsi="News Gothic GDB" w:cs="Arial"/>
                <w:sz w:val="22"/>
                <w:szCs w:val="22"/>
                <w:lang w:val="en-GB"/>
              </w:rPr>
              <w:t>in Q4</w:t>
            </w:r>
            <w:r w:rsidR="00614E4E" w:rsidRPr="00C922BA">
              <w:rPr>
                <w:rFonts w:ascii="News Gothic GDB" w:hAnsi="News Gothic GDB" w:cs="Arial"/>
                <w:sz w:val="22"/>
                <w:szCs w:val="22"/>
                <w:lang w:val="en-GB"/>
              </w:rPr>
              <w:t xml:space="preserve"> 2025</w:t>
            </w:r>
            <w:r w:rsidR="004511E6" w:rsidRPr="00C922BA">
              <w:rPr>
                <w:rFonts w:ascii="News Gothic GDB" w:hAnsi="News Gothic GDB" w:cs="Arial"/>
                <w:sz w:val="22"/>
                <w:szCs w:val="22"/>
                <w:lang w:val="en-GB"/>
              </w:rPr>
              <w:t>.</w:t>
            </w:r>
          </w:p>
          <w:p w14:paraId="2F5E2EC2" w14:textId="77777777" w:rsidR="00A74881" w:rsidRPr="00C922BA" w:rsidRDefault="00A74881" w:rsidP="00475621">
            <w:pPr>
              <w:jc w:val="both"/>
              <w:rPr>
                <w:rFonts w:ascii="News Gothic GDB" w:hAnsi="News Gothic GDB" w:cs="Arial"/>
                <w:sz w:val="22"/>
                <w:szCs w:val="22"/>
              </w:rPr>
            </w:pPr>
          </w:p>
          <w:p w14:paraId="5EAACF52" w14:textId="419FD318" w:rsidR="00006852" w:rsidRPr="00286DDD" w:rsidRDefault="00A74881" w:rsidP="00286DDD">
            <w:pPr>
              <w:pStyle w:val="paragraph1"/>
              <w:ind w:left="0"/>
              <w:rPr>
                <w:rFonts w:ascii="News Gothic GDB" w:hAnsi="News Gothic GDB" w:cs="Arial"/>
                <w:sz w:val="22"/>
                <w:szCs w:val="22"/>
                <w:lang w:val="en-GB"/>
              </w:rPr>
            </w:pPr>
            <w:r w:rsidRPr="00C922BA">
              <w:rPr>
                <w:rFonts w:ascii="News Gothic GDB" w:hAnsi="News Gothic GDB" w:cs="Arial"/>
                <w:b/>
                <w:bCs/>
                <w:sz w:val="22"/>
                <w:szCs w:val="22"/>
                <w:u w:val="single"/>
                <w:lang w:val="en-GB"/>
              </w:rPr>
              <w:t xml:space="preserve">Conclusion for RCA: </w:t>
            </w:r>
            <w:r w:rsidRPr="00C922BA">
              <w:rPr>
                <w:rFonts w:ascii="News Gothic GDB" w:hAnsi="News Gothic GDB" w:cs="Arial"/>
                <w:color w:val="000000" w:themeColor="text1"/>
                <w:sz w:val="22"/>
                <w:szCs w:val="22"/>
                <w:lang w:val="en-GB"/>
              </w:rPr>
              <w:t>No specific testing planned for fieldwork as no indication of insufficient coverage of risks has been identified.</w:t>
            </w:r>
          </w:p>
        </w:tc>
      </w:tr>
      <w:tr w:rsidR="00245663" w:rsidRPr="00F27756" w14:paraId="093ECC5C" w14:textId="77777777" w:rsidTr="1E34F5EE">
        <w:tc>
          <w:tcPr>
            <w:tcW w:w="1620" w:type="dxa"/>
          </w:tcPr>
          <w:p w14:paraId="429F1BA8" w14:textId="729C0041" w:rsidR="00245663" w:rsidRPr="00F27756" w:rsidRDefault="00245663" w:rsidP="00F0051C">
            <w:pPr>
              <w:rPr>
                <w:rFonts w:ascii="News Gothic GDB" w:hAnsi="News Gothic GDB" w:cs="Arial"/>
                <w:sz w:val="22"/>
                <w:szCs w:val="22"/>
              </w:rPr>
            </w:pPr>
            <w:r w:rsidRPr="5CA037C5">
              <w:rPr>
                <w:rFonts w:ascii="News Gothic GDB" w:hAnsi="News Gothic GDB" w:cs="Arial"/>
                <w:sz w:val="22"/>
                <w:szCs w:val="22"/>
              </w:rPr>
              <w:t>Data from Compliance</w:t>
            </w:r>
          </w:p>
        </w:tc>
        <w:tc>
          <w:tcPr>
            <w:tcW w:w="13134" w:type="dxa"/>
          </w:tcPr>
          <w:p w14:paraId="72EE7FD0" w14:textId="2BBC2BCF" w:rsidR="00A55871" w:rsidRDefault="00A55871" w:rsidP="00A55871">
            <w:pPr>
              <w:pStyle w:val="paragraph1"/>
              <w:ind w:left="0"/>
              <w:rPr>
                <w:rFonts w:ascii="News Gothic GDB" w:hAnsi="News Gothic GDB" w:cs="Arial"/>
                <w:b/>
                <w:bCs/>
                <w:sz w:val="22"/>
                <w:szCs w:val="22"/>
                <w:u w:val="single"/>
                <w:lang w:val="en-GB"/>
              </w:rPr>
            </w:pPr>
            <w:r w:rsidRPr="00B75C50">
              <w:rPr>
                <w:rFonts w:ascii="News Gothic GDB" w:hAnsi="News Gothic GDB" w:cs="Arial"/>
                <w:b/>
                <w:color w:val="000000" w:themeColor="text1"/>
                <w:sz w:val="22"/>
                <w:szCs w:val="22"/>
                <w:highlight w:val="lightGray"/>
                <w:u w:val="single"/>
              </w:rPr>
              <w:t>Applicable to all L2s:</w:t>
            </w:r>
            <w:r w:rsidRPr="6A5440D4">
              <w:rPr>
                <w:rFonts w:ascii="News Gothic GDB" w:hAnsi="News Gothic GDB" w:cs="Arial"/>
                <w:b/>
                <w:bCs/>
                <w:sz w:val="22"/>
                <w:szCs w:val="22"/>
                <w:u w:val="single"/>
                <w:lang w:val="en-GB"/>
              </w:rPr>
              <w:t xml:space="preserve"> </w:t>
            </w:r>
            <w:r>
              <w:rPr>
                <w:rFonts w:ascii="News Gothic GDB" w:hAnsi="News Gothic GDB" w:cs="Arial"/>
                <w:b/>
                <w:bCs/>
                <w:sz w:val="22"/>
                <w:szCs w:val="22"/>
                <w:u w:val="single"/>
                <w:lang w:val="en-GB"/>
              </w:rPr>
              <w:t xml:space="preserve">The sub-section is not </w:t>
            </w:r>
            <w:proofErr w:type="gramStart"/>
            <w:r>
              <w:rPr>
                <w:rFonts w:ascii="News Gothic GDB" w:hAnsi="News Gothic GDB" w:cs="Arial"/>
                <w:b/>
                <w:bCs/>
                <w:sz w:val="22"/>
                <w:szCs w:val="22"/>
                <w:u w:val="single"/>
                <w:lang w:val="en-GB"/>
              </w:rPr>
              <w:t>repeated again</w:t>
            </w:r>
            <w:proofErr w:type="gramEnd"/>
            <w:r>
              <w:rPr>
                <w:rFonts w:ascii="News Gothic GDB" w:hAnsi="News Gothic GDB" w:cs="Arial"/>
                <w:b/>
                <w:bCs/>
                <w:sz w:val="22"/>
                <w:szCs w:val="22"/>
                <w:u w:val="single"/>
                <w:lang w:val="en-GB"/>
              </w:rPr>
              <w:t xml:space="preserve"> within each L2.</w:t>
            </w:r>
          </w:p>
          <w:p w14:paraId="42D523FB" w14:textId="578DB4AB" w:rsidR="00245663" w:rsidRPr="00F27756" w:rsidRDefault="00245663" w:rsidP="00475621">
            <w:pPr>
              <w:jc w:val="both"/>
              <w:rPr>
                <w:rFonts w:ascii="News Gothic GDB" w:hAnsi="News Gothic GDB"/>
                <w:sz w:val="22"/>
                <w:szCs w:val="22"/>
                <w:lang w:bidi="ar-SA"/>
              </w:rPr>
            </w:pPr>
            <w:r w:rsidRPr="5CA037C5">
              <w:rPr>
                <w:rFonts w:ascii="News Gothic GDB" w:hAnsi="News Gothic GDB" w:cs="Arial"/>
                <w:sz w:val="22"/>
                <w:szCs w:val="22"/>
              </w:rPr>
              <w:t xml:space="preserve">Based on information provided to IA, no relevant information </w:t>
            </w:r>
            <w:r w:rsidR="00A51ADF" w:rsidRPr="5CA037C5">
              <w:rPr>
                <w:rFonts w:ascii="News Gothic GDB" w:hAnsi="News Gothic GDB" w:cs="Arial"/>
                <w:sz w:val="22"/>
                <w:szCs w:val="22"/>
              </w:rPr>
              <w:t>is noted</w:t>
            </w:r>
            <w:r w:rsidRPr="5CA037C5">
              <w:rPr>
                <w:rFonts w:ascii="News Gothic GDB" w:hAnsi="News Gothic GDB" w:cs="Arial"/>
                <w:sz w:val="22"/>
                <w:szCs w:val="22"/>
              </w:rPr>
              <w:t xml:space="preserve"> in the CCO reports or Compliance control reports applicable to this L2. </w:t>
            </w:r>
            <w:r w:rsidRPr="5CA037C5">
              <w:rPr>
                <w:rFonts w:ascii="News Gothic GDB" w:hAnsi="News Gothic GDB"/>
                <w:sz w:val="22"/>
                <w:szCs w:val="22"/>
              </w:rPr>
              <w:t xml:space="preserve">No </w:t>
            </w:r>
            <w:r w:rsidR="00F16CF1" w:rsidRPr="5CA037C5">
              <w:rPr>
                <w:rFonts w:ascii="News Gothic GDB" w:hAnsi="News Gothic GDB"/>
                <w:sz w:val="22"/>
                <w:szCs w:val="22"/>
              </w:rPr>
              <w:t>risk</w:t>
            </w:r>
            <w:r w:rsidRPr="5CA037C5">
              <w:rPr>
                <w:rFonts w:ascii="News Gothic GDB" w:hAnsi="News Gothic GDB"/>
                <w:sz w:val="22"/>
                <w:szCs w:val="22"/>
              </w:rPr>
              <w:t xml:space="preserve"> identified specific to this L2 process.</w:t>
            </w:r>
          </w:p>
          <w:p w14:paraId="6CF4DFE9" w14:textId="05D22A0E" w:rsidR="00245663" w:rsidRPr="00F27756" w:rsidRDefault="00245663" w:rsidP="00475621">
            <w:pPr>
              <w:jc w:val="both"/>
              <w:rPr>
                <w:rFonts w:ascii="News Gothic GDB" w:hAnsi="News Gothic GDB"/>
                <w:sz w:val="22"/>
                <w:szCs w:val="22"/>
              </w:rPr>
            </w:pPr>
            <w:r w:rsidRPr="5CA037C5">
              <w:rPr>
                <w:rFonts w:ascii="News Gothic GDB" w:hAnsi="News Gothic GDB" w:cs="Arial"/>
                <w:b/>
                <w:bCs/>
                <w:sz w:val="22"/>
                <w:szCs w:val="22"/>
                <w:u w:val="single"/>
              </w:rPr>
              <w:t>Conclusion for RCA:</w:t>
            </w:r>
            <w:r w:rsidRPr="5CA037C5">
              <w:rPr>
                <w:rFonts w:ascii="News Gothic GDB" w:hAnsi="News Gothic GDB"/>
                <w:sz w:val="22"/>
                <w:szCs w:val="22"/>
              </w:rPr>
              <w:t xml:space="preserve"> N/A- No test to be added.</w:t>
            </w:r>
          </w:p>
        </w:tc>
      </w:tr>
      <w:tr w:rsidR="00245663" w:rsidRPr="00F27756" w14:paraId="7B38AFB8" w14:textId="77777777" w:rsidTr="1E34F5EE">
        <w:tc>
          <w:tcPr>
            <w:tcW w:w="1620" w:type="dxa"/>
          </w:tcPr>
          <w:p w14:paraId="21D45E34" w14:textId="6802E3EC" w:rsidR="00245663" w:rsidRPr="00F27756" w:rsidRDefault="00245663" w:rsidP="00F0051C">
            <w:pPr>
              <w:rPr>
                <w:rFonts w:ascii="News Gothic GDB" w:hAnsi="News Gothic GDB" w:cs="Arial"/>
                <w:sz w:val="22"/>
                <w:szCs w:val="22"/>
              </w:rPr>
            </w:pPr>
            <w:r w:rsidRPr="641F4980">
              <w:rPr>
                <w:rFonts w:ascii="News Gothic GDB" w:hAnsi="News Gothic GDB" w:cs="Arial"/>
                <w:sz w:val="22"/>
                <w:szCs w:val="22"/>
              </w:rPr>
              <w:t>Data from Outsourcing</w:t>
            </w:r>
          </w:p>
        </w:tc>
        <w:tc>
          <w:tcPr>
            <w:tcW w:w="13134" w:type="dxa"/>
          </w:tcPr>
          <w:p w14:paraId="1AC2D728" w14:textId="3A6006A5" w:rsidR="00A55871" w:rsidRDefault="00A55871" w:rsidP="00A55871">
            <w:pPr>
              <w:pStyle w:val="paragraph1"/>
              <w:ind w:left="0"/>
              <w:rPr>
                <w:rFonts w:ascii="News Gothic GDB" w:hAnsi="News Gothic GDB" w:cs="Arial"/>
                <w:b/>
                <w:bCs/>
                <w:sz w:val="22"/>
                <w:szCs w:val="22"/>
                <w:u w:val="single"/>
                <w:lang w:val="en-GB"/>
              </w:rPr>
            </w:pPr>
            <w:r w:rsidRPr="00B75C50">
              <w:rPr>
                <w:rFonts w:ascii="News Gothic GDB" w:hAnsi="News Gothic GDB" w:cs="Arial"/>
                <w:b/>
                <w:color w:val="000000" w:themeColor="text1"/>
                <w:sz w:val="22"/>
                <w:szCs w:val="22"/>
                <w:highlight w:val="lightGray"/>
                <w:u w:val="single"/>
              </w:rPr>
              <w:t>Applicable to all L2s:</w:t>
            </w:r>
            <w:r w:rsidRPr="6A5440D4">
              <w:rPr>
                <w:rFonts w:ascii="News Gothic GDB" w:hAnsi="News Gothic GDB" w:cs="Arial"/>
                <w:b/>
                <w:bCs/>
                <w:sz w:val="22"/>
                <w:szCs w:val="22"/>
                <w:u w:val="single"/>
                <w:lang w:val="en-GB"/>
              </w:rPr>
              <w:t xml:space="preserve"> </w:t>
            </w:r>
            <w:r>
              <w:rPr>
                <w:rFonts w:ascii="News Gothic GDB" w:hAnsi="News Gothic GDB" w:cs="Arial"/>
                <w:b/>
                <w:bCs/>
                <w:sz w:val="22"/>
                <w:szCs w:val="22"/>
                <w:u w:val="single"/>
                <w:lang w:val="en-GB"/>
              </w:rPr>
              <w:t xml:space="preserve">The sub-section is not </w:t>
            </w:r>
            <w:proofErr w:type="gramStart"/>
            <w:r>
              <w:rPr>
                <w:rFonts w:ascii="News Gothic GDB" w:hAnsi="News Gothic GDB" w:cs="Arial"/>
                <w:b/>
                <w:bCs/>
                <w:sz w:val="22"/>
                <w:szCs w:val="22"/>
                <w:u w:val="single"/>
                <w:lang w:val="en-GB"/>
              </w:rPr>
              <w:t>repeated again</w:t>
            </w:r>
            <w:proofErr w:type="gramEnd"/>
            <w:r>
              <w:rPr>
                <w:rFonts w:ascii="News Gothic GDB" w:hAnsi="News Gothic GDB" w:cs="Arial"/>
                <w:b/>
                <w:bCs/>
                <w:sz w:val="22"/>
                <w:szCs w:val="22"/>
                <w:u w:val="single"/>
                <w:lang w:val="en-GB"/>
              </w:rPr>
              <w:t xml:space="preserve"> within each L2.</w:t>
            </w:r>
          </w:p>
          <w:p w14:paraId="4ADF4E2D" w14:textId="3D8B0031" w:rsidR="00245663" w:rsidRPr="00F27756" w:rsidRDefault="00245663" w:rsidP="00475621">
            <w:pPr>
              <w:jc w:val="both"/>
              <w:rPr>
                <w:rFonts w:ascii="News Gothic GDB" w:hAnsi="News Gothic GDB" w:cs="Arial"/>
                <w:sz w:val="22"/>
                <w:szCs w:val="22"/>
                <w:lang w:bidi="ar-SA"/>
              </w:rPr>
            </w:pPr>
            <w:r w:rsidRPr="641F4980">
              <w:rPr>
                <w:rFonts w:ascii="News Gothic GDB" w:hAnsi="News Gothic GDB" w:cs="Arial"/>
                <w:sz w:val="22"/>
                <w:szCs w:val="22"/>
              </w:rPr>
              <w:t>Based on preparation meetings and outsourcing overview no specific risks identified. After initial assessment of the L2, there is no direct input for RCA.</w:t>
            </w:r>
          </w:p>
          <w:p w14:paraId="6B2EBDEA" w14:textId="551178CD" w:rsidR="00245663" w:rsidRPr="00F27756" w:rsidRDefault="00A45C66" w:rsidP="00475621">
            <w:pPr>
              <w:jc w:val="both"/>
              <w:rPr>
                <w:rFonts w:ascii="News Gothic GDB" w:hAnsi="News Gothic GDB" w:cs="Arial"/>
                <w:color w:val="FF0000"/>
                <w:sz w:val="22"/>
                <w:szCs w:val="22"/>
                <w:lang w:bidi="ar-SA"/>
              </w:rPr>
            </w:pPr>
            <w:r w:rsidRPr="641F4980">
              <w:rPr>
                <w:rFonts w:ascii="News Gothic GDB" w:hAnsi="News Gothic GDB" w:cs="Arial"/>
                <w:b/>
                <w:bCs/>
                <w:sz w:val="22"/>
                <w:szCs w:val="22"/>
                <w:u w:val="single"/>
              </w:rPr>
              <w:t>Conclusion for RCA:</w:t>
            </w:r>
            <w:r w:rsidRPr="641F4980">
              <w:rPr>
                <w:rFonts w:ascii="News Gothic GDB" w:hAnsi="News Gothic GDB"/>
                <w:sz w:val="22"/>
                <w:szCs w:val="22"/>
              </w:rPr>
              <w:t xml:space="preserve"> N/A- No test to be added.</w:t>
            </w:r>
          </w:p>
        </w:tc>
      </w:tr>
      <w:tr w:rsidR="00245663" w:rsidRPr="00F27756" w14:paraId="525491AB" w14:textId="77777777" w:rsidTr="1E34F5EE">
        <w:tc>
          <w:tcPr>
            <w:tcW w:w="1620" w:type="dxa"/>
          </w:tcPr>
          <w:p w14:paraId="32D27C08" w14:textId="77777777" w:rsidR="00245663" w:rsidRPr="00F27756" w:rsidRDefault="00245663" w:rsidP="00F0051C">
            <w:pPr>
              <w:rPr>
                <w:rFonts w:ascii="News Gothic GDB" w:hAnsi="News Gothic GDB" w:cs="Arial"/>
                <w:sz w:val="22"/>
                <w:szCs w:val="22"/>
              </w:rPr>
            </w:pPr>
          </w:p>
        </w:tc>
        <w:tc>
          <w:tcPr>
            <w:tcW w:w="13134" w:type="dxa"/>
          </w:tcPr>
          <w:p w14:paraId="4FED0138" w14:textId="77777777" w:rsidR="00245663" w:rsidRPr="00F27756" w:rsidRDefault="00245663" w:rsidP="00475621">
            <w:pPr>
              <w:jc w:val="both"/>
              <w:rPr>
                <w:rFonts w:ascii="News Gothic GDB" w:hAnsi="News Gothic GDB"/>
              </w:rPr>
            </w:pPr>
          </w:p>
        </w:tc>
      </w:tr>
      <w:tr w:rsidR="00245663" w:rsidRPr="00F27756" w14:paraId="35DFD245" w14:textId="77777777" w:rsidTr="1E34F5EE">
        <w:trPr>
          <w:trHeight w:val="557"/>
        </w:trPr>
        <w:tc>
          <w:tcPr>
            <w:tcW w:w="1620" w:type="dxa"/>
          </w:tcPr>
          <w:p w14:paraId="03F231C5" w14:textId="67D276E8" w:rsidR="00245663" w:rsidRPr="00F27756" w:rsidRDefault="00245663" w:rsidP="00F0051C">
            <w:pPr>
              <w:rPr>
                <w:rFonts w:ascii="News Gothic GDB" w:hAnsi="News Gothic GDB" w:cs="Arial"/>
                <w:sz w:val="22"/>
                <w:szCs w:val="22"/>
              </w:rPr>
            </w:pPr>
            <w:r w:rsidRPr="6ABC4B8F">
              <w:rPr>
                <w:rFonts w:ascii="News Gothic GDB" w:hAnsi="News Gothic GDB" w:cs="Arial"/>
                <w:sz w:val="22"/>
                <w:szCs w:val="22"/>
              </w:rPr>
              <w:t>Data from Internal Audit</w:t>
            </w:r>
          </w:p>
        </w:tc>
        <w:tc>
          <w:tcPr>
            <w:tcW w:w="13134" w:type="dxa"/>
          </w:tcPr>
          <w:p w14:paraId="7D6C1147" w14:textId="3F3F49C9" w:rsidR="00245663" w:rsidRPr="00F27756" w:rsidRDefault="00994C9B" w:rsidP="00475621">
            <w:pPr>
              <w:jc w:val="both"/>
              <w:rPr>
                <w:rFonts w:ascii="News Gothic GDB" w:hAnsi="News Gothic GDB" w:cs="Arial"/>
                <w:color w:val="FF0000"/>
                <w:sz w:val="22"/>
                <w:szCs w:val="22"/>
                <w:highlight w:val="yellow"/>
                <w:lang w:bidi="ar-SA"/>
              </w:rPr>
            </w:pPr>
            <w:r w:rsidRPr="00B75C50">
              <w:rPr>
                <w:rFonts w:ascii="News Gothic GDB" w:hAnsi="News Gothic GDB" w:cs="Arial"/>
                <w:b/>
                <w:color w:val="000000" w:themeColor="text1"/>
                <w:sz w:val="22"/>
                <w:szCs w:val="22"/>
                <w:highlight w:val="lightGray"/>
                <w:u w:val="single"/>
              </w:rPr>
              <w:t xml:space="preserve">Applicable </w:t>
            </w:r>
            <w:r w:rsidR="00493DDB" w:rsidRPr="00B75C50">
              <w:rPr>
                <w:rFonts w:ascii="News Gothic GDB" w:hAnsi="News Gothic GDB" w:cs="Arial"/>
                <w:b/>
                <w:color w:val="000000" w:themeColor="text1"/>
                <w:sz w:val="22"/>
                <w:szCs w:val="22"/>
                <w:highlight w:val="lightGray"/>
                <w:u w:val="single"/>
              </w:rPr>
              <w:t>to</w:t>
            </w:r>
            <w:r w:rsidRPr="00B75C50">
              <w:rPr>
                <w:rFonts w:ascii="News Gothic GDB" w:hAnsi="News Gothic GDB" w:cs="Arial"/>
                <w:b/>
                <w:color w:val="000000" w:themeColor="text1"/>
                <w:sz w:val="22"/>
                <w:szCs w:val="22"/>
                <w:highlight w:val="lightGray"/>
                <w:u w:val="single"/>
              </w:rPr>
              <w:t xml:space="preserve"> all L2s</w:t>
            </w:r>
            <w:r w:rsidR="00493DDB" w:rsidRPr="00B75C50">
              <w:rPr>
                <w:rFonts w:ascii="News Gothic GDB" w:hAnsi="News Gothic GDB" w:cs="Arial"/>
                <w:b/>
                <w:color w:val="000000" w:themeColor="text1"/>
                <w:sz w:val="22"/>
                <w:szCs w:val="22"/>
                <w:highlight w:val="lightGray"/>
                <w:u w:val="single"/>
              </w:rPr>
              <w:t>:</w:t>
            </w:r>
            <w:r w:rsidRPr="006C2EF9">
              <w:rPr>
                <w:rFonts w:ascii="News Gothic GDB" w:hAnsi="News Gothic GDB" w:cs="Arial"/>
                <w:b/>
                <w:color w:val="000000" w:themeColor="text1"/>
                <w:sz w:val="22"/>
                <w:szCs w:val="22"/>
                <w:u w:val="single"/>
              </w:rPr>
              <w:t xml:space="preserve"> </w:t>
            </w:r>
            <w:r w:rsidRPr="6ABC4B8F">
              <w:rPr>
                <w:rFonts w:ascii="News Gothic GDB" w:hAnsi="News Gothic GDB" w:cs="Arial"/>
                <w:color w:val="000000" w:themeColor="text1"/>
                <w:sz w:val="22"/>
                <w:szCs w:val="22"/>
              </w:rPr>
              <w:t xml:space="preserve">- </w:t>
            </w:r>
            <w:r w:rsidR="00666946" w:rsidRPr="6ABC4B8F">
              <w:rPr>
                <w:rFonts w:ascii="News Gothic GDB" w:hAnsi="News Gothic GDB" w:cs="Arial"/>
                <w:color w:val="000000" w:themeColor="text1"/>
                <w:sz w:val="22"/>
                <w:szCs w:val="22"/>
              </w:rPr>
              <w:t xml:space="preserve">Considered from past 2023 and 2024 IA audits, here is complete list of </w:t>
            </w:r>
            <w:hyperlink r:id="rId36">
              <w:r w:rsidR="00666946" w:rsidRPr="6ABC4B8F">
                <w:rPr>
                  <w:rStyle w:val="Hyperlink"/>
                  <w:rFonts w:ascii="News Gothic GDB" w:hAnsi="News Gothic GDB" w:cs="Arial"/>
                  <w:sz w:val="22"/>
                  <w:szCs w:val="22"/>
                </w:rPr>
                <w:t>findings</w:t>
              </w:r>
            </w:hyperlink>
            <w:r w:rsidR="00666946" w:rsidRPr="6ABC4B8F">
              <w:rPr>
                <w:rFonts w:ascii="News Gothic GDB" w:hAnsi="News Gothic GDB" w:cs="Arial"/>
                <w:color w:val="000000" w:themeColor="text1"/>
                <w:sz w:val="22"/>
                <w:szCs w:val="22"/>
              </w:rPr>
              <w:t xml:space="preserve"> raised in the Identity and Access Management area. </w:t>
            </w:r>
            <w:r w:rsidR="00245663" w:rsidRPr="6ABC4B8F">
              <w:rPr>
                <w:rFonts w:ascii="News Gothic GDB" w:hAnsi="News Gothic GDB" w:cs="Arial"/>
                <w:color w:val="000000" w:themeColor="text1"/>
                <w:sz w:val="22"/>
                <w:szCs w:val="22"/>
              </w:rPr>
              <w:t>After initial assessment of the L2, there is no direct input for RCA.</w:t>
            </w:r>
          </w:p>
        </w:tc>
      </w:tr>
      <w:tr w:rsidR="00245663" w:rsidRPr="00F27756" w14:paraId="3628267D" w14:textId="77777777" w:rsidTr="1E34F5EE">
        <w:tc>
          <w:tcPr>
            <w:tcW w:w="1620" w:type="dxa"/>
          </w:tcPr>
          <w:p w14:paraId="2D11DC07" w14:textId="0F3A48AE" w:rsidR="00245663" w:rsidRPr="00F27756" w:rsidRDefault="00245663" w:rsidP="00F0051C">
            <w:pPr>
              <w:rPr>
                <w:rFonts w:ascii="News Gothic GDB" w:hAnsi="News Gothic GDB" w:cs="Arial"/>
                <w:sz w:val="22"/>
                <w:szCs w:val="22"/>
              </w:rPr>
            </w:pPr>
            <w:r w:rsidRPr="6ABC4B8F">
              <w:rPr>
                <w:rFonts w:ascii="News Gothic GDB" w:hAnsi="News Gothic GDB" w:cs="Arial"/>
                <w:sz w:val="22"/>
                <w:szCs w:val="22"/>
              </w:rPr>
              <w:t>Data from External Audit</w:t>
            </w:r>
          </w:p>
        </w:tc>
        <w:tc>
          <w:tcPr>
            <w:tcW w:w="13134" w:type="dxa"/>
          </w:tcPr>
          <w:p w14:paraId="07E06464" w14:textId="526DC8D4" w:rsidR="002E0D29" w:rsidRDefault="00FC2FBA" w:rsidP="0013248A">
            <w:pPr>
              <w:jc w:val="both"/>
              <w:rPr>
                <w:rFonts w:ascii="News Gothic GDB" w:eastAsia="News Gothic GDB" w:hAnsi="News Gothic GDB" w:cs="News Gothic GDB"/>
                <w:sz w:val="22"/>
                <w:szCs w:val="22"/>
              </w:rPr>
            </w:pPr>
            <w:r w:rsidRPr="00F27756">
              <w:rPr>
                <w:rFonts w:ascii="News Gothic GDB" w:hAnsi="News Gothic GDB"/>
                <w:sz w:val="22"/>
                <w:szCs w:val="22"/>
              </w:rPr>
              <w:t>For open external findings (F3/F4) relevant to this process</w:t>
            </w:r>
            <w:r w:rsidR="00E4767F" w:rsidRPr="00F27756">
              <w:rPr>
                <w:rFonts w:ascii="News Gothic GDB" w:hAnsi="News Gothic GDB"/>
                <w:sz w:val="22"/>
                <w:szCs w:val="22"/>
              </w:rPr>
              <w:t>, IA is performing validation</w:t>
            </w:r>
            <w:r w:rsidR="001C7CE6" w:rsidRPr="00F27756">
              <w:rPr>
                <w:rFonts w:ascii="News Gothic GDB" w:hAnsi="News Gothic GDB"/>
                <w:sz w:val="22"/>
                <w:szCs w:val="22"/>
              </w:rPr>
              <w:t xml:space="preserve"> on the implemented action plans</w:t>
            </w:r>
            <w:r w:rsidR="00E4767F" w:rsidRPr="00F27756">
              <w:rPr>
                <w:rFonts w:ascii="News Gothic GDB" w:hAnsi="News Gothic GDB"/>
                <w:sz w:val="22"/>
                <w:szCs w:val="22"/>
              </w:rPr>
              <w:t xml:space="preserve"> in the ongoing SFV Program with target date as end of December 2025. </w:t>
            </w:r>
            <w:r w:rsidR="0013248A">
              <w:rPr>
                <w:rFonts w:ascii="News Gothic GDB" w:hAnsi="News Gothic GDB"/>
                <w:sz w:val="22"/>
                <w:szCs w:val="22"/>
              </w:rPr>
              <w:t>For L2 IAM Governance, t</w:t>
            </w:r>
            <w:r w:rsidR="00B43162" w:rsidRPr="00F27756">
              <w:rPr>
                <w:rFonts w:ascii="News Gothic GDB" w:hAnsi="News Gothic GDB"/>
                <w:sz w:val="22"/>
                <w:szCs w:val="22"/>
              </w:rPr>
              <w:t xml:space="preserve">hree </w:t>
            </w:r>
            <w:r w:rsidR="00E4767F" w:rsidRPr="00F27756">
              <w:rPr>
                <w:rFonts w:ascii="News Gothic GDB" w:hAnsi="News Gothic GDB"/>
                <w:sz w:val="22"/>
                <w:szCs w:val="22"/>
              </w:rPr>
              <w:t xml:space="preserve">packages </w:t>
            </w:r>
            <w:r w:rsidR="0013248A">
              <w:rPr>
                <w:rFonts w:ascii="News Gothic GDB" w:hAnsi="News Gothic GDB"/>
                <w:sz w:val="22"/>
                <w:szCs w:val="22"/>
              </w:rPr>
              <w:t xml:space="preserve">were </w:t>
            </w:r>
            <w:r w:rsidR="00B43162" w:rsidRPr="00F27756">
              <w:rPr>
                <w:rFonts w:ascii="News Gothic GDB" w:hAnsi="News Gothic GDB"/>
                <w:sz w:val="22"/>
                <w:szCs w:val="22"/>
              </w:rPr>
              <w:t>relevant - 1 (DAC), IAM - 3 (reconciliation of AC and IIQ) and IAM - 6 - CERT Tool (</w:t>
            </w:r>
            <w:r w:rsidR="000E3FE4">
              <w:rPr>
                <w:rFonts w:ascii="News Gothic GDB" w:hAnsi="News Gothic GDB"/>
                <w:sz w:val="22"/>
                <w:szCs w:val="22"/>
              </w:rPr>
              <w:t>a</w:t>
            </w:r>
            <w:r w:rsidR="00B43162" w:rsidRPr="00F27756">
              <w:rPr>
                <w:rFonts w:ascii="News Gothic GDB" w:hAnsi="News Gothic GDB"/>
                <w:sz w:val="22"/>
                <w:szCs w:val="22"/>
              </w:rPr>
              <w:t xml:space="preserve">lready </w:t>
            </w:r>
            <w:r w:rsidR="001C7CE6" w:rsidRPr="00F27756">
              <w:rPr>
                <w:rFonts w:ascii="News Gothic GDB" w:hAnsi="News Gothic GDB"/>
                <w:sz w:val="22"/>
                <w:szCs w:val="22"/>
              </w:rPr>
              <w:t>Validated in</w:t>
            </w:r>
            <w:r w:rsidR="00B43162" w:rsidRPr="00F27756">
              <w:rPr>
                <w:rFonts w:ascii="News Gothic GDB" w:hAnsi="News Gothic GDB"/>
                <w:sz w:val="22"/>
                <w:szCs w:val="22"/>
              </w:rPr>
              <w:t xml:space="preserve"> SFV)</w:t>
            </w:r>
            <w:r w:rsidR="00756B47" w:rsidRPr="00F27756">
              <w:rPr>
                <w:rFonts w:ascii="News Gothic GDB" w:hAnsi="News Gothic GDB"/>
                <w:sz w:val="22"/>
                <w:szCs w:val="22"/>
              </w:rPr>
              <w:t>.</w:t>
            </w:r>
            <w:r w:rsidR="0013248A">
              <w:rPr>
                <w:rFonts w:ascii="News Gothic GDB" w:hAnsi="News Gothic GDB"/>
                <w:sz w:val="22"/>
                <w:szCs w:val="22"/>
              </w:rPr>
              <w:t xml:space="preserve"> For L2 </w:t>
            </w:r>
            <w:r w:rsidR="002E0D29">
              <w:rPr>
                <w:rFonts w:ascii="News Gothic GDB" w:eastAsia="News Gothic GDB" w:hAnsi="News Gothic GDB" w:cs="News Gothic GDB"/>
                <w:sz w:val="22"/>
                <w:szCs w:val="22"/>
              </w:rPr>
              <w:t>PAM</w:t>
            </w:r>
            <w:r w:rsidR="0013248A">
              <w:rPr>
                <w:rFonts w:ascii="News Gothic GDB" w:eastAsia="News Gothic GDB" w:hAnsi="News Gothic GDB" w:cs="News Gothic GDB"/>
                <w:sz w:val="22"/>
                <w:szCs w:val="22"/>
              </w:rPr>
              <w:t xml:space="preserve"> Governance, two</w:t>
            </w:r>
            <w:r w:rsidR="00646313" w:rsidRPr="00D51512">
              <w:rPr>
                <w:rFonts w:ascii="News Gothic GDB" w:hAnsi="News Gothic GDB"/>
                <w:sz w:val="22"/>
                <w:szCs w:val="22"/>
              </w:rPr>
              <w:t xml:space="preserve"> package</w:t>
            </w:r>
            <w:r w:rsidR="0013248A">
              <w:rPr>
                <w:rFonts w:ascii="News Gothic GDB" w:hAnsi="News Gothic GDB"/>
                <w:sz w:val="22"/>
                <w:szCs w:val="22"/>
              </w:rPr>
              <w:t>s</w:t>
            </w:r>
            <w:r w:rsidR="00646313" w:rsidRPr="00D51512">
              <w:rPr>
                <w:rFonts w:ascii="News Gothic GDB" w:hAnsi="News Gothic GDB"/>
                <w:sz w:val="22"/>
                <w:szCs w:val="22"/>
              </w:rPr>
              <w:t xml:space="preserve"> </w:t>
            </w:r>
            <w:r w:rsidR="00CC415A">
              <w:rPr>
                <w:rFonts w:ascii="News Gothic GDB" w:hAnsi="News Gothic GDB"/>
                <w:sz w:val="22"/>
                <w:szCs w:val="22"/>
              </w:rPr>
              <w:t xml:space="preserve">were </w:t>
            </w:r>
            <w:r w:rsidR="00646313" w:rsidRPr="00D51512">
              <w:rPr>
                <w:rFonts w:ascii="News Gothic GDB" w:hAnsi="News Gothic GDB"/>
                <w:sz w:val="22"/>
                <w:szCs w:val="22"/>
              </w:rPr>
              <w:t>relevant</w:t>
            </w:r>
            <w:r w:rsidR="00BE58BC">
              <w:rPr>
                <w:rFonts w:ascii="News Gothic GDB" w:hAnsi="News Gothic GDB"/>
                <w:sz w:val="22"/>
                <w:szCs w:val="22"/>
              </w:rPr>
              <w:t xml:space="preserve"> </w:t>
            </w:r>
            <w:r w:rsidR="00646313" w:rsidRPr="00D51512">
              <w:rPr>
                <w:rFonts w:ascii="News Gothic GDB" w:hAnsi="News Gothic GDB"/>
                <w:sz w:val="22"/>
                <w:szCs w:val="22"/>
              </w:rPr>
              <w:t>- 5 (Monitoring of Priv access) and 7 (T0 and T2 accounts).</w:t>
            </w:r>
          </w:p>
          <w:p w14:paraId="1EC7EF3E" w14:textId="77777777" w:rsidR="00AB7436" w:rsidRDefault="00AB7436" w:rsidP="00AB7436">
            <w:pPr>
              <w:jc w:val="both"/>
              <w:rPr>
                <w:rFonts w:ascii="News Gothic GDB" w:eastAsia="News Gothic GDB" w:hAnsi="News Gothic GDB" w:cs="News Gothic GDB"/>
                <w:sz w:val="22"/>
                <w:szCs w:val="22"/>
              </w:rPr>
            </w:pPr>
            <w:r w:rsidRPr="6ABC4B8F">
              <w:rPr>
                <w:rFonts w:ascii="News Gothic GDB" w:eastAsia="News Gothic GDB" w:hAnsi="News Gothic GDB" w:cs="News Gothic GDB"/>
                <w:sz w:val="22"/>
                <w:szCs w:val="22"/>
              </w:rPr>
              <w:lastRenderedPageBreak/>
              <w:t>No low severity external regulatory finding w</w:t>
            </w:r>
            <w:r>
              <w:rPr>
                <w:rFonts w:ascii="News Gothic GDB" w:eastAsia="News Gothic GDB" w:hAnsi="News Gothic GDB" w:cs="News Gothic GDB"/>
                <w:sz w:val="22"/>
                <w:szCs w:val="22"/>
              </w:rPr>
              <w:t>as</w:t>
            </w:r>
            <w:r w:rsidRPr="6ABC4B8F">
              <w:rPr>
                <w:rFonts w:ascii="News Gothic GDB" w:eastAsia="News Gothic GDB" w:hAnsi="News Gothic GDB" w:cs="News Gothic GDB"/>
                <w:sz w:val="22"/>
                <w:szCs w:val="22"/>
              </w:rPr>
              <w:t xml:space="preserve"> identified as relevant to th</w:t>
            </w:r>
            <w:r>
              <w:rPr>
                <w:rFonts w:ascii="News Gothic GDB" w:eastAsia="News Gothic GDB" w:hAnsi="News Gothic GDB" w:cs="News Gothic GDB"/>
                <w:sz w:val="22"/>
                <w:szCs w:val="22"/>
              </w:rPr>
              <w:t>ese</w:t>
            </w:r>
            <w:r w:rsidRPr="6ABC4B8F">
              <w:rPr>
                <w:rFonts w:ascii="News Gothic GDB" w:eastAsia="News Gothic GDB" w:hAnsi="News Gothic GDB" w:cs="News Gothic GDB"/>
                <w:sz w:val="22"/>
                <w:szCs w:val="22"/>
              </w:rPr>
              <w:t xml:space="preserve"> L2</w:t>
            </w:r>
            <w:r>
              <w:rPr>
                <w:rFonts w:ascii="News Gothic GDB" w:eastAsia="News Gothic GDB" w:hAnsi="News Gothic GDB" w:cs="News Gothic GDB"/>
                <w:sz w:val="22"/>
                <w:szCs w:val="22"/>
              </w:rPr>
              <w:t>s</w:t>
            </w:r>
            <w:r w:rsidRPr="6ABC4B8F">
              <w:rPr>
                <w:rFonts w:ascii="News Gothic GDB" w:eastAsia="News Gothic GDB" w:hAnsi="News Gothic GDB" w:cs="News Gothic GDB"/>
                <w:sz w:val="22"/>
                <w:szCs w:val="22"/>
              </w:rPr>
              <w:t>.</w:t>
            </w:r>
          </w:p>
          <w:p w14:paraId="071D1D5D" w14:textId="77777777" w:rsidR="00AB7436" w:rsidRPr="00F27756" w:rsidRDefault="00AB7436" w:rsidP="00475621">
            <w:pPr>
              <w:jc w:val="both"/>
              <w:rPr>
                <w:rFonts w:ascii="News Gothic GDB" w:eastAsia="News Gothic GDB" w:hAnsi="News Gothic GDB" w:cs="News Gothic GDB"/>
                <w:sz w:val="22"/>
                <w:szCs w:val="22"/>
              </w:rPr>
            </w:pPr>
          </w:p>
          <w:p w14:paraId="2132D528" w14:textId="0C2CC6B0" w:rsidR="00245663" w:rsidRPr="00F27756" w:rsidRDefault="002C04C4" w:rsidP="00475621">
            <w:pPr>
              <w:jc w:val="both"/>
              <w:rPr>
                <w:rFonts w:ascii="News Gothic GDB" w:hAnsi="News Gothic GDB"/>
                <w:sz w:val="22"/>
                <w:szCs w:val="22"/>
              </w:rPr>
            </w:pPr>
            <w:r w:rsidRPr="6ABC4B8F">
              <w:rPr>
                <w:rFonts w:ascii="News Gothic GDB" w:hAnsi="News Gothic GDB" w:cs="Arial"/>
                <w:sz w:val="22"/>
                <w:szCs w:val="22"/>
                <w:u w:val="single"/>
              </w:rPr>
              <w:t>Conclusion for RCA:</w:t>
            </w:r>
            <w:r w:rsidRPr="6ABC4B8F">
              <w:rPr>
                <w:rFonts w:ascii="News Gothic GDB" w:hAnsi="News Gothic GDB"/>
                <w:sz w:val="22"/>
                <w:szCs w:val="22"/>
              </w:rPr>
              <w:t xml:space="preserve"> No dedicated test point to be added.</w:t>
            </w:r>
          </w:p>
        </w:tc>
      </w:tr>
      <w:tr w:rsidR="00245663" w:rsidRPr="00F27756" w14:paraId="63A2F987" w14:textId="77777777" w:rsidTr="1E34F5EE">
        <w:tc>
          <w:tcPr>
            <w:tcW w:w="1620" w:type="dxa"/>
          </w:tcPr>
          <w:p w14:paraId="4FF69F5C" w14:textId="2C1C7617" w:rsidR="00245663" w:rsidRPr="00F27756" w:rsidRDefault="00245663" w:rsidP="00F0051C">
            <w:pPr>
              <w:rPr>
                <w:rFonts w:ascii="News Gothic GDB" w:hAnsi="News Gothic GDB" w:cs="Arial"/>
                <w:sz w:val="22"/>
                <w:szCs w:val="22"/>
                <w:lang w:bidi="ar-SA"/>
              </w:rPr>
            </w:pPr>
            <w:r w:rsidRPr="6ABC4B8F">
              <w:rPr>
                <w:rFonts w:ascii="News Gothic GDB" w:hAnsi="News Gothic GDB" w:cs="Arial"/>
                <w:sz w:val="22"/>
                <w:szCs w:val="22"/>
              </w:rPr>
              <w:lastRenderedPageBreak/>
              <w:t>Relevant Future notes</w:t>
            </w:r>
          </w:p>
        </w:tc>
        <w:tc>
          <w:tcPr>
            <w:tcW w:w="13134" w:type="dxa"/>
          </w:tcPr>
          <w:p w14:paraId="2D7D4ADC" w14:textId="3CBB2029" w:rsidR="00245663" w:rsidRPr="00F27756" w:rsidRDefault="00E6027E" w:rsidP="001400DC">
            <w:pPr>
              <w:jc w:val="both"/>
              <w:rPr>
                <w:rFonts w:ascii="News Gothic GDB" w:hAnsi="News Gothic GDB"/>
              </w:rPr>
            </w:pPr>
            <w:r>
              <w:rPr>
                <w:rFonts w:ascii="News Gothic GDB" w:hAnsi="News Gothic GDB" w:cs="Arial"/>
                <w:sz w:val="22"/>
                <w:szCs w:val="22"/>
              </w:rPr>
              <w:t>No</w:t>
            </w:r>
            <w:r w:rsidRPr="6ABC4B8F">
              <w:rPr>
                <w:rFonts w:ascii="News Gothic GDB" w:hAnsi="News Gothic GDB" w:cs="Arial"/>
                <w:sz w:val="22"/>
                <w:szCs w:val="22"/>
              </w:rPr>
              <w:t xml:space="preserve"> FuN</w:t>
            </w:r>
            <w:r>
              <w:rPr>
                <w:rFonts w:ascii="News Gothic GDB" w:hAnsi="News Gothic GDB" w:cs="Arial"/>
                <w:sz w:val="22"/>
                <w:szCs w:val="22"/>
              </w:rPr>
              <w:t xml:space="preserve"> was</w:t>
            </w:r>
            <w:r w:rsidRPr="6ABC4B8F">
              <w:rPr>
                <w:rFonts w:ascii="News Gothic GDB" w:hAnsi="News Gothic GDB" w:cs="Arial"/>
                <w:sz w:val="22"/>
                <w:szCs w:val="22"/>
              </w:rPr>
              <w:t xml:space="preserve"> identified as relevant to L2 process</w:t>
            </w:r>
            <w:r>
              <w:rPr>
                <w:rFonts w:ascii="News Gothic GDB" w:hAnsi="News Gothic GDB" w:cs="Arial"/>
                <w:sz w:val="22"/>
                <w:szCs w:val="22"/>
              </w:rPr>
              <w:t xml:space="preserve"> PAM Governance. </w:t>
            </w:r>
            <w:r w:rsidR="00245663" w:rsidRPr="003B469C">
              <w:rPr>
                <w:rFonts w:ascii="News Gothic GDB" w:hAnsi="News Gothic GDB" w:cs="Arial"/>
                <w:sz w:val="22"/>
                <w:szCs w:val="22"/>
              </w:rPr>
              <w:t>The following FuNs are identified as relevant to L2 process</w:t>
            </w:r>
            <w:r w:rsidR="004B2ADC">
              <w:rPr>
                <w:rFonts w:ascii="News Gothic GDB" w:hAnsi="News Gothic GDB" w:cs="Arial"/>
                <w:sz w:val="22"/>
                <w:szCs w:val="22"/>
              </w:rPr>
              <w:t xml:space="preserve"> IAM Governance</w:t>
            </w:r>
            <w:r w:rsidR="00245663" w:rsidRPr="003B469C">
              <w:rPr>
                <w:rFonts w:ascii="News Gothic GDB" w:hAnsi="News Gothic GDB" w:cs="Arial"/>
                <w:sz w:val="22"/>
                <w:szCs w:val="22"/>
              </w:rPr>
              <w:t>: (</w:t>
            </w:r>
            <w:hyperlink r:id="rId37">
              <w:r w:rsidR="00245663" w:rsidRPr="003B469C">
                <w:rPr>
                  <w:rStyle w:val="Hyperlink"/>
                  <w:rFonts w:ascii="News Gothic GDB" w:hAnsi="News Gothic GDB" w:cs="Arial"/>
                  <w:sz w:val="22"/>
                  <w:szCs w:val="22"/>
                </w:rPr>
                <w:t>link</w:t>
              </w:r>
            </w:hyperlink>
            <w:r w:rsidR="00245663" w:rsidRPr="003B469C">
              <w:rPr>
                <w:rFonts w:ascii="News Gothic GDB" w:hAnsi="News Gothic GDB" w:cs="Arial"/>
                <w:sz w:val="22"/>
                <w:szCs w:val="22"/>
              </w:rPr>
              <w:t>)</w:t>
            </w:r>
            <w:r w:rsidR="001400DC">
              <w:rPr>
                <w:rFonts w:ascii="News Gothic GDB" w:hAnsi="News Gothic GDB" w:cs="Arial"/>
                <w:sz w:val="22"/>
                <w:szCs w:val="22"/>
              </w:rPr>
              <w:t xml:space="preserve"> </w:t>
            </w:r>
            <w:r w:rsidR="003502C8">
              <w:rPr>
                <w:rFonts w:ascii="News Gothic GDB" w:hAnsi="News Gothic GDB" w:cs="Arial"/>
                <w:sz w:val="22"/>
                <w:szCs w:val="22"/>
              </w:rPr>
              <w:t xml:space="preserve">- </w:t>
            </w:r>
            <w:r w:rsidR="00940A51">
              <w:rPr>
                <w:rFonts w:ascii="News Gothic GDB" w:hAnsi="News Gothic GDB" w:cs="Arial"/>
                <w:sz w:val="22"/>
                <w:szCs w:val="22"/>
              </w:rPr>
              <w:t xml:space="preserve">FuN </w:t>
            </w:r>
            <w:r w:rsidR="00940A51" w:rsidRPr="00940A51">
              <w:rPr>
                <w:rFonts w:ascii="News Gothic GDB" w:hAnsi="News Gothic GDB" w:cs="Arial"/>
                <w:sz w:val="22"/>
                <w:szCs w:val="22"/>
              </w:rPr>
              <w:t>241202154134</w:t>
            </w:r>
            <w:r w:rsidR="00940A51">
              <w:rPr>
                <w:rFonts w:ascii="News Gothic GDB" w:hAnsi="News Gothic GDB" w:cs="Arial"/>
                <w:sz w:val="22"/>
                <w:szCs w:val="22"/>
              </w:rPr>
              <w:t xml:space="preserve">, </w:t>
            </w:r>
            <w:r w:rsidR="00245663" w:rsidRPr="2381738B">
              <w:rPr>
                <w:rFonts w:ascii="News Gothic GDB" w:hAnsi="News Gothic GDB" w:cs="Arial"/>
                <w:sz w:val="22"/>
                <w:szCs w:val="22"/>
              </w:rPr>
              <w:t xml:space="preserve">FuN </w:t>
            </w:r>
            <w:commentRangeStart w:id="32"/>
            <w:commentRangeStart w:id="33"/>
            <w:r w:rsidR="00245663" w:rsidRPr="2381738B">
              <w:rPr>
                <w:rFonts w:ascii="News Gothic GDB" w:hAnsi="News Gothic GDB" w:cs="Arial"/>
                <w:sz w:val="22"/>
                <w:szCs w:val="22"/>
              </w:rPr>
              <w:t>221216125930</w:t>
            </w:r>
            <w:commentRangeEnd w:id="32"/>
            <w:r w:rsidR="00245663">
              <w:rPr>
                <w:rStyle w:val="CommentReference"/>
              </w:rPr>
              <w:commentReference w:id="32"/>
            </w:r>
            <w:commentRangeEnd w:id="33"/>
            <w:r w:rsidR="00245663">
              <w:rPr>
                <w:rStyle w:val="CommentReference"/>
              </w:rPr>
              <w:commentReference w:id="33"/>
            </w:r>
            <w:r w:rsidR="00B309C5">
              <w:rPr>
                <w:rFonts w:ascii="News Gothic GDB" w:hAnsi="News Gothic GDB" w:cs="Arial"/>
                <w:sz w:val="22"/>
                <w:szCs w:val="22"/>
              </w:rPr>
              <w:t xml:space="preserve">, </w:t>
            </w:r>
            <w:r w:rsidR="00B309C5" w:rsidRPr="2381738B">
              <w:rPr>
                <w:rFonts w:ascii="News Gothic GDB" w:hAnsi="News Gothic GDB" w:cs="Arial"/>
                <w:sz w:val="22"/>
                <w:szCs w:val="22"/>
              </w:rPr>
              <w:t>FuN 241121131418, FuN 250801082944</w:t>
            </w:r>
          </w:p>
          <w:p w14:paraId="06ADF3A4" w14:textId="48130040" w:rsidR="00245663" w:rsidRPr="00F27756" w:rsidRDefault="00245663" w:rsidP="2381738B">
            <w:pPr>
              <w:jc w:val="both"/>
              <w:rPr>
                <w:rFonts w:ascii="News Gothic GDB" w:hAnsi="News Gothic GDB" w:cs="Arial"/>
                <w:sz w:val="22"/>
                <w:szCs w:val="22"/>
              </w:rPr>
            </w:pPr>
          </w:p>
          <w:p w14:paraId="4EA89C1A" w14:textId="54F233FA" w:rsidR="00245663" w:rsidRPr="00F27756" w:rsidRDefault="168E295A" w:rsidP="2381738B">
            <w:pPr>
              <w:jc w:val="both"/>
              <w:rPr>
                <w:rFonts w:ascii="News Gothic GDB" w:hAnsi="News Gothic GDB"/>
              </w:rPr>
            </w:pPr>
            <w:r w:rsidRPr="2381738B">
              <w:rPr>
                <w:rFonts w:ascii="News Gothic GDB" w:hAnsi="News Gothic GDB" w:cs="Arial"/>
                <w:sz w:val="22"/>
                <w:szCs w:val="22"/>
              </w:rPr>
              <w:t>FuN 221216125930</w:t>
            </w:r>
            <w:r w:rsidR="004A073A">
              <w:rPr>
                <w:rFonts w:ascii="News Gothic GDB" w:hAnsi="News Gothic GDB" w:cs="Arial"/>
                <w:sz w:val="22"/>
                <w:szCs w:val="22"/>
              </w:rPr>
              <w:t xml:space="preserve"> - Completed</w:t>
            </w:r>
          </w:p>
          <w:p w14:paraId="1F2C9F0C" w14:textId="1515EA2D" w:rsidR="00245663" w:rsidRPr="00F27756" w:rsidRDefault="7219910A" w:rsidP="2381738B">
            <w:pPr>
              <w:jc w:val="both"/>
              <w:rPr>
                <w:rFonts w:ascii="News Gothic GDB" w:hAnsi="News Gothic GDB" w:cs="Arial"/>
                <w:sz w:val="22"/>
                <w:szCs w:val="22"/>
              </w:rPr>
            </w:pPr>
            <w:r w:rsidRPr="2381738B">
              <w:rPr>
                <w:rFonts w:ascii="News Gothic GDB" w:hAnsi="News Gothic GDB" w:cs="Arial"/>
                <w:sz w:val="22"/>
                <w:szCs w:val="22"/>
              </w:rPr>
              <w:t>“</w:t>
            </w:r>
            <w:r w:rsidR="168E295A" w:rsidRPr="2381738B">
              <w:rPr>
                <w:rFonts w:ascii="News Gothic GDB" w:hAnsi="News Gothic GDB" w:cs="Arial"/>
                <w:sz w:val="22"/>
                <w:szCs w:val="22"/>
              </w:rPr>
              <w:t xml:space="preserve">IIQ does not allow to stop the </w:t>
            </w:r>
            <w:r w:rsidR="00887198" w:rsidRPr="2381738B">
              <w:rPr>
                <w:rFonts w:ascii="News Gothic GDB" w:hAnsi="News Gothic GDB" w:cs="Arial"/>
                <w:sz w:val="22"/>
                <w:szCs w:val="22"/>
              </w:rPr>
              <w:t>Mandatory</w:t>
            </w:r>
            <w:r w:rsidR="168E295A" w:rsidRPr="2381738B">
              <w:rPr>
                <w:rFonts w:ascii="News Gothic GDB" w:hAnsi="News Gothic GDB" w:cs="Arial"/>
                <w:sz w:val="22"/>
                <w:szCs w:val="22"/>
              </w:rPr>
              <w:t xml:space="preserve"> Leave request in Luxembourg less then 24h before the access cut. If an </w:t>
            </w:r>
            <w:r w:rsidR="00887198" w:rsidRPr="2381738B">
              <w:rPr>
                <w:rFonts w:ascii="News Gothic GDB" w:hAnsi="News Gothic GDB" w:cs="Arial"/>
                <w:sz w:val="22"/>
                <w:szCs w:val="22"/>
              </w:rPr>
              <w:t>employee</w:t>
            </w:r>
            <w:r w:rsidR="168E295A" w:rsidRPr="2381738B">
              <w:rPr>
                <w:rFonts w:ascii="News Gothic GDB" w:hAnsi="News Gothic GDB" w:cs="Arial"/>
                <w:sz w:val="22"/>
                <w:szCs w:val="22"/>
              </w:rPr>
              <w:t xml:space="preserve"> has an emergency and needs to continue working and postpo</w:t>
            </w:r>
            <w:r w:rsidR="0070249E">
              <w:rPr>
                <w:rFonts w:ascii="News Gothic GDB" w:hAnsi="News Gothic GDB" w:cs="Arial"/>
                <w:sz w:val="22"/>
                <w:szCs w:val="22"/>
              </w:rPr>
              <w:t>n</w:t>
            </w:r>
            <w:r w:rsidR="168E295A" w:rsidRPr="2381738B">
              <w:rPr>
                <w:rFonts w:ascii="News Gothic GDB" w:hAnsi="News Gothic GDB" w:cs="Arial"/>
                <w:sz w:val="22"/>
                <w:szCs w:val="22"/>
              </w:rPr>
              <w:t xml:space="preserve">e the </w:t>
            </w:r>
            <w:r w:rsidR="00887198" w:rsidRPr="2381738B">
              <w:rPr>
                <w:rFonts w:ascii="News Gothic GDB" w:hAnsi="News Gothic GDB" w:cs="Arial"/>
                <w:sz w:val="22"/>
                <w:szCs w:val="22"/>
              </w:rPr>
              <w:t>Mandatory</w:t>
            </w:r>
            <w:r w:rsidR="168E295A" w:rsidRPr="2381738B">
              <w:rPr>
                <w:rFonts w:ascii="News Gothic GDB" w:hAnsi="News Gothic GDB" w:cs="Arial"/>
                <w:sz w:val="22"/>
                <w:szCs w:val="22"/>
              </w:rPr>
              <w:t xml:space="preserve"> Leave, he </w:t>
            </w:r>
            <w:r w:rsidR="00887198" w:rsidRPr="2381738B">
              <w:rPr>
                <w:rFonts w:ascii="News Gothic GDB" w:hAnsi="News Gothic GDB" w:cs="Arial"/>
                <w:sz w:val="22"/>
                <w:szCs w:val="22"/>
              </w:rPr>
              <w:t>cannot</w:t>
            </w:r>
            <w:r w:rsidR="168E295A" w:rsidRPr="2381738B">
              <w:rPr>
                <w:rFonts w:ascii="News Gothic GDB" w:hAnsi="News Gothic GDB" w:cs="Arial"/>
                <w:sz w:val="22"/>
                <w:szCs w:val="22"/>
              </w:rPr>
              <w:t xml:space="preserve"> change it anymore.</w:t>
            </w:r>
            <w:r w:rsidR="5B6A6996" w:rsidRPr="2381738B">
              <w:rPr>
                <w:rFonts w:ascii="News Gothic GDB" w:hAnsi="News Gothic GDB" w:cs="Arial"/>
                <w:sz w:val="22"/>
                <w:szCs w:val="22"/>
              </w:rPr>
              <w:t>”</w:t>
            </w:r>
          </w:p>
          <w:p w14:paraId="1119FBAF" w14:textId="5F2ADA4B" w:rsidR="00245663" w:rsidRPr="00F27756" w:rsidRDefault="0070249E" w:rsidP="2381738B">
            <w:pPr>
              <w:jc w:val="both"/>
              <w:rPr>
                <w:rFonts w:ascii="News Gothic GDB" w:hAnsi="News Gothic GDB" w:cs="Arial"/>
                <w:sz w:val="22"/>
                <w:szCs w:val="22"/>
              </w:rPr>
            </w:pPr>
            <w:r>
              <w:rPr>
                <w:rFonts w:ascii="News Gothic GDB" w:hAnsi="News Gothic GDB" w:cs="Arial"/>
                <w:sz w:val="22"/>
                <w:szCs w:val="22"/>
              </w:rPr>
              <w:t xml:space="preserve">Conclusion - </w:t>
            </w:r>
            <w:r w:rsidR="168E295A" w:rsidRPr="2381738B">
              <w:rPr>
                <w:rFonts w:ascii="News Gothic GDB" w:hAnsi="News Gothic GDB" w:cs="Arial"/>
                <w:sz w:val="22"/>
                <w:szCs w:val="22"/>
              </w:rPr>
              <w:t>It was noted during the preparation phase that this FuN is outdated. The str</w:t>
            </w:r>
            <w:r w:rsidR="4A6B32F5" w:rsidRPr="2381738B">
              <w:rPr>
                <w:rFonts w:ascii="News Gothic GDB" w:hAnsi="News Gothic GDB" w:cs="Arial"/>
                <w:sz w:val="22"/>
                <w:szCs w:val="22"/>
              </w:rPr>
              <w:t>ict access cut is not in place anymore</w:t>
            </w:r>
            <w:r w:rsidR="6A0E75C7" w:rsidRPr="2381738B">
              <w:rPr>
                <w:rFonts w:ascii="News Gothic GDB" w:hAnsi="News Gothic GDB" w:cs="Arial"/>
                <w:sz w:val="22"/>
                <w:szCs w:val="22"/>
              </w:rPr>
              <w:t>.</w:t>
            </w:r>
            <w:r w:rsidR="4A6B32F5" w:rsidRPr="2381738B">
              <w:rPr>
                <w:rFonts w:ascii="News Gothic GDB" w:hAnsi="News Gothic GDB" w:cs="Arial"/>
                <w:sz w:val="22"/>
                <w:szCs w:val="22"/>
              </w:rPr>
              <w:t xml:space="preserve"> </w:t>
            </w:r>
            <w:r w:rsidR="00FE6768">
              <w:rPr>
                <w:rFonts w:ascii="News Gothic GDB" w:hAnsi="News Gothic GDB" w:cs="Arial"/>
                <w:sz w:val="22"/>
                <w:szCs w:val="22"/>
              </w:rPr>
              <w:t>N</w:t>
            </w:r>
            <w:r w:rsidR="00737F63">
              <w:rPr>
                <w:rFonts w:ascii="News Gothic GDB" w:hAnsi="News Gothic GDB" w:cs="Arial"/>
                <w:sz w:val="22"/>
                <w:szCs w:val="22"/>
              </w:rPr>
              <w:t>o</w:t>
            </w:r>
            <w:r w:rsidR="00FE6768">
              <w:rPr>
                <w:rFonts w:ascii="News Gothic GDB" w:hAnsi="News Gothic GDB" w:cs="Arial"/>
                <w:sz w:val="22"/>
                <w:szCs w:val="22"/>
              </w:rPr>
              <w:t xml:space="preserve"> further action is required on this FuN.</w:t>
            </w:r>
          </w:p>
          <w:p w14:paraId="1893E78B" w14:textId="77777777" w:rsidR="00245663" w:rsidRDefault="00245663" w:rsidP="2381738B">
            <w:pPr>
              <w:jc w:val="both"/>
              <w:rPr>
                <w:rFonts w:ascii="News Gothic GDB" w:hAnsi="News Gothic GDB" w:cs="Arial"/>
                <w:sz w:val="22"/>
                <w:szCs w:val="22"/>
              </w:rPr>
            </w:pPr>
          </w:p>
          <w:p w14:paraId="4B461339" w14:textId="4DE024D5" w:rsidR="0044599A" w:rsidRDefault="0044599A" w:rsidP="0044599A">
            <w:pPr>
              <w:jc w:val="both"/>
              <w:rPr>
                <w:rFonts w:ascii="News Gothic GDB" w:eastAsia="News Gothic GDB" w:hAnsi="News Gothic GDB" w:cs="News Gothic GDB"/>
                <w:sz w:val="22"/>
                <w:szCs w:val="22"/>
              </w:rPr>
            </w:pPr>
            <w:r w:rsidRPr="2BC7DC46">
              <w:rPr>
                <w:rFonts w:ascii="News Gothic GDB" w:hAnsi="News Gothic GDB" w:cs="Arial"/>
                <w:b/>
                <w:bCs/>
                <w:sz w:val="22"/>
                <w:szCs w:val="22"/>
                <w:u w:val="single"/>
              </w:rPr>
              <w:t>Conclusion for RCA:</w:t>
            </w:r>
            <w:r>
              <w:rPr>
                <w:rFonts w:ascii="News Gothic GDB" w:hAnsi="News Gothic GDB" w:cs="Arial"/>
                <w:b/>
                <w:bCs/>
                <w:sz w:val="22"/>
                <w:szCs w:val="22"/>
                <w:u w:val="single"/>
              </w:rPr>
              <w:t xml:space="preserve"> </w:t>
            </w:r>
            <w:r w:rsidRPr="002271B2">
              <w:rPr>
                <w:rFonts w:ascii="News Gothic GDB" w:eastAsia="News Gothic GDB" w:hAnsi="News Gothic GDB" w:cs="News Gothic GDB"/>
                <w:sz w:val="22"/>
                <w:szCs w:val="22"/>
              </w:rPr>
              <w:t>(TP3) Follow up on FuN 241202154134</w:t>
            </w:r>
            <w:r w:rsidR="003B1B3B">
              <w:rPr>
                <w:rFonts w:ascii="News Gothic GDB" w:eastAsia="News Gothic GDB" w:hAnsi="News Gothic GDB" w:cs="News Gothic GDB"/>
                <w:sz w:val="22"/>
                <w:szCs w:val="22"/>
              </w:rPr>
              <w:t xml:space="preserve"> </w:t>
            </w:r>
            <w:r w:rsidR="00703462">
              <w:rPr>
                <w:rFonts w:ascii="News Gothic GDB" w:eastAsia="News Gothic GDB" w:hAnsi="News Gothic GDB" w:cs="News Gothic GDB"/>
                <w:sz w:val="22"/>
                <w:szCs w:val="22"/>
              </w:rPr>
              <w:t>(</w:t>
            </w:r>
            <w:r w:rsidR="00F913AF">
              <w:rPr>
                <w:rFonts w:ascii="News Gothic GDB" w:eastAsia="News Gothic GDB" w:hAnsi="News Gothic GDB" w:cs="News Gothic GDB"/>
                <w:sz w:val="22"/>
                <w:szCs w:val="22"/>
              </w:rPr>
              <w:t xml:space="preserve">Hint: </w:t>
            </w:r>
            <w:r w:rsidR="00703462">
              <w:rPr>
                <w:rFonts w:ascii="News Gothic GDB" w:eastAsia="News Gothic GDB" w:hAnsi="News Gothic GDB" w:cs="News Gothic GDB"/>
                <w:sz w:val="22"/>
                <w:szCs w:val="22"/>
              </w:rPr>
              <w:t>partial related to TP2)</w:t>
            </w:r>
          </w:p>
          <w:p w14:paraId="434C5D45" w14:textId="7337DF5D" w:rsidR="00B309C5" w:rsidRPr="00F27756" w:rsidRDefault="00B309C5" w:rsidP="2381738B">
            <w:pPr>
              <w:jc w:val="both"/>
              <w:rPr>
                <w:rFonts w:ascii="News Gothic GDB" w:hAnsi="News Gothic GDB" w:cs="Arial"/>
                <w:sz w:val="22"/>
                <w:szCs w:val="22"/>
              </w:rPr>
            </w:pPr>
            <w:r w:rsidRPr="2381738B">
              <w:rPr>
                <w:rFonts w:ascii="News Gothic GDB" w:hAnsi="News Gothic GDB" w:cs="Arial"/>
                <w:sz w:val="22"/>
                <w:szCs w:val="22"/>
              </w:rPr>
              <w:t>FuN 241121131418, FuN 250801082944</w:t>
            </w:r>
            <w:r>
              <w:rPr>
                <w:rFonts w:ascii="News Gothic GDB" w:hAnsi="News Gothic GDB" w:cs="Arial"/>
                <w:sz w:val="22"/>
                <w:szCs w:val="22"/>
              </w:rPr>
              <w:t xml:space="preserve"> – Planned in SPRINT3</w:t>
            </w:r>
          </w:p>
        </w:tc>
      </w:tr>
      <w:tr w:rsidR="00245663" w:rsidRPr="00F27756" w14:paraId="33E7696B" w14:textId="77777777" w:rsidTr="1E34F5EE">
        <w:tc>
          <w:tcPr>
            <w:tcW w:w="1620" w:type="dxa"/>
          </w:tcPr>
          <w:p w14:paraId="7691CFA3" w14:textId="7C63E654" w:rsidR="00245663" w:rsidRPr="00F27756" w:rsidRDefault="00245663" w:rsidP="00F0051C">
            <w:pPr>
              <w:rPr>
                <w:rFonts w:ascii="News Gothic GDB" w:hAnsi="News Gothic GDB" w:cs="Arial"/>
                <w:sz w:val="22"/>
                <w:szCs w:val="22"/>
              </w:rPr>
            </w:pPr>
            <w:r w:rsidRPr="2BC7DC46">
              <w:rPr>
                <w:rFonts w:ascii="News Gothic GDB" w:hAnsi="News Gothic GDB" w:cs="Arial"/>
                <w:sz w:val="22"/>
                <w:szCs w:val="22"/>
              </w:rPr>
              <w:t>Outcome of initiation panel (as applicable)</w:t>
            </w:r>
          </w:p>
        </w:tc>
        <w:tc>
          <w:tcPr>
            <w:tcW w:w="13134" w:type="dxa"/>
          </w:tcPr>
          <w:p w14:paraId="76076C8A" w14:textId="2AD4FF0B" w:rsidR="004F2500" w:rsidRDefault="004F2500" w:rsidP="004F2500">
            <w:pPr>
              <w:pStyle w:val="paragraph1"/>
              <w:ind w:left="0"/>
              <w:rPr>
                <w:rFonts w:ascii="News Gothic GDB" w:hAnsi="News Gothic GDB" w:cs="Arial"/>
                <w:b/>
                <w:bCs/>
                <w:sz w:val="22"/>
                <w:szCs w:val="22"/>
                <w:u w:val="single"/>
                <w:lang w:val="en-GB"/>
              </w:rPr>
            </w:pPr>
            <w:r w:rsidRPr="00B75C50">
              <w:rPr>
                <w:rFonts w:ascii="News Gothic GDB" w:hAnsi="News Gothic GDB" w:cs="Arial"/>
                <w:b/>
                <w:color w:val="000000" w:themeColor="text1"/>
                <w:sz w:val="22"/>
                <w:szCs w:val="22"/>
                <w:highlight w:val="lightGray"/>
                <w:u w:val="single"/>
              </w:rPr>
              <w:t>Applicable to all L2s:</w:t>
            </w:r>
            <w:r w:rsidRPr="6A5440D4">
              <w:rPr>
                <w:rFonts w:ascii="News Gothic GDB" w:hAnsi="News Gothic GDB" w:cs="Arial"/>
                <w:b/>
                <w:bCs/>
                <w:sz w:val="22"/>
                <w:szCs w:val="22"/>
                <w:u w:val="single"/>
                <w:lang w:val="en-GB"/>
              </w:rPr>
              <w:t xml:space="preserve"> </w:t>
            </w:r>
            <w:r>
              <w:rPr>
                <w:rFonts w:ascii="News Gothic GDB" w:hAnsi="News Gothic GDB" w:cs="Arial"/>
                <w:b/>
                <w:bCs/>
                <w:sz w:val="22"/>
                <w:szCs w:val="22"/>
                <w:u w:val="single"/>
                <w:lang w:val="en-GB"/>
              </w:rPr>
              <w:t xml:space="preserve">The sub-section is not </w:t>
            </w:r>
            <w:proofErr w:type="gramStart"/>
            <w:r>
              <w:rPr>
                <w:rFonts w:ascii="News Gothic GDB" w:hAnsi="News Gothic GDB" w:cs="Arial"/>
                <w:b/>
                <w:bCs/>
                <w:sz w:val="22"/>
                <w:szCs w:val="22"/>
                <w:u w:val="single"/>
                <w:lang w:val="en-GB"/>
              </w:rPr>
              <w:t>repeated again</w:t>
            </w:r>
            <w:proofErr w:type="gramEnd"/>
            <w:r>
              <w:rPr>
                <w:rFonts w:ascii="News Gothic GDB" w:hAnsi="News Gothic GDB" w:cs="Arial"/>
                <w:b/>
                <w:bCs/>
                <w:sz w:val="22"/>
                <w:szCs w:val="22"/>
                <w:u w:val="single"/>
                <w:lang w:val="en-GB"/>
              </w:rPr>
              <w:t xml:space="preserve"> within each L2.</w:t>
            </w:r>
          </w:p>
          <w:p w14:paraId="4C6EBA16" w14:textId="77777777" w:rsidR="00245663" w:rsidRPr="00F27756" w:rsidRDefault="00245663" w:rsidP="00475621">
            <w:pPr>
              <w:jc w:val="both"/>
              <w:rPr>
                <w:rFonts w:ascii="News Gothic GDB" w:hAnsi="News Gothic GDB"/>
                <w:sz w:val="22"/>
                <w:szCs w:val="22"/>
                <w:lang w:bidi="ar-SA"/>
              </w:rPr>
            </w:pPr>
            <w:r w:rsidRPr="2BC7DC46">
              <w:rPr>
                <w:rFonts w:ascii="News Gothic GDB" w:hAnsi="News Gothic GDB"/>
                <w:sz w:val="22"/>
                <w:szCs w:val="22"/>
              </w:rPr>
              <w:t>This sub-chapter is aligned with identified focus points and risks. No specific change as outcome from the initiation panel.</w:t>
            </w:r>
          </w:p>
          <w:p w14:paraId="52D797CD" w14:textId="4EE5B402" w:rsidR="00245663" w:rsidRPr="00F27756" w:rsidRDefault="00245663" w:rsidP="00475621">
            <w:pPr>
              <w:jc w:val="both"/>
              <w:rPr>
                <w:rFonts w:ascii="News Gothic GDB" w:hAnsi="News Gothic GDB" w:cs="Arial"/>
                <w:color w:val="FF0000"/>
                <w:sz w:val="22"/>
                <w:szCs w:val="22"/>
              </w:rPr>
            </w:pPr>
            <w:r w:rsidRPr="2BC7DC46">
              <w:rPr>
                <w:rFonts w:ascii="News Gothic GDB" w:hAnsi="News Gothic GDB" w:cs="Arial"/>
                <w:b/>
                <w:bCs/>
                <w:sz w:val="22"/>
                <w:szCs w:val="22"/>
                <w:u w:val="single"/>
              </w:rPr>
              <w:t xml:space="preserve">Conclusion for RCA: </w:t>
            </w:r>
            <w:r w:rsidRPr="2BC7DC46">
              <w:rPr>
                <w:rFonts w:ascii="News Gothic GDB" w:hAnsi="News Gothic GDB" w:cs="Arial"/>
                <w:sz w:val="22"/>
                <w:szCs w:val="22"/>
              </w:rPr>
              <w:t>No dedicated test point to be added.</w:t>
            </w:r>
          </w:p>
        </w:tc>
      </w:tr>
      <w:tr w:rsidR="00245663" w:rsidRPr="00F27756" w14:paraId="24746241" w14:textId="77777777" w:rsidTr="1E34F5EE">
        <w:tc>
          <w:tcPr>
            <w:tcW w:w="1620" w:type="dxa"/>
          </w:tcPr>
          <w:p w14:paraId="6553CC1E" w14:textId="1113F025" w:rsidR="00245663" w:rsidRPr="00F27756" w:rsidRDefault="00245663" w:rsidP="00F0051C">
            <w:pPr>
              <w:rPr>
                <w:rFonts w:ascii="News Gothic GDB" w:hAnsi="News Gothic GDB" w:cs="Arial"/>
                <w:sz w:val="22"/>
                <w:szCs w:val="22"/>
              </w:rPr>
            </w:pPr>
            <w:r w:rsidRPr="6ABC4B8F">
              <w:rPr>
                <w:rFonts w:ascii="News Gothic GDB" w:hAnsi="News Gothic GDB" w:cs="Arial"/>
                <w:sz w:val="22"/>
                <w:szCs w:val="22"/>
              </w:rPr>
              <w:t>Conclusion: Risk overview</w:t>
            </w:r>
          </w:p>
        </w:tc>
        <w:tc>
          <w:tcPr>
            <w:tcW w:w="13134" w:type="dxa"/>
          </w:tcPr>
          <w:p w14:paraId="2F7D41F7" w14:textId="5B364579" w:rsidR="004808CC" w:rsidRDefault="004808CC" w:rsidP="004808CC">
            <w:pPr>
              <w:pStyle w:val="paragraph1"/>
              <w:ind w:left="0"/>
              <w:rPr>
                <w:rFonts w:ascii="News Gothic GDB" w:hAnsi="News Gothic GDB" w:cs="Arial"/>
                <w:b/>
                <w:bCs/>
                <w:sz w:val="22"/>
                <w:szCs w:val="22"/>
                <w:u w:val="single"/>
                <w:lang w:val="en-GB"/>
              </w:rPr>
            </w:pPr>
            <w:r w:rsidRPr="00B75C50">
              <w:rPr>
                <w:rFonts w:ascii="News Gothic GDB" w:hAnsi="News Gothic GDB" w:cs="Arial"/>
                <w:b/>
                <w:color w:val="000000" w:themeColor="text1"/>
                <w:sz w:val="22"/>
                <w:szCs w:val="22"/>
                <w:highlight w:val="lightGray"/>
                <w:u w:val="single"/>
              </w:rPr>
              <w:t>Applicable to all L2s:</w:t>
            </w:r>
            <w:r w:rsidRPr="6A5440D4">
              <w:rPr>
                <w:rFonts w:ascii="News Gothic GDB" w:hAnsi="News Gothic GDB" w:cs="Arial"/>
                <w:b/>
                <w:bCs/>
                <w:sz w:val="22"/>
                <w:szCs w:val="22"/>
                <w:u w:val="single"/>
                <w:lang w:val="en-GB"/>
              </w:rPr>
              <w:t xml:space="preserve"> </w:t>
            </w:r>
            <w:r>
              <w:rPr>
                <w:rFonts w:ascii="News Gothic GDB" w:hAnsi="News Gothic GDB" w:cs="Arial"/>
                <w:b/>
                <w:bCs/>
                <w:sz w:val="22"/>
                <w:szCs w:val="22"/>
                <w:u w:val="single"/>
                <w:lang w:val="en-GB"/>
              </w:rPr>
              <w:t xml:space="preserve">The sub-section is not </w:t>
            </w:r>
            <w:proofErr w:type="gramStart"/>
            <w:r>
              <w:rPr>
                <w:rFonts w:ascii="News Gothic GDB" w:hAnsi="News Gothic GDB" w:cs="Arial"/>
                <w:b/>
                <w:bCs/>
                <w:sz w:val="22"/>
                <w:szCs w:val="22"/>
                <w:u w:val="single"/>
                <w:lang w:val="en-GB"/>
              </w:rPr>
              <w:t>repeated again</w:t>
            </w:r>
            <w:proofErr w:type="gramEnd"/>
            <w:r>
              <w:rPr>
                <w:rFonts w:ascii="News Gothic GDB" w:hAnsi="News Gothic GDB" w:cs="Arial"/>
                <w:b/>
                <w:bCs/>
                <w:sz w:val="22"/>
                <w:szCs w:val="22"/>
                <w:u w:val="single"/>
                <w:lang w:val="en-GB"/>
              </w:rPr>
              <w:t xml:space="preserve"> within each L2.</w:t>
            </w:r>
          </w:p>
          <w:p w14:paraId="31084550" w14:textId="4E6B904A" w:rsidR="00245663" w:rsidRPr="003B469C" w:rsidRDefault="003916FB" w:rsidP="00475621">
            <w:pPr>
              <w:pStyle w:val="paragraph1"/>
              <w:ind w:left="0"/>
              <w:rPr>
                <w:rFonts w:ascii="News Gothic GDB" w:hAnsi="News Gothic GDB"/>
                <w:sz w:val="22"/>
                <w:szCs w:val="22"/>
                <w:shd w:val="clear" w:color="auto" w:fill="FFFFFF"/>
              </w:rPr>
            </w:pPr>
            <w:r w:rsidRPr="003B469C">
              <w:rPr>
                <w:rFonts w:ascii="News Gothic GDB" w:hAnsi="News Gothic GDB" w:cs="Arial"/>
                <w:sz w:val="22"/>
                <w:szCs w:val="22"/>
                <w:shd w:val="clear" w:color="auto" w:fill="FFFFFF"/>
              </w:rPr>
              <w:t>Based on all information collected, reviewed and analysed, the Inherent Risk for all IAM L2 processes are assessed as High.</w:t>
            </w:r>
            <w:r w:rsidR="0079585B" w:rsidRPr="003B469C">
              <w:rPr>
                <w:rFonts w:ascii="News Gothic GDB" w:hAnsi="News Gothic GDB" w:cs="Arial"/>
                <w:sz w:val="22"/>
                <w:szCs w:val="22"/>
                <w:shd w:val="clear" w:color="auto" w:fill="FFFFFF"/>
              </w:rPr>
              <w:t xml:space="preserve"> </w:t>
            </w:r>
            <w:r w:rsidR="00245663" w:rsidRPr="003B469C">
              <w:rPr>
                <w:rFonts w:ascii="News Gothic GDB" w:hAnsi="News Gothic GDB" w:cs="Arial"/>
                <w:sz w:val="22"/>
                <w:szCs w:val="22"/>
              </w:rPr>
              <w:t xml:space="preserve">As per </w:t>
            </w:r>
            <w:hyperlink r:id="rId38">
              <w:r w:rsidR="00245663" w:rsidRPr="003B469C">
                <w:rPr>
                  <w:rStyle w:val="Hyperlink"/>
                  <w:rFonts w:ascii="News Gothic GDB" w:hAnsi="News Gothic GDB" w:cs="Arial"/>
                  <w:sz w:val="22"/>
                  <w:szCs w:val="22"/>
                  <w:lang w:bidi="ar-SA"/>
                </w:rPr>
                <w:t>GRM risk taxonomy</w:t>
              </w:r>
            </w:hyperlink>
            <w:r w:rsidR="00245663" w:rsidRPr="003B469C">
              <w:rPr>
                <w:rFonts w:ascii="News Gothic GDB" w:hAnsi="News Gothic GDB"/>
                <w:sz w:val="22"/>
                <w:szCs w:val="22"/>
              </w:rPr>
              <w:t xml:space="preserve">, </w:t>
            </w:r>
            <w:r w:rsidRPr="003B469C">
              <w:rPr>
                <w:rFonts w:ascii="News Gothic GDB" w:hAnsi="News Gothic GDB"/>
                <w:sz w:val="22"/>
                <w:szCs w:val="22"/>
              </w:rPr>
              <w:t>k</w:t>
            </w:r>
            <w:r w:rsidR="00245663" w:rsidRPr="003B469C">
              <w:rPr>
                <w:rFonts w:ascii="News Gothic GDB" w:hAnsi="News Gothic GDB" w:cs="Arial"/>
                <w:bCs/>
                <w:sz w:val="22"/>
                <w:szCs w:val="22"/>
                <w:shd w:val="clear" w:color="auto" w:fill="FFFFFF"/>
              </w:rPr>
              <w:t xml:space="preserve">ey business indicators - </w:t>
            </w:r>
            <w:r w:rsidR="00245663" w:rsidRPr="003B469C">
              <w:rPr>
                <w:rFonts w:ascii="News Gothic GDB" w:hAnsi="News Gothic GDB"/>
                <w:sz w:val="22"/>
                <w:szCs w:val="22"/>
                <w:shd w:val="clear" w:color="auto" w:fill="FFFFFF"/>
              </w:rPr>
              <w:t>Type of risk to be assessed out of this chapter:</w:t>
            </w:r>
          </w:p>
          <w:p w14:paraId="2557EDE6" w14:textId="77777777" w:rsidR="00245663" w:rsidRPr="003B469C" w:rsidRDefault="00245663" w:rsidP="00475621">
            <w:pPr>
              <w:jc w:val="both"/>
              <w:rPr>
                <w:rFonts w:ascii="News Gothic GDB" w:hAnsi="News Gothic GDB"/>
                <w:sz w:val="22"/>
                <w:szCs w:val="22"/>
                <w:shd w:val="clear" w:color="auto" w:fill="FFFFFF"/>
              </w:rPr>
            </w:pPr>
            <w:r w:rsidRPr="003B469C">
              <w:rPr>
                <w:rFonts w:ascii="News Gothic GDB" w:hAnsi="News Gothic GDB"/>
                <w:sz w:val="22"/>
                <w:szCs w:val="22"/>
                <w:shd w:val="clear" w:color="auto" w:fill="FFFFFF"/>
              </w:rPr>
              <w:t>B6 Regulatory Risk</w:t>
            </w:r>
          </w:p>
          <w:p w14:paraId="394E503F" w14:textId="77777777" w:rsidR="00245663" w:rsidRPr="003B469C" w:rsidRDefault="00245663" w:rsidP="00475621">
            <w:pPr>
              <w:jc w:val="both"/>
              <w:rPr>
                <w:rFonts w:ascii="News Gothic GDB" w:hAnsi="News Gothic GDB"/>
                <w:sz w:val="22"/>
                <w:szCs w:val="22"/>
                <w:shd w:val="clear" w:color="auto" w:fill="FFFFFF"/>
              </w:rPr>
            </w:pPr>
            <w:r w:rsidRPr="003B469C">
              <w:rPr>
                <w:rFonts w:ascii="News Gothic GDB" w:hAnsi="News Gothic GDB"/>
                <w:sz w:val="22"/>
                <w:szCs w:val="22"/>
                <w:shd w:val="clear" w:color="auto" w:fill="FFFFFF"/>
              </w:rPr>
              <w:t>B7 Reputational Risk</w:t>
            </w:r>
          </w:p>
          <w:p w14:paraId="0C694380" w14:textId="77777777" w:rsidR="00245663" w:rsidRPr="003B469C" w:rsidRDefault="00245663" w:rsidP="00475621">
            <w:pPr>
              <w:jc w:val="both"/>
              <w:rPr>
                <w:rFonts w:ascii="News Gothic GDB" w:hAnsi="News Gothic GDB"/>
                <w:sz w:val="22"/>
                <w:szCs w:val="22"/>
                <w:shd w:val="clear" w:color="auto" w:fill="FFFFFF"/>
              </w:rPr>
            </w:pPr>
            <w:r w:rsidRPr="003B469C">
              <w:rPr>
                <w:rFonts w:ascii="News Gothic GDB" w:hAnsi="News Gothic GDB"/>
                <w:sz w:val="22"/>
                <w:szCs w:val="22"/>
                <w:shd w:val="clear" w:color="auto" w:fill="FFFFFF"/>
              </w:rPr>
              <w:t>O1 Regulatory Compliance Risk</w:t>
            </w:r>
          </w:p>
          <w:p w14:paraId="3D4F4B55" w14:textId="77777777" w:rsidR="00245663" w:rsidRPr="003B469C" w:rsidRDefault="00245663" w:rsidP="00475621">
            <w:pPr>
              <w:jc w:val="both"/>
              <w:rPr>
                <w:rFonts w:ascii="News Gothic GDB" w:hAnsi="News Gothic GDB"/>
                <w:sz w:val="22"/>
                <w:szCs w:val="22"/>
                <w:shd w:val="clear" w:color="auto" w:fill="FFFFFF"/>
              </w:rPr>
            </w:pPr>
            <w:r w:rsidRPr="003B469C">
              <w:rPr>
                <w:rFonts w:ascii="News Gothic GDB" w:hAnsi="News Gothic GDB"/>
                <w:sz w:val="22"/>
                <w:szCs w:val="22"/>
                <w:shd w:val="clear" w:color="auto" w:fill="FFFFFF"/>
              </w:rPr>
              <w:t>O11 Cyber Security Risk</w:t>
            </w:r>
          </w:p>
          <w:p w14:paraId="2609E0CF" w14:textId="77777777" w:rsidR="00245663" w:rsidRPr="003B469C" w:rsidRDefault="00245663" w:rsidP="00475621">
            <w:pPr>
              <w:jc w:val="both"/>
              <w:rPr>
                <w:rFonts w:ascii="News Gothic GDB" w:hAnsi="News Gothic GDB"/>
                <w:sz w:val="22"/>
                <w:szCs w:val="22"/>
                <w:shd w:val="clear" w:color="auto" w:fill="FFFFFF"/>
              </w:rPr>
            </w:pPr>
            <w:r w:rsidRPr="003B469C">
              <w:rPr>
                <w:rFonts w:ascii="News Gothic GDB" w:hAnsi="News Gothic GDB"/>
                <w:sz w:val="22"/>
                <w:szCs w:val="22"/>
                <w:shd w:val="clear" w:color="auto" w:fill="FFFFFF"/>
              </w:rPr>
              <w:lastRenderedPageBreak/>
              <w:t>O12 Internal Information Security Risk</w:t>
            </w:r>
          </w:p>
          <w:p w14:paraId="64023260" w14:textId="77777777" w:rsidR="00245663" w:rsidRPr="003B469C" w:rsidRDefault="00245663" w:rsidP="00475621">
            <w:pPr>
              <w:jc w:val="both"/>
              <w:rPr>
                <w:rFonts w:ascii="News Gothic GDB" w:hAnsi="News Gothic GDB"/>
                <w:sz w:val="22"/>
                <w:szCs w:val="22"/>
                <w:shd w:val="clear" w:color="auto" w:fill="FFFFFF"/>
              </w:rPr>
            </w:pPr>
            <w:r w:rsidRPr="003B469C">
              <w:rPr>
                <w:rFonts w:ascii="News Gothic GDB" w:hAnsi="News Gothic GDB"/>
                <w:sz w:val="22"/>
                <w:szCs w:val="22"/>
                <w:shd w:val="clear" w:color="auto" w:fill="FFFFFF"/>
              </w:rPr>
              <w:t>O13 Third Party Information Security Risk</w:t>
            </w:r>
          </w:p>
          <w:p w14:paraId="7C16872E" w14:textId="77777777" w:rsidR="00721D57" w:rsidRPr="003B469C" w:rsidRDefault="00721D57" w:rsidP="00475621">
            <w:pPr>
              <w:pStyle w:val="paragraph1"/>
              <w:ind w:left="0"/>
              <w:rPr>
                <w:rFonts w:ascii="News Gothic GDB" w:hAnsi="News Gothic GDB" w:cs="Arial"/>
                <w:color w:val="000000" w:themeColor="text1"/>
                <w:sz w:val="22"/>
                <w:szCs w:val="22"/>
                <w:shd w:val="clear" w:color="auto" w:fill="FFFFFF"/>
              </w:rPr>
            </w:pPr>
          </w:p>
          <w:p w14:paraId="5ACA7842" w14:textId="5F17F83F" w:rsidR="00245663" w:rsidRPr="003B469C" w:rsidRDefault="00245663" w:rsidP="6A5440D4">
            <w:pPr>
              <w:pStyle w:val="paragraph1"/>
              <w:tabs>
                <w:tab w:val="left" w:pos="360"/>
              </w:tabs>
              <w:ind w:left="0"/>
              <w:rPr>
                <w:rFonts w:ascii="News Gothic GDB" w:hAnsi="News Gothic GDB" w:cs="Arial"/>
                <w:color w:val="000000" w:themeColor="text1"/>
                <w:sz w:val="22"/>
                <w:szCs w:val="22"/>
                <w:shd w:val="clear" w:color="auto" w:fill="FFFFFF"/>
                <w:lang w:val="en-GB"/>
              </w:rPr>
            </w:pPr>
            <w:r w:rsidRPr="003B469C">
              <w:rPr>
                <w:rFonts w:ascii="News Gothic GDB" w:hAnsi="News Gothic GDB" w:cs="Arial"/>
                <w:color w:val="000000" w:themeColor="text1"/>
                <w:sz w:val="22"/>
                <w:szCs w:val="22"/>
                <w:shd w:val="clear" w:color="auto" w:fill="FFFFFF"/>
                <w:lang w:val="en-GB"/>
              </w:rPr>
              <w:t xml:space="preserve">The new EU Digital Operational Resilience Act (DORA) is </w:t>
            </w:r>
            <w:r w:rsidR="00406145">
              <w:rPr>
                <w:rFonts w:ascii="News Gothic GDB" w:hAnsi="News Gothic GDB" w:cs="Arial"/>
                <w:color w:val="000000" w:themeColor="text1"/>
                <w:sz w:val="22"/>
                <w:szCs w:val="22"/>
                <w:shd w:val="clear" w:color="auto" w:fill="FFFFFF"/>
                <w:lang w:val="en-GB"/>
              </w:rPr>
              <w:t>applied</w:t>
            </w:r>
            <w:r w:rsidRPr="003B469C">
              <w:rPr>
                <w:rFonts w:ascii="News Gothic GDB" w:hAnsi="News Gothic GDB" w:cs="Arial"/>
                <w:color w:val="000000" w:themeColor="text1"/>
                <w:sz w:val="22"/>
                <w:szCs w:val="22"/>
                <w:shd w:val="clear" w:color="auto" w:fill="FFFFFF"/>
                <w:lang w:val="en-GB"/>
              </w:rPr>
              <w:t xml:space="preserve"> since 17 January 2025. Therefore, </w:t>
            </w:r>
            <w:r w:rsidR="00FE6768">
              <w:rPr>
                <w:rFonts w:ascii="News Gothic GDB" w:hAnsi="News Gothic GDB" w:cs="Arial"/>
                <w:color w:val="000000" w:themeColor="text1"/>
                <w:sz w:val="22"/>
                <w:szCs w:val="22"/>
                <w:shd w:val="clear" w:color="auto" w:fill="FFFFFF"/>
                <w:lang w:val="en-GB"/>
              </w:rPr>
              <w:t xml:space="preserve">IA </w:t>
            </w:r>
            <w:r w:rsidRPr="003B469C">
              <w:rPr>
                <w:rFonts w:ascii="News Gothic GDB" w:hAnsi="News Gothic GDB" w:cs="Arial"/>
                <w:color w:val="000000" w:themeColor="text1"/>
                <w:sz w:val="22"/>
                <w:szCs w:val="22"/>
                <w:shd w:val="clear" w:color="auto" w:fill="FFFFFF"/>
                <w:lang w:val="en-GB"/>
              </w:rPr>
              <w:t>test identified in the RCA will need to take it into account the DORA relevant requirements and compliance</w:t>
            </w:r>
            <w:r w:rsidR="00C25A55" w:rsidRPr="003B469C">
              <w:rPr>
                <w:rFonts w:ascii="News Gothic GDB" w:hAnsi="News Gothic GDB" w:cs="Arial"/>
                <w:color w:val="000000" w:themeColor="text1"/>
                <w:sz w:val="22"/>
                <w:szCs w:val="22"/>
                <w:shd w:val="clear" w:color="auto" w:fill="FFFFFF"/>
                <w:lang w:val="en-GB"/>
              </w:rPr>
              <w:t xml:space="preserve"> (TP</w:t>
            </w:r>
            <w:r w:rsidR="004A073A">
              <w:rPr>
                <w:rFonts w:ascii="News Gothic GDB" w:hAnsi="News Gothic GDB" w:cs="Arial"/>
                <w:color w:val="000000" w:themeColor="text1"/>
                <w:sz w:val="22"/>
                <w:szCs w:val="22"/>
                <w:shd w:val="clear" w:color="auto" w:fill="FFFFFF"/>
                <w:lang w:val="en-GB"/>
              </w:rPr>
              <w:t>1</w:t>
            </w:r>
            <w:r w:rsidR="00C25A55" w:rsidRPr="003B469C">
              <w:rPr>
                <w:rFonts w:ascii="News Gothic GDB" w:hAnsi="News Gothic GDB" w:cs="Arial"/>
                <w:color w:val="000000" w:themeColor="text1"/>
                <w:sz w:val="22"/>
                <w:szCs w:val="22"/>
                <w:shd w:val="clear" w:color="auto" w:fill="FFFFFF"/>
                <w:lang w:val="en-GB"/>
              </w:rPr>
              <w:t>)</w:t>
            </w:r>
            <w:r w:rsidRPr="003B469C">
              <w:rPr>
                <w:rFonts w:ascii="News Gothic GDB" w:hAnsi="News Gothic GDB" w:cs="Arial"/>
                <w:color w:val="000000" w:themeColor="text1"/>
                <w:sz w:val="22"/>
                <w:szCs w:val="22"/>
                <w:shd w:val="clear" w:color="auto" w:fill="FFFFFF"/>
                <w:lang w:val="en-GB"/>
              </w:rPr>
              <w:t>.</w:t>
            </w:r>
          </w:p>
        </w:tc>
      </w:tr>
      <w:tr w:rsidR="00245663" w:rsidRPr="00F27756" w14:paraId="4527087D" w14:textId="77777777" w:rsidTr="1E34F5EE">
        <w:trPr>
          <w:trHeight w:val="300"/>
        </w:trPr>
        <w:tc>
          <w:tcPr>
            <w:tcW w:w="1620" w:type="dxa"/>
          </w:tcPr>
          <w:p w14:paraId="731E3C3A" w14:textId="10C0E1EE" w:rsidR="00245663" w:rsidRPr="00F27756" w:rsidRDefault="00245663" w:rsidP="00F0051C">
            <w:pPr>
              <w:rPr>
                <w:rFonts w:ascii="News Gothic GDB" w:hAnsi="News Gothic GDB" w:cs="Arial"/>
                <w:sz w:val="22"/>
                <w:szCs w:val="22"/>
              </w:rPr>
            </w:pPr>
            <w:r w:rsidRPr="16316168">
              <w:rPr>
                <w:rFonts w:ascii="News Gothic GDB" w:hAnsi="News Gothic GDB" w:cs="Arial"/>
                <w:sz w:val="22"/>
                <w:szCs w:val="22"/>
              </w:rPr>
              <w:lastRenderedPageBreak/>
              <w:t>Data Analytics</w:t>
            </w:r>
          </w:p>
        </w:tc>
        <w:tc>
          <w:tcPr>
            <w:tcW w:w="13134" w:type="dxa"/>
          </w:tcPr>
          <w:p w14:paraId="5F8471B4" w14:textId="176603AB" w:rsidR="00245663" w:rsidRPr="00F27756" w:rsidRDefault="00245663" w:rsidP="00475621">
            <w:pPr>
              <w:tabs>
                <w:tab w:val="left" w:pos="7020"/>
              </w:tabs>
              <w:jc w:val="both"/>
              <w:rPr>
                <w:rFonts w:ascii="News Gothic GDB" w:eastAsia="Calibri" w:hAnsi="News Gothic GDB" w:cs="Calibri"/>
                <w:i/>
                <w:iCs/>
                <w:color w:val="FF0000"/>
                <w:sz w:val="22"/>
                <w:szCs w:val="22"/>
              </w:rPr>
            </w:pPr>
            <w:r w:rsidRPr="16316168">
              <w:rPr>
                <w:rFonts w:ascii="News Gothic GDB" w:hAnsi="News Gothic GDB" w:cs="Arial"/>
                <w:sz w:val="22"/>
                <w:szCs w:val="22"/>
              </w:rPr>
              <w:t>After initial assessment of the L2</w:t>
            </w:r>
            <w:r w:rsidR="00C04318">
              <w:rPr>
                <w:rFonts w:ascii="News Gothic GDB" w:hAnsi="News Gothic GDB" w:cs="Arial"/>
                <w:sz w:val="22"/>
                <w:szCs w:val="22"/>
              </w:rPr>
              <w:t>s</w:t>
            </w:r>
            <w:r w:rsidRPr="16316168">
              <w:rPr>
                <w:rFonts w:ascii="News Gothic GDB" w:hAnsi="News Gothic GDB" w:cs="Arial"/>
                <w:sz w:val="22"/>
                <w:szCs w:val="22"/>
              </w:rPr>
              <w:t>, there is no direct input for RCA.</w:t>
            </w:r>
          </w:p>
        </w:tc>
      </w:tr>
      <w:tr w:rsidR="00245663" w:rsidRPr="00F27756" w14:paraId="65B1068B" w14:textId="77777777" w:rsidTr="1E34F5EE">
        <w:trPr>
          <w:trHeight w:val="345"/>
        </w:trPr>
        <w:tc>
          <w:tcPr>
            <w:tcW w:w="1620" w:type="dxa"/>
          </w:tcPr>
          <w:p w14:paraId="783D5B40" w14:textId="69C65C96" w:rsidR="00245663" w:rsidRPr="00F27756" w:rsidRDefault="00245663" w:rsidP="00F0051C">
            <w:pPr>
              <w:rPr>
                <w:rFonts w:ascii="News Gothic GDB" w:hAnsi="News Gothic GDB" w:cs="Arial"/>
                <w:sz w:val="22"/>
                <w:szCs w:val="22"/>
              </w:rPr>
            </w:pPr>
            <w:r w:rsidRPr="6ABC4B8F">
              <w:rPr>
                <w:rFonts w:ascii="News Gothic GDB" w:hAnsi="News Gothic GDB" w:cs="Arial"/>
                <w:sz w:val="22"/>
                <w:szCs w:val="22"/>
              </w:rPr>
              <w:t>Defined test</w:t>
            </w:r>
          </w:p>
        </w:tc>
        <w:tc>
          <w:tcPr>
            <w:tcW w:w="13134" w:type="dxa"/>
          </w:tcPr>
          <w:p w14:paraId="13C02FAD" w14:textId="4E49E6A4" w:rsidR="00245663" w:rsidRPr="00F27756" w:rsidRDefault="00245663" w:rsidP="00475621">
            <w:pPr>
              <w:jc w:val="both"/>
              <w:rPr>
                <w:rFonts w:ascii="News Gothic GDB" w:hAnsi="News Gothic GDB" w:cs="Arial"/>
                <w:sz w:val="22"/>
                <w:szCs w:val="22"/>
              </w:rPr>
            </w:pPr>
            <w:r w:rsidRPr="6ABC4B8F">
              <w:rPr>
                <w:rFonts w:ascii="News Gothic GDB" w:hAnsi="News Gothic GDB" w:cs="Arial"/>
                <w:sz w:val="22"/>
                <w:szCs w:val="22"/>
              </w:rPr>
              <w:t xml:space="preserve">This </w:t>
            </w:r>
            <w:r w:rsidR="005E3E0C" w:rsidRPr="6ABC4B8F">
              <w:rPr>
                <w:rFonts w:ascii="News Gothic GDB" w:hAnsi="News Gothic GDB" w:cs="Arial"/>
                <w:sz w:val="22"/>
                <w:szCs w:val="22"/>
              </w:rPr>
              <w:t>is</w:t>
            </w:r>
            <w:r w:rsidRPr="6ABC4B8F">
              <w:rPr>
                <w:rFonts w:ascii="News Gothic GDB" w:hAnsi="News Gothic GDB" w:cs="Arial"/>
                <w:sz w:val="22"/>
                <w:szCs w:val="22"/>
              </w:rPr>
              <w:t xml:space="preserve"> aligned with identified focus points and risks. This is also a direct input for RCA. </w:t>
            </w:r>
          </w:p>
          <w:p w14:paraId="547BC47B" w14:textId="08677BAE" w:rsidR="00666F21" w:rsidRPr="00F27756" w:rsidRDefault="00666F21" w:rsidP="00DE70AA">
            <w:pPr>
              <w:jc w:val="both"/>
              <w:rPr>
                <w:rFonts w:ascii="News Gothic GDB" w:eastAsia="News Gothic GDB" w:hAnsi="News Gothic GDB" w:cs="News Gothic GDB"/>
                <w:sz w:val="22"/>
                <w:szCs w:val="22"/>
              </w:rPr>
            </w:pPr>
            <w:commentRangeStart w:id="35"/>
            <w:r w:rsidRPr="1E34F5EE">
              <w:rPr>
                <w:rFonts w:ascii="News Gothic GDB" w:hAnsi="News Gothic GDB" w:cs="Arial"/>
                <w:sz w:val="22"/>
                <w:szCs w:val="22"/>
              </w:rPr>
              <w:t>(TP</w:t>
            </w:r>
            <w:r w:rsidR="00002E59" w:rsidRPr="1E34F5EE">
              <w:rPr>
                <w:rFonts w:ascii="News Gothic GDB" w:hAnsi="News Gothic GDB" w:cs="Arial"/>
                <w:sz w:val="22"/>
                <w:szCs w:val="22"/>
              </w:rPr>
              <w:t>1</w:t>
            </w:r>
            <w:r w:rsidRPr="1E34F5EE">
              <w:rPr>
                <w:rFonts w:ascii="News Gothic GDB" w:hAnsi="News Gothic GDB" w:cs="Arial"/>
                <w:sz w:val="22"/>
                <w:szCs w:val="22"/>
              </w:rPr>
              <w:t>)</w:t>
            </w:r>
            <w:r w:rsidR="00561FB6" w:rsidRPr="1E34F5EE">
              <w:rPr>
                <w:rFonts w:ascii="News Gothic GDB" w:hAnsi="News Gothic GDB" w:cs="Arial"/>
                <w:sz w:val="22"/>
                <w:szCs w:val="22"/>
              </w:rPr>
              <w:t xml:space="preserve"> </w:t>
            </w:r>
            <w:r w:rsidR="00561FB6" w:rsidRPr="1E34F5EE">
              <w:rPr>
                <w:rFonts w:ascii="News Gothic GDB" w:hAnsi="News Gothic GDB" w:cs="Arial"/>
                <w:sz w:val="22"/>
                <w:szCs w:val="22"/>
                <w:lang w:bidi="ar-SA"/>
              </w:rPr>
              <w:t>Regarding th</w:t>
            </w:r>
            <w:r w:rsidR="00C52FFB">
              <w:rPr>
                <w:rFonts w:ascii="News Gothic GDB" w:hAnsi="News Gothic GDB" w:cs="Arial"/>
                <w:sz w:val="22"/>
                <w:szCs w:val="22"/>
                <w:lang w:bidi="ar-SA"/>
              </w:rPr>
              <w:t>ese</w:t>
            </w:r>
            <w:r w:rsidR="00561FB6" w:rsidRPr="1E34F5EE">
              <w:rPr>
                <w:rFonts w:ascii="News Gothic GDB" w:hAnsi="News Gothic GDB" w:cs="Arial"/>
                <w:sz w:val="22"/>
                <w:szCs w:val="22"/>
                <w:lang w:bidi="ar-SA"/>
              </w:rPr>
              <w:t xml:space="preserve"> L2</w:t>
            </w:r>
            <w:r w:rsidR="00C52FFB">
              <w:rPr>
                <w:rFonts w:ascii="News Gothic GDB" w:hAnsi="News Gothic GDB" w:cs="Arial"/>
                <w:sz w:val="22"/>
                <w:szCs w:val="22"/>
                <w:lang w:bidi="ar-SA"/>
              </w:rPr>
              <w:t xml:space="preserve"> (IAM Governance and PAM Governance)</w:t>
            </w:r>
            <w:r w:rsidR="00561FB6" w:rsidRPr="1E34F5EE">
              <w:rPr>
                <w:rFonts w:ascii="News Gothic GDB" w:hAnsi="News Gothic GDB" w:cs="Arial"/>
                <w:sz w:val="22"/>
                <w:szCs w:val="22"/>
                <w:lang w:bidi="ar-SA"/>
              </w:rPr>
              <w:t>, IA to inspect the published “IAM Procedures, V1.0”</w:t>
            </w:r>
            <w:r w:rsidR="00C52FFB">
              <w:rPr>
                <w:rFonts w:ascii="News Gothic GDB" w:hAnsi="News Gothic GDB" w:cs="Arial"/>
                <w:sz w:val="22"/>
                <w:szCs w:val="22"/>
                <w:lang w:bidi="ar-SA"/>
              </w:rPr>
              <w:t xml:space="preserve"> and</w:t>
            </w:r>
            <w:r w:rsidR="00561FB6" w:rsidRPr="1E34F5EE">
              <w:rPr>
                <w:rFonts w:ascii="News Gothic GDB" w:hAnsi="News Gothic GDB" w:cs="Arial"/>
                <w:sz w:val="22"/>
                <w:szCs w:val="22"/>
                <w:lang w:bidi="ar-SA"/>
              </w:rPr>
              <w:t xml:space="preserve"> </w:t>
            </w:r>
            <w:r w:rsidR="00C52FFB" w:rsidRPr="1E34F5EE">
              <w:rPr>
                <w:rFonts w:ascii="News Gothic GDB" w:hAnsi="News Gothic GDB" w:cs="Arial"/>
                <w:sz w:val="22"/>
                <w:szCs w:val="22"/>
                <w:lang w:bidi="ar-SA"/>
              </w:rPr>
              <w:t>“</w:t>
            </w:r>
            <w:r w:rsidR="00C52FFB">
              <w:rPr>
                <w:rFonts w:ascii="News Gothic GDB" w:hAnsi="News Gothic GDB" w:cs="Arial"/>
                <w:sz w:val="22"/>
                <w:szCs w:val="22"/>
                <w:lang w:bidi="ar-SA"/>
              </w:rPr>
              <w:t>P</w:t>
            </w:r>
            <w:r w:rsidR="00C52FFB" w:rsidRPr="1E34F5EE">
              <w:rPr>
                <w:rFonts w:ascii="News Gothic GDB" w:hAnsi="News Gothic GDB" w:cs="Arial"/>
                <w:sz w:val="22"/>
                <w:szCs w:val="22"/>
                <w:lang w:bidi="ar-SA"/>
              </w:rPr>
              <w:t xml:space="preserve">AM Procedures, V1.0” </w:t>
            </w:r>
            <w:r w:rsidR="00561FB6" w:rsidRPr="1E34F5EE">
              <w:rPr>
                <w:rFonts w:ascii="News Gothic GDB" w:hAnsi="News Gothic GDB" w:cs="Arial"/>
                <w:sz w:val="22"/>
                <w:szCs w:val="22"/>
                <w:lang w:bidi="ar-SA"/>
              </w:rPr>
              <w:t xml:space="preserve">by 1LoD Group Security in </w:t>
            </w:r>
            <w:r w:rsidR="00D6261D">
              <w:rPr>
                <w:rFonts w:ascii="News Gothic GDB" w:hAnsi="News Gothic GDB" w:cs="Arial"/>
                <w:sz w:val="22"/>
                <w:szCs w:val="22"/>
                <w:lang w:bidi="ar-SA"/>
              </w:rPr>
              <w:t>June/</w:t>
            </w:r>
            <w:r w:rsidR="00561FB6" w:rsidRPr="1E34F5EE">
              <w:rPr>
                <w:rFonts w:ascii="News Gothic GDB" w:hAnsi="News Gothic GDB" w:cs="Arial"/>
                <w:sz w:val="22"/>
                <w:szCs w:val="22"/>
                <w:lang w:bidi="ar-SA"/>
              </w:rPr>
              <w:t>July 2025. Assess for alignment to 2LoD IAM Guidelines v1.0 (published in January 2025) on the DORA requirements, roles and responsibilities, det</w:t>
            </w:r>
            <w:r w:rsidR="00561FB6" w:rsidRPr="1E34F5EE">
              <w:rPr>
                <w:rFonts w:ascii="News Gothic GDB" w:hAnsi="News Gothic GDB" w:cs="Arial"/>
                <w:sz w:val="22"/>
                <w:szCs w:val="22"/>
              </w:rPr>
              <w:t>ailed</w:t>
            </w:r>
            <w:r w:rsidR="00561FB6" w:rsidRPr="1E34F5EE">
              <w:rPr>
                <w:rFonts w:ascii="News Gothic GDB" w:hAnsi="News Gothic GDB" w:cs="Arial"/>
                <w:sz w:val="22"/>
                <w:szCs w:val="22"/>
                <w:lang w:bidi="ar-SA"/>
              </w:rPr>
              <w:t xml:space="preserve"> </w:t>
            </w:r>
            <w:r w:rsidR="008757EA" w:rsidRPr="1E34F5EE">
              <w:rPr>
                <w:rFonts w:ascii="News Gothic GDB" w:hAnsi="News Gothic GDB" w:cs="Arial"/>
                <w:sz w:val="22"/>
                <w:szCs w:val="22"/>
                <w:lang w:bidi="ar-SA"/>
              </w:rPr>
              <w:t xml:space="preserve">guidance against </w:t>
            </w:r>
            <w:r w:rsidR="00561FB6" w:rsidRPr="1E34F5EE">
              <w:rPr>
                <w:rFonts w:ascii="News Gothic GDB" w:hAnsi="News Gothic GDB" w:cs="Arial"/>
                <w:sz w:val="22"/>
                <w:szCs w:val="22"/>
                <w:lang w:bidi="ar-SA"/>
              </w:rPr>
              <w:t xml:space="preserve">procedures, etc., - </w:t>
            </w:r>
            <w:r w:rsidR="00561FB6" w:rsidRPr="1E34F5EE">
              <w:rPr>
                <w:rFonts w:ascii="News Gothic GDB" w:hAnsi="News Gothic GDB" w:cs="Arial"/>
                <w:sz w:val="22"/>
                <w:szCs w:val="22"/>
              </w:rPr>
              <w:t>necessary</w:t>
            </w:r>
            <w:r w:rsidR="00561FB6" w:rsidRPr="1E34F5EE">
              <w:rPr>
                <w:rFonts w:ascii="News Gothic GDB" w:hAnsi="News Gothic GDB" w:cs="Arial"/>
                <w:sz w:val="22"/>
                <w:szCs w:val="22"/>
                <w:lang w:bidi="ar-SA"/>
              </w:rPr>
              <w:t xml:space="preserve"> clarity into the Frameworks / Written rules must be examined </w:t>
            </w:r>
            <w:r w:rsidR="00A90E5C">
              <w:rPr>
                <w:rFonts w:ascii="News Gothic GDB" w:hAnsi="News Gothic GDB" w:cs="Arial"/>
                <w:sz w:val="22"/>
                <w:szCs w:val="22"/>
                <w:lang w:bidi="ar-SA"/>
              </w:rPr>
              <w:t xml:space="preserve">on </w:t>
            </w:r>
            <w:r w:rsidR="004E28AD">
              <w:rPr>
                <w:rFonts w:ascii="News Gothic GDB" w:hAnsi="News Gothic GDB" w:cs="Arial"/>
                <w:sz w:val="22"/>
                <w:szCs w:val="22"/>
                <w:lang w:bidi="ar-SA"/>
              </w:rPr>
              <w:t>a sample</w:t>
            </w:r>
            <w:r w:rsidR="00A90E5C">
              <w:rPr>
                <w:rFonts w:ascii="News Gothic GDB" w:hAnsi="News Gothic GDB" w:cs="Arial"/>
                <w:sz w:val="22"/>
                <w:szCs w:val="22"/>
                <w:lang w:bidi="ar-SA"/>
              </w:rPr>
              <w:t xml:space="preserve">-basis </w:t>
            </w:r>
            <w:r w:rsidR="00561FB6" w:rsidRPr="1E34F5EE">
              <w:rPr>
                <w:rFonts w:ascii="News Gothic GDB" w:hAnsi="News Gothic GDB" w:cs="Arial"/>
                <w:sz w:val="22"/>
                <w:szCs w:val="22"/>
                <w:lang w:bidi="ar-SA"/>
              </w:rPr>
              <w:t>and adequacy challenged.</w:t>
            </w:r>
            <w:commentRangeEnd w:id="35"/>
            <w:r w:rsidR="00452F61">
              <w:rPr>
                <w:rStyle w:val="CommentReference"/>
                <w:lang w:bidi="ar-SA"/>
              </w:rPr>
              <w:commentReference w:id="35"/>
            </w:r>
          </w:p>
          <w:p w14:paraId="16C876AB" w14:textId="6AEF3B56" w:rsidR="00EA6E2F" w:rsidRDefault="40C09F85" w:rsidP="6A5440D4">
            <w:pPr>
              <w:jc w:val="both"/>
              <w:rPr>
                <w:rFonts w:ascii="News Gothic GDB" w:eastAsia="News Gothic GDB" w:hAnsi="News Gothic GDB" w:cs="News Gothic GDB"/>
                <w:sz w:val="22"/>
                <w:szCs w:val="22"/>
                <w:highlight w:val="yellow"/>
              </w:rPr>
            </w:pPr>
            <w:r w:rsidRPr="1E34F5EE">
              <w:rPr>
                <w:rFonts w:ascii="News Gothic GDB" w:eastAsia="News Gothic GDB" w:hAnsi="News Gothic GDB" w:cs="News Gothic GDB"/>
                <w:sz w:val="22"/>
                <w:szCs w:val="22"/>
              </w:rPr>
              <w:t>(</w:t>
            </w:r>
            <w:r w:rsidR="00940A51" w:rsidRPr="1E34F5EE">
              <w:rPr>
                <w:rFonts w:ascii="News Gothic GDB" w:eastAsia="News Gothic GDB" w:hAnsi="News Gothic GDB" w:cs="News Gothic GDB"/>
                <w:sz w:val="22"/>
                <w:szCs w:val="22"/>
              </w:rPr>
              <w:t>TP</w:t>
            </w:r>
            <w:r w:rsidR="00002E59" w:rsidRPr="1E34F5EE">
              <w:rPr>
                <w:rFonts w:ascii="News Gothic GDB" w:eastAsia="News Gothic GDB" w:hAnsi="News Gothic GDB" w:cs="News Gothic GDB"/>
                <w:sz w:val="22"/>
                <w:szCs w:val="22"/>
              </w:rPr>
              <w:t>2</w:t>
            </w:r>
            <w:r w:rsidRPr="1E34F5EE">
              <w:rPr>
                <w:rFonts w:ascii="News Gothic GDB" w:eastAsia="News Gothic GDB" w:hAnsi="News Gothic GDB" w:cs="News Gothic GDB"/>
                <w:sz w:val="22"/>
                <w:szCs w:val="22"/>
              </w:rPr>
              <w:t>)</w:t>
            </w:r>
            <w:r w:rsidR="00940A51" w:rsidRPr="1E34F5EE">
              <w:rPr>
                <w:rFonts w:ascii="News Gothic GDB" w:eastAsia="News Gothic GDB" w:hAnsi="News Gothic GDB" w:cs="News Gothic GDB"/>
                <w:sz w:val="22"/>
                <w:szCs w:val="22"/>
              </w:rPr>
              <w:t xml:space="preserve"> </w:t>
            </w:r>
            <w:r w:rsidR="00911FF8">
              <w:rPr>
                <w:rFonts w:ascii="News Gothic GDB" w:eastAsia="News Gothic GDB" w:hAnsi="News Gothic GDB" w:cs="News Gothic GDB"/>
                <w:sz w:val="22"/>
                <w:szCs w:val="22"/>
              </w:rPr>
              <w:t xml:space="preserve">Elephant 13: </w:t>
            </w:r>
            <w:r w:rsidR="00981533">
              <w:rPr>
                <w:rFonts w:ascii="News Gothic GDB" w:eastAsia="News Gothic GDB" w:hAnsi="News Gothic GDB" w:cs="News Gothic GDB"/>
                <w:sz w:val="22"/>
                <w:szCs w:val="22"/>
              </w:rPr>
              <w:t xml:space="preserve">IA to </w:t>
            </w:r>
            <w:r w:rsidR="00CB4FA9">
              <w:rPr>
                <w:rFonts w:ascii="News Gothic GDB" w:eastAsia="News Gothic GDB" w:hAnsi="News Gothic GDB" w:cs="News Gothic GDB"/>
                <w:sz w:val="22"/>
                <w:szCs w:val="22"/>
              </w:rPr>
              <w:t xml:space="preserve">validate the </w:t>
            </w:r>
            <w:r w:rsidR="004E28AD" w:rsidRPr="00911FF8">
              <w:rPr>
                <w:rFonts w:ascii="News Gothic GDB" w:eastAsia="News Gothic GDB" w:hAnsi="News Gothic GDB" w:cs="News Gothic GDB"/>
                <w:sz w:val="22"/>
                <w:szCs w:val="22"/>
              </w:rPr>
              <w:t xml:space="preserve">service availability and service resiliency </w:t>
            </w:r>
            <w:r w:rsidR="004E28AD">
              <w:rPr>
                <w:rFonts w:ascii="News Gothic GDB" w:eastAsia="News Gothic GDB" w:hAnsi="News Gothic GDB" w:cs="News Gothic GDB"/>
                <w:sz w:val="22"/>
                <w:szCs w:val="22"/>
              </w:rPr>
              <w:t>around the c</w:t>
            </w:r>
            <w:r w:rsidR="00911FF8" w:rsidRPr="00911FF8">
              <w:rPr>
                <w:rFonts w:ascii="News Gothic GDB" w:eastAsia="News Gothic GDB" w:hAnsi="News Gothic GDB" w:cs="News Gothic GDB"/>
                <w:sz w:val="22"/>
                <w:szCs w:val="22"/>
              </w:rPr>
              <w:t>oncentration risk</w:t>
            </w:r>
            <w:r w:rsidR="004E28AD">
              <w:rPr>
                <w:rFonts w:ascii="News Gothic GDB" w:eastAsia="News Gothic GDB" w:hAnsi="News Gothic GDB" w:cs="News Gothic GDB"/>
                <w:sz w:val="22"/>
                <w:szCs w:val="22"/>
              </w:rPr>
              <w:t xml:space="preserve"> for critical applications - Azure</w:t>
            </w:r>
            <w:r w:rsidR="00911FF8" w:rsidRPr="00911FF8">
              <w:rPr>
                <w:rFonts w:ascii="News Gothic GDB" w:eastAsia="News Gothic GDB" w:hAnsi="News Gothic GDB" w:cs="News Gothic GDB"/>
                <w:sz w:val="22"/>
                <w:szCs w:val="22"/>
              </w:rPr>
              <w:t xml:space="preserve"> AD</w:t>
            </w:r>
            <w:r w:rsidR="004E28AD">
              <w:rPr>
                <w:rFonts w:ascii="News Gothic GDB" w:eastAsia="News Gothic GDB" w:hAnsi="News Gothic GDB" w:cs="News Gothic GDB"/>
                <w:sz w:val="22"/>
                <w:szCs w:val="22"/>
              </w:rPr>
              <w:t xml:space="preserve"> </w:t>
            </w:r>
            <w:r w:rsidR="00911FF8" w:rsidRPr="00911FF8">
              <w:rPr>
                <w:rFonts w:ascii="News Gothic GDB" w:eastAsia="News Gothic GDB" w:hAnsi="News Gothic GDB" w:cs="News Gothic GDB"/>
                <w:sz w:val="22"/>
                <w:szCs w:val="22"/>
              </w:rPr>
              <w:t xml:space="preserve">/ Entra ID and CyberArk </w:t>
            </w:r>
            <w:r w:rsidR="004E28AD">
              <w:rPr>
                <w:rFonts w:ascii="News Gothic GDB" w:eastAsia="News Gothic GDB" w:hAnsi="News Gothic GDB" w:cs="News Gothic GDB"/>
                <w:sz w:val="22"/>
                <w:szCs w:val="22"/>
              </w:rPr>
              <w:t>–</w:t>
            </w:r>
            <w:r w:rsidR="00911FF8" w:rsidRPr="00911FF8">
              <w:rPr>
                <w:rFonts w:ascii="News Gothic GDB" w:eastAsia="News Gothic GDB" w:hAnsi="News Gothic GDB" w:cs="News Gothic GDB"/>
                <w:sz w:val="22"/>
                <w:szCs w:val="22"/>
              </w:rPr>
              <w:t xml:space="preserve"> </w:t>
            </w:r>
            <w:r w:rsidR="004E28AD">
              <w:rPr>
                <w:rFonts w:ascii="News Gothic GDB" w:eastAsia="News Gothic GDB" w:hAnsi="News Gothic GDB" w:cs="News Gothic GDB"/>
                <w:sz w:val="22"/>
                <w:szCs w:val="22"/>
              </w:rPr>
              <w:t xml:space="preserve">[Hint: </w:t>
            </w:r>
            <w:r w:rsidR="00947548">
              <w:rPr>
                <w:rFonts w:ascii="News Gothic GDB" w:eastAsia="News Gothic GDB" w:hAnsi="News Gothic GDB" w:cs="News Gothic GDB"/>
                <w:sz w:val="22"/>
                <w:szCs w:val="22"/>
              </w:rPr>
              <w:t>H</w:t>
            </w:r>
            <w:r w:rsidR="00911FF8" w:rsidRPr="00911FF8">
              <w:rPr>
                <w:rFonts w:ascii="News Gothic GDB" w:eastAsia="News Gothic GDB" w:hAnsi="News Gothic GDB" w:cs="News Gothic GDB"/>
                <w:sz w:val="22"/>
                <w:szCs w:val="22"/>
              </w:rPr>
              <w:t>ow</w:t>
            </w:r>
            <w:r w:rsidR="00947548">
              <w:rPr>
                <w:rFonts w:ascii="News Gothic GDB" w:eastAsia="News Gothic GDB" w:hAnsi="News Gothic GDB" w:cs="News Gothic GDB"/>
                <w:sz w:val="22"/>
                <w:szCs w:val="22"/>
              </w:rPr>
              <w:t xml:space="preserve"> would</w:t>
            </w:r>
            <w:r w:rsidR="004E28AD">
              <w:rPr>
                <w:rFonts w:ascii="News Gothic GDB" w:eastAsia="News Gothic GDB" w:hAnsi="News Gothic GDB" w:cs="News Gothic GDB"/>
                <w:sz w:val="22"/>
                <w:szCs w:val="22"/>
              </w:rPr>
              <w:t xml:space="preserve"> DBG</w:t>
            </w:r>
            <w:r w:rsidR="00911FF8" w:rsidRPr="00911FF8">
              <w:rPr>
                <w:rFonts w:ascii="News Gothic GDB" w:eastAsia="News Gothic GDB" w:hAnsi="News Gothic GDB" w:cs="News Gothic GDB"/>
                <w:sz w:val="22"/>
                <w:szCs w:val="22"/>
              </w:rPr>
              <w:t xml:space="preserve"> survive without these being available for an extended period? How do we ensure that critical tasks have a plan-B / break-glass emergency access, and</w:t>
            </w:r>
            <w:r w:rsidR="00947548">
              <w:rPr>
                <w:rFonts w:ascii="News Gothic GDB" w:eastAsia="News Gothic GDB" w:hAnsi="News Gothic GDB" w:cs="News Gothic GDB"/>
                <w:sz w:val="22"/>
                <w:szCs w:val="22"/>
              </w:rPr>
              <w:t xml:space="preserve"> do</w:t>
            </w:r>
            <w:r w:rsidR="00911FF8" w:rsidRPr="00911FF8">
              <w:rPr>
                <w:rFonts w:ascii="News Gothic GDB" w:eastAsia="News Gothic GDB" w:hAnsi="News Gothic GDB" w:cs="News Gothic GDB"/>
                <w:sz w:val="22"/>
                <w:szCs w:val="22"/>
              </w:rPr>
              <w:t xml:space="preserve"> these circumventions trigger SIEM alerts?</w:t>
            </w:r>
            <w:r w:rsidR="004E28AD">
              <w:rPr>
                <w:rFonts w:ascii="News Gothic GDB" w:eastAsia="News Gothic GDB" w:hAnsi="News Gothic GDB" w:cs="News Gothic GDB"/>
                <w:sz w:val="22"/>
                <w:szCs w:val="22"/>
              </w:rPr>
              <w:t>]</w:t>
            </w:r>
          </w:p>
          <w:p w14:paraId="78961B10" w14:textId="43D1DA53" w:rsidR="40C09F85" w:rsidRDefault="00EA6E2F" w:rsidP="6A5440D4">
            <w:pPr>
              <w:jc w:val="both"/>
              <w:rPr>
                <w:rFonts w:ascii="News Gothic GDB" w:eastAsia="News Gothic GDB" w:hAnsi="News Gothic GDB" w:cs="News Gothic GDB"/>
                <w:sz w:val="22"/>
                <w:szCs w:val="22"/>
              </w:rPr>
            </w:pPr>
            <w:r w:rsidRPr="002271B2">
              <w:rPr>
                <w:rFonts w:ascii="News Gothic GDB" w:eastAsia="News Gothic GDB" w:hAnsi="News Gothic GDB" w:cs="News Gothic GDB"/>
                <w:sz w:val="22"/>
                <w:szCs w:val="22"/>
              </w:rPr>
              <w:t>(TP3)</w:t>
            </w:r>
            <w:r w:rsidR="00A62444" w:rsidRPr="002271B2">
              <w:rPr>
                <w:rFonts w:ascii="News Gothic GDB" w:eastAsia="News Gothic GDB" w:hAnsi="News Gothic GDB" w:cs="News Gothic GDB"/>
                <w:sz w:val="22"/>
                <w:szCs w:val="22"/>
              </w:rPr>
              <w:t xml:space="preserve"> Follow up </w:t>
            </w:r>
            <w:r w:rsidR="002271B2" w:rsidRPr="002271B2">
              <w:rPr>
                <w:rFonts w:ascii="News Gothic GDB" w:eastAsia="News Gothic GDB" w:hAnsi="News Gothic GDB" w:cs="News Gothic GDB"/>
                <w:sz w:val="22"/>
                <w:szCs w:val="22"/>
              </w:rPr>
              <w:t xml:space="preserve">on </w:t>
            </w:r>
            <w:r w:rsidR="00BE0C68" w:rsidRPr="002271B2">
              <w:rPr>
                <w:rFonts w:ascii="News Gothic GDB" w:eastAsia="News Gothic GDB" w:hAnsi="News Gothic GDB" w:cs="News Gothic GDB"/>
                <w:sz w:val="22"/>
                <w:szCs w:val="22"/>
              </w:rPr>
              <w:t xml:space="preserve">FuN </w:t>
            </w:r>
            <w:r w:rsidR="00940A51" w:rsidRPr="002271B2">
              <w:rPr>
                <w:rFonts w:ascii="News Gothic GDB" w:eastAsia="News Gothic GDB" w:hAnsi="News Gothic GDB" w:cs="News Gothic GDB"/>
                <w:sz w:val="22"/>
                <w:szCs w:val="22"/>
              </w:rPr>
              <w:t>241202154134</w:t>
            </w:r>
            <w:r w:rsidR="00CA0D79">
              <w:rPr>
                <w:rFonts w:ascii="News Gothic GDB" w:eastAsia="News Gothic GDB" w:hAnsi="News Gothic GDB" w:cs="News Gothic GDB"/>
                <w:sz w:val="22"/>
                <w:szCs w:val="22"/>
              </w:rPr>
              <w:t xml:space="preserve"> (Hint: </w:t>
            </w:r>
            <w:r w:rsidR="00F60A21">
              <w:rPr>
                <w:rFonts w:ascii="News Gothic GDB" w:eastAsia="News Gothic GDB" w:hAnsi="News Gothic GDB" w:cs="News Gothic GDB"/>
                <w:sz w:val="22"/>
                <w:szCs w:val="22"/>
              </w:rPr>
              <w:t xml:space="preserve">partial </w:t>
            </w:r>
            <w:r w:rsidR="00CA0D79">
              <w:rPr>
                <w:rFonts w:ascii="News Gothic GDB" w:eastAsia="News Gothic GDB" w:hAnsi="News Gothic GDB" w:cs="News Gothic GDB"/>
                <w:sz w:val="22"/>
                <w:szCs w:val="22"/>
              </w:rPr>
              <w:t>related to TP2)</w:t>
            </w:r>
          </w:p>
          <w:p w14:paraId="462ACAC1" w14:textId="042C4511" w:rsidR="00862F5C" w:rsidRPr="00A43AD8" w:rsidRDefault="00862F5C" w:rsidP="00862F5C">
            <w:pPr>
              <w:jc w:val="both"/>
              <w:rPr>
                <w:rFonts w:ascii="News Gothic GDB" w:hAnsi="News Gothic GDB" w:cs="Arial"/>
                <w:color w:val="000000" w:themeColor="text1"/>
                <w:sz w:val="22"/>
                <w:szCs w:val="22"/>
              </w:rPr>
            </w:pPr>
            <w:r w:rsidRPr="00A43AD8">
              <w:rPr>
                <w:rFonts w:ascii="News Gothic GDB" w:hAnsi="News Gothic GDB" w:cs="Arial"/>
                <w:color w:val="000000" w:themeColor="text1"/>
                <w:sz w:val="22"/>
                <w:szCs w:val="22"/>
              </w:rPr>
              <w:t xml:space="preserve">(TP4) IA to inspect and validate </w:t>
            </w:r>
            <w:r w:rsidR="00C2700D">
              <w:rPr>
                <w:rFonts w:ascii="News Gothic GDB" w:hAnsi="News Gothic GDB" w:cs="Arial"/>
                <w:color w:val="000000" w:themeColor="text1"/>
                <w:sz w:val="22"/>
                <w:szCs w:val="22"/>
              </w:rPr>
              <w:t xml:space="preserve">following </w:t>
            </w:r>
            <w:r>
              <w:rPr>
                <w:rFonts w:ascii="News Gothic GDB" w:hAnsi="News Gothic GDB" w:cs="Arial"/>
                <w:color w:val="000000" w:themeColor="text1"/>
                <w:sz w:val="22"/>
                <w:szCs w:val="22"/>
              </w:rPr>
              <w:t xml:space="preserve">areas of </w:t>
            </w:r>
            <w:r w:rsidRPr="00A43AD8">
              <w:rPr>
                <w:rFonts w:ascii="News Gothic GDB" w:hAnsi="News Gothic GDB" w:cs="Arial"/>
                <w:color w:val="000000" w:themeColor="text1"/>
                <w:sz w:val="22"/>
                <w:szCs w:val="22"/>
              </w:rPr>
              <w:t xml:space="preserve">risk identified by ECAG CRIT Information Security Office (RIT) - KRITIS Office </w:t>
            </w:r>
            <w:hyperlink r:id="rId39" w:history="1">
              <w:r w:rsidRPr="00A43AD8">
                <w:rPr>
                  <w:rStyle w:val="Hyperlink"/>
                  <w:rFonts w:ascii="News Gothic GDB" w:hAnsi="News Gothic GDB" w:cs="Arial"/>
                  <w:sz w:val="22"/>
                  <w:szCs w:val="22"/>
                  <w:lang w:bidi="ar-SA"/>
                </w:rPr>
                <w:t>email</w:t>
              </w:r>
            </w:hyperlink>
          </w:p>
          <w:p w14:paraId="72B1275A" w14:textId="77777777" w:rsidR="00862F5C" w:rsidRPr="00A43AD8" w:rsidRDefault="00862F5C" w:rsidP="00862F5C">
            <w:pPr>
              <w:pStyle w:val="ListParagraph"/>
              <w:numPr>
                <w:ilvl w:val="0"/>
                <w:numId w:val="11"/>
              </w:numPr>
              <w:ind w:left="166" w:hanging="166"/>
              <w:jc w:val="both"/>
              <w:rPr>
                <w:rFonts w:ascii="News Gothic GDB" w:hAnsi="News Gothic GDB" w:cs="Arial"/>
                <w:color w:val="000000" w:themeColor="text1"/>
              </w:rPr>
            </w:pPr>
            <w:r w:rsidRPr="00A43AD8">
              <w:rPr>
                <w:rFonts w:ascii="News Gothic GDB" w:hAnsi="News Gothic GDB" w:cs="Arial"/>
                <w:color w:val="000000" w:themeColor="text1"/>
              </w:rPr>
              <w:t>Inconsistent Legal Entity specific reports regarding privileged access onboarding to monitoring tools</w:t>
            </w:r>
          </w:p>
          <w:p w14:paraId="113F8E5A" w14:textId="77777777" w:rsidR="00862F5C" w:rsidRPr="00A43AD8" w:rsidRDefault="00862F5C" w:rsidP="00862F5C">
            <w:pPr>
              <w:pStyle w:val="ListParagraph"/>
              <w:numPr>
                <w:ilvl w:val="0"/>
                <w:numId w:val="11"/>
              </w:numPr>
              <w:ind w:left="166" w:hanging="166"/>
              <w:jc w:val="both"/>
              <w:rPr>
                <w:rFonts w:ascii="News Gothic GDB" w:hAnsi="News Gothic GDB" w:cs="Arial"/>
                <w:color w:val="000000" w:themeColor="text1"/>
              </w:rPr>
            </w:pPr>
            <w:r w:rsidRPr="00A43AD8">
              <w:rPr>
                <w:rFonts w:ascii="News Gothic GDB" w:hAnsi="News Gothic GDB" w:cs="Arial"/>
                <w:color w:val="000000" w:themeColor="text1"/>
              </w:rPr>
              <w:t>Onboarding to CyberArk i.e. tracking and monitoring measures implemented when privileged access is onboarded</w:t>
            </w:r>
          </w:p>
          <w:p w14:paraId="4E44C07A" w14:textId="77777777" w:rsidR="00862F5C" w:rsidRPr="00A43AD8" w:rsidRDefault="00862F5C" w:rsidP="00862F5C">
            <w:pPr>
              <w:pStyle w:val="ListParagraph"/>
              <w:numPr>
                <w:ilvl w:val="0"/>
                <w:numId w:val="11"/>
              </w:numPr>
              <w:ind w:left="166" w:hanging="166"/>
              <w:jc w:val="both"/>
              <w:rPr>
                <w:rFonts w:ascii="News Gothic GDB" w:hAnsi="News Gothic GDB" w:cs="Arial"/>
                <w:color w:val="000000" w:themeColor="text1"/>
              </w:rPr>
            </w:pPr>
            <w:r w:rsidRPr="00A43AD8">
              <w:rPr>
                <w:rFonts w:ascii="News Gothic GDB" w:hAnsi="News Gothic GDB" w:cs="Arial"/>
                <w:color w:val="000000" w:themeColor="text1"/>
              </w:rPr>
              <w:t>KPI breach reporting for PAM onboarding to Group Security</w:t>
            </w:r>
          </w:p>
          <w:p w14:paraId="26E735F3" w14:textId="651AC626" w:rsidR="007A0808" w:rsidRDefault="007A0808" w:rsidP="00F04776">
            <w:pPr>
              <w:jc w:val="both"/>
              <w:rPr>
                <w:rFonts w:ascii="News Gothic GDB" w:hAnsi="News Gothic GDB" w:cs="Arial"/>
                <w:sz w:val="22"/>
                <w:szCs w:val="22"/>
                <w:u w:val="single"/>
              </w:rPr>
            </w:pPr>
          </w:p>
          <w:p w14:paraId="17CE1B7F" w14:textId="77777777" w:rsidR="00F04776" w:rsidRPr="00A63ABE" w:rsidRDefault="00F04776" w:rsidP="00F04776">
            <w:pPr>
              <w:jc w:val="both"/>
              <w:rPr>
                <w:rFonts w:ascii="News Gothic GDB" w:hAnsi="News Gothic GDB" w:cs="Arial"/>
                <w:sz w:val="22"/>
                <w:szCs w:val="22"/>
                <w:u w:val="single"/>
              </w:rPr>
            </w:pPr>
            <w:r w:rsidRPr="00A63ABE">
              <w:rPr>
                <w:rFonts w:ascii="News Gothic GDB" w:hAnsi="News Gothic GDB" w:cs="Arial"/>
                <w:sz w:val="22"/>
                <w:szCs w:val="22"/>
                <w:u w:val="single"/>
              </w:rPr>
              <w:t>SPRINT 3:</w:t>
            </w:r>
          </w:p>
          <w:p w14:paraId="3A773486" w14:textId="484BE7A7" w:rsidR="00F04776" w:rsidRPr="00F27756" w:rsidRDefault="00F04776" w:rsidP="00F04776">
            <w:pPr>
              <w:jc w:val="both"/>
              <w:rPr>
                <w:rFonts w:ascii="News Gothic GDB" w:hAnsi="News Gothic GDB" w:cs="Arial"/>
                <w:sz w:val="22"/>
                <w:szCs w:val="22"/>
                <w:lang w:bidi="ar-SA"/>
              </w:rPr>
            </w:pPr>
            <w:r w:rsidRPr="6ABC4B8F">
              <w:rPr>
                <w:rFonts w:ascii="News Gothic GDB" w:hAnsi="News Gothic GDB" w:cs="Arial"/>
                <w:sz w:val="22"/>
                <w:szCs w:val="22"/>
              </w:rPr>
              <w:t>(TP</w:t>
            </w:r>
            <w:r w:rsidR="00862F5C">
              <w:rPr>
                <w:rFonts w:ascii="News Gothic GDB" w:hAnsi="News Gothic GDB" w:cs="Arial"/>
                <w:sz w:val="22"/>
                <w:szCs w:val="22"/>
              </w:rPr>
              <w:t>5</w:t>
            </w:r>
            <w:r w:rsidRPr="6ABC4B8F">
              <w:rPr>
                <w:rFonts w:ascii="News Gothic GDB" w:hAnsi="News Gothic GDB" w:cs="Arial"/>
                <w:sz w:val="22"/>
                <w:szCs w:val="22"/>
              </w:rPr>
              <w:t xml:space="preserve">) </w:t>
            </w:r>
            <w:r w:rsidRPr="6ABC4B8F">
              <w:rPr>
                <w:rFonts w:ascii="News Gothic GDB" w:hAnsi="News Gothic GDB"/>
                <w:sz w:val="22"/>
                <w:szCs w:val="22"/>
              </w:rPr>
              <w:t xml:space="preserve">Follow up on </w:t>
            </w:r>
            <w:r w:rsidRPr="6ABC4B8F">
              <w:rPr>
                <w:rFonts w:ascii="News Gothic GDB" w:hAnsi="News Gothic GDB" w:cs="Arial"/>
                <w:sz w:val="22"/>
                <w:szCs w:val="22"/>
              </w:rPr>
              <w:t>FuN 241121131418</w:t>
            </w:r>
          </w:p>
          <w:p w14:paraId="64E2A3C1" w14:textId="0E1159BE" w:rsidR="00D2131B" w:rsidRPr="00F27756" w:rsidRDefault="00F04776" w:rsidP="001A745A">
            <w:pPr>
              <w:jc w:val="both"/>
              <w:rPr>
                <w:rFonts w:ascii="News Gothic GDB" w:hAnsi="News Gothic GDB" w:cs="Arial"/>
                <w:sz w:val="22"/>
                <w:szCs w:val="22"/>
                <w:lang w:bidi="ar-SA"/>
              </w:rPr>
            </w:pPr>
            <w:r w:rsidRPr="6A5440D4">
              <w:rPr>
                <w:rFonts w:ascii="News Gothic GDB" w:hAnsi="News Gothic GDB" w:cs="Arial"/>
                <w:sz w:val="22"/>
                <w:szCs w:val="22"/>
              </w:rPr>
              <w:t>(TP</w:t>
            </w:r>
            <w:r w:rsidR="00862F5C">
              <w:rPr>
                <w:rFonts w:ascii="News Gothic GDB" w:hAnsi="News Gothic GDB" w:cs="Arial"/>
                <w:sz w:val="22"/>
                <w:szCs w:val="22"/>
              </w:rPr>
              <w:t>6</w:t>
            </w:r>
            <w:r w:rsidRPr="6A5440D4">
              <w:rPr>
                <w:rFonts w:ascii="News Gothic GDB" w:hAnsi="News Gothic GDB" w:cs="Arial"/>
                <w:sz w:val="22"/>
                <w:szCs w:val="22"/>
              </w:rPr>
              <w:t xml:space="preserve">) </w:t>
            </w:r>
            <w:r w:rsidRPr="6A5440D4">
              <w:rPr>
                <w:rFonts w:ascii="News Gothic GDB" w:hAnsi="News Gothic GDB"/>
                <w:sz w:val="22"/>
                <w:szCs w:val="22"/>
              </w:rPr>
              <w:t xml:space="preserve">Follow up on </w:t>
            </w:r>
            <w:r w:rsidRPr="6A5440D4">
              <w:rPr>
                <w:rFonts w:ascii="News Gothic GDB" w:hAnsi="News Gothic GDB" w:cs="Arial"/>
                <w:sz w:val="22"/>
                <w:szCs w:val="22"/>
              </w:rPr>
              <w:t>FuN 250801082944</w:t>
            </w:r>
          </w:p>
        </w:tc>
      </w:tr>
    </w:tbl>
    <w:p w14:paraId="1A2F8B76" w14:textId="77777777" w:rsidR="00511A3E" w:rsidRPr="00F27756" w:rsidRDefault="00511A3E" w:rsidP="00475621">
      <w:pPr>
        <w:jc w:val="both"/>
        <w:rPr>
          <w:rFonts w:ascii="News Gothic GDB" w:hAnsi="News Gothic GDB"/>
        </w:rPr>
      </w:pPr>
    </w:p>
    <w:p w14:paraId="18B70ECC" w14:textId="2AA18330" w:rsidR="003216F1" w:rsidRDefault="003216F1" w:rsidP="003A2AD1">
      <w:pPr>
        <w:pStyle w:val="Heading2"/>
        <w:ind w:firstLine="360"/>
        <w:jc w:val="both"/>
        <w:rPr>
          <w:rFonts w:ascii="News Gothic GDB" w:hAnsi="News Gothic GDB"/>
          <w:i w:val="0"/>
          <w:sz w:val="20"/>
          <w:szCs w:val="20"/>
        </w:rPr>
      </w:pPr>
      <w:bookmarkStart w:id="36" w:name="_Toc206680699"/>
      <w:r w:rsidRPr="2381738B">
        <w:rPr>
          <w:rFonts w:ascii="News Gothic GDB" w:hAnsi="News Gothic GDB"/>
          <w:i w:val="0"/>
          <w:sz w:val="20"/>
          <w:szCs w:val="20"/>
        </w:rPr>
        <w:lastRenderedPageBreak/>
        <w:t>5.2. L2 AU-110-02-IAM Segregation of Duty</w:t>
      </w:r>
      <w:r w:rsidR="001D39ED">
        <w:rPr>
          <w:rFonts w:ascii="News Gothic GDB" w:hAnsi="News Gothic GDB"/>
          <w:i w:val="0"/>
          <w:sz w:val="20"/>
          <w:szCs w:val="20"/>
        </w:rPr>
        <w:t xml:space="preserve"> </w:t>
      </w:r>
    </w:p>
    <w:p w14:paraId="4FB03A55" w14:textId="36C9664B" w:rsidR="00B24928" w:rsidRPr="00B24928" w:rsidRDefault="00B24928" w:rsidP="00B24928">
      <w:r w:rsidRPr="00B24928">
        <w:rPr>
          <w:u w:val="single"/>
        </w:rPr>
        <w:t>L2 Conclusion:</w:t>
      </w:r>
      <w:r w:rsidRPr="00B24928">
        <w:t xml:space="preserve"> </w:t>
      </w:r>
      <w:r w:rsidRPr="00B24928">
        <w:rPr>
          <w:rFonts w:ascii="News Gothic GDB" w:hAnsi="News Gothic GDB" w:cs="Arial"/>
          <w:sz w:val="22"/>
          <w:szCs w:val="22"/>
        </w:rPr>
        <w:t>There is no direct input for RCA.</w:t>
      </w:r>
    </w:p>
    <w:p w14:paraId="3DE95DE3" w14:textId="77777777" w:rsidR="00DF2FC2" w:rsidRPr="00DF2FC2" w:rsidRDefault="00DF2FC2" w:rsidP="00DF2FC2"/>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DF2FC2" w:rsidRPr="00F27756" w14:paraId="4B3E34D1" w14:textId="77777777">
        <w:tc>
          <w:tcPr>
            <w:tcW w:w="1620" w:type="dxa"/>
          </w:tcPr>
          <w:p w14:paraId="2866910F" w14:textId="77777777" w:rsidR="00DF2FC2" w:rsidRPr="00F27756" w:rsidRDefault="00DF2FC2">
            <w:pPr>
              <w:rPr>
                <w:rFonts w:ascii="News Gothic GDB" w:hAnsi="News Gothic GDB"/>
                <w:i/>
              </w:rPr>
            </w:pPr>
            <w:r w:rsidRPr="6ABC4B8F">
              <w:rPr>
                <w:rFonts w:ascii="News Gothic GDB" w:hAnsi="News Gothic GDB" w:cs="Arial"/>
                <w:i/>
                <w:sz w:val="22"/>
                <w:szCs w:val="22"/>
              </w:rPr>
              <w:t>Topic</w:t>
            </w:r>
          </w:p>
        </w:tc>
        <w:tc>
          <w:tcPr>
            <w:tcW w:w="13134" w:type="dxa"/>
          </w:tcPr>
          <w:p w14:paraId="01D7B4C2" w14:textId="77777777" w:rsidR="00DF2FC2" w:rsidRPr="00F27756" w:rsidRDefault="00DF2FC2">
            <w:pPr>
              <w:jc w:val="both"/>
              <w:rPr>
                <w:rFonts w:ascii="News Gothic GDB" w:hAnsi="News Gothic GDB"/>
                <w:i/>
              </w:rPr>
            </w:pPr>
            <w:r w:rsidRPr="6ABC4B8F">
              <w:rPr>
                <w:rFonts w:ascii="News Gothic GDB" w:hAnsi="News Gothic GDB" w:cs="Arial"/>
                <w:i/>
                <w:sz w:val="22"/>
                <w:szCs w:val="22"/>
              </w:rPr>
              <w:t>Review and results</w:t>
            </w:r>
          </w:p>
        </w:tc>
      </w:tr>
      <w:tr w:rsidR="00DF2FC2" w:rsidRPr="00F27756" w14:paraId="138D5B6B" w14:textId="77777777">
        <w:tc>
          <w:tcPr>
            <w:tcW w:w="1620" w:type="dxa"/>
          </w:tcPr>
          <w:p w14:paraId="2C7D1490" w14:textId="77777777" w:rsidR="00DF2FC2" w:rsidRPr="00F27756" w:rsidRDefault="00DF2FC2">
            <w:pPr>
              <w:rPr>
                <w:rFonts w:ascii="News Gothic GDB" w:hAnsi="News Gothic GDB"/>
              </w:rPr>
            </w:pPr>
            <w:r w:rsidRPr="6ABC4B8F">
              <w:rPr>
                <w:rFonts w:ascii="News Gothic GDB" w:hAnsi="News Gothic GDB" w:cs="Arial"/>
                <w:sz w:val="22"/>
                <w:szCs w:val="22"/>
              </w:rPr>
              <w:t>Process description</w:t>
            </w:r>
            <w:r w:rsidRPr="6ABC4B8F">
              <w:rPr>
                <w:rFonts w:ascii="News Gothic GDB" w:hAnsi="News Gothic GDB"/>
                <w:sz w:val="16"/>
                <w:szCs w:val="16"/>
              </w:rPr>
              <w:t xml:space="preserve"> </w:t>
            </w:r>
          </w:p>
        </w:tc>
        <w:tc>
          <w:tcPr>
            <w:tcW w:w="13134" w:type="dxa"/>
          </w:tcPr>
          <w:p w14:paraId="558AB29A" w14:textId="77777777" w:rsidR="00DF2FC2" w:rsidRPr="003E7E44" w:rsidRDefault="00DF2FC2">
            <w:pPr>
              <w:jc w:val="both"/>
              <w:rPr>
                <w:rFonts w:ascii="News Gothic GDB" w:hAnsi="News Gothic GDB" w:cs="Arial"/>
                <w:sz w:val="22"/>
                <w:szCs w:val="22"/>
                <w:lang w:val="en-GB" w:bidi="ar-SA"/>
              </w:rPr>
            </w:pPr>
            <w:r w:rsidRPr="003E7E44">
              <w:rPr>
                <w:rFonts w:ascii="News Gothic GDB" w:hAnsi="News Gothic GDB" w:cs="Arial"/>
                <w:sz w:val="22"/>
                <w:szCs w:val="22"/>
                <w:lang w:val="en-GB"/>
              </w:rPr>
              <w:t>Segregation of Duty (SoD) is an internal control concept that divides responsibilities among different individuals to prevent fraud and errors. It ensures that no single person has complete control over a process, making it harder to commit fraud or conceal mistakes. In IT Systems the concept is realized via different roles that users are assigned to, prohibiting the possibility of avoiding controls in a process - conflicting roles and responsibilities must be segregated.</w:t>
            </w:r>
          </w:p>
          <w:p w14:paraId="44F29310" w14:textId="77777777" w:rsidR="00DF2FC2" w:rsidRPr="003E7E44" w:rsidRDefault="00DF2FC2">
            <w:pPr>
              <w:jc w:val="both"/>
              <w:rPr>
                <w:rFonts w:ascii="News Gothic GDB" w:hAnsi="News Gothic GDB" w:cs="Arial"/>
                <w:color w:val="FF0000"/>
                <w:sz w:val="22"/>
                <w:szCs w:val="22"/>
                <w:lang w:bidi="ar-SA"/>
              </w:rPr>
            </w:pPr>
          </w:p>
          <w:p w14:paraId="2900B3D7" w14:textId="77777777" w:rsidR="00DF2FC2" w:rsidRPr="003E7E44" w:rsidRDefault="00DF2FC2">
            <w:pPr>
              <w:jc w:val="both"/>
              <w:rPr>
                <w:rFonts w:ascii="News Gothic GDB" w:hAnsi="News Gothic GDB" w:cs="Arial"/>
                <w:sz w:val="22"/>
                <w:szCs w:val="22"/>
                <w:lang w:bidi="ar-SA"/>
              </w:rPr>
            </w:pPr>
            <w:r w:rsidRPr="003E7E44">
              <w:rPr>
                <w:rFonts w:ascii="News Gothic GDB" w:hAnsi="News Gothic GDB" w:cs="Arial"/>
                <w:sz w:val="22"/>
                <w:szCs w:val="22"/>
              </w:rPr>
              <w:t>At DBG, SoD must be defined, applied, and controlled to prevent any unauthorized access to sensitive data, circumventing access controls or conflicting business interests.</w:t>
            </w:r>
          </w:p>
          <w:p w14:paraId="1B000F95" w14:textId="77777777" w:rsidR="00DF2FC2" w:rsidRPr="003E7E44" w:rsidRDefault="00DF2FC2">
            <w:pPr>
              <w:jc w:val="both"/>
              <w:rPr>
                <w:rFonts w:ascii="News Gothic GDB" w:hAnsi="News Gothic GDB" w:cs="Arial"/>
                <w:sz w:val="22"/>
                <w:szCs w:val="22"/>
                <w:lang w:bidi="ar-SA"/>
              </w:rPr>
            </w:pPr>
          </w:p>
          <w:p w14:paraId="6C627DC0" w14:textId="77777777" w:rsidR="00DF2FC2" w:rsidRPr="003E7E44" w:rsidRDefault="00DF2FC2">
            <w:pPr>
              <w:jc w:val="both"/>
              <w:rPr>
                <w:rFonts w:ascii="News Gothic GDB" w:hAnsi="News Gothic GDB" w:cs="Arial"/>
                <w:sz w:val="22"/>
                <w:szCs w:val="22"/>
                <w:lang w:bidi="ar-SA"/>
              </w:rPr>
            </w:pPr>
            <w:r w:rsidRPr="003E7E44">
              <w:rPr>
                <w:rFonts w:ascii="News Gothic GDB" w:eastAsiaTheme="minorEastAsia" w:hAnsi="News Gothic GDB" w:cstheme="minorBidi"/>
                <w:sz w:val="22"/>
                <w:szCs w:val="22"/>
              </w:rPr>
              <w:t>The Business Owner is responsible for the definition of SoD areas and functional areas for which Segregation of Duty is required and must be implemented at technical level, which is the shared responsibility of the Asset Owner and the central IAM team. Defined SoD areas must be documented (e.g. in the Authorization Concept of the IT asset).</w:t>
            </w:r>
          </w:p>
          <w:p w14:paraId="197F188D" w14:textId="77777777" w:rsidR="00DF2FC2" w:rsidRPr="003E7E44" w:rsidRDefault="00DF2FC2">
            <w:pPr>
              <w:jc w:val="both"/>
              <w:rPr>
                <w:rFonts w:ascii="News Gothic GDB" w:hAnsi="News Gothic GDB" w:cs="Arial"/>
                <w:sz w:val="22"/>
                <w:szCs w:val="22"/>
                <w:lang w:bidi="ar-SA"/>
              </w:rPr>
            </w:pPr>
          </w:p>
          <w:p w14:paraId="3BDD9EFB" w14:textId="77777777" w:rsidR="00DF2FC2" w:rsidRPr="003E7E44" w:rsidRDefault="00DF2FC2">
            <w:pPr>
              <w:jc w:val="both"/>
              <w:rPr>
                <w:rFonts w:ascii="News Gothic GDB" w:hAnsi="News Gothic GDB" w:cs="Arial"/>
                <w:sz w:val="22"/>
                <w:szCs w:val="22"/>
                <w:lang w:bidi="ar-SA"/>
              </w:rPr>
            </w:pPr>
            <w:r w:rsidRPr="003E7E44">
              <w:rPr>
                <w:rFonts w:ascii="News Gothic GDB" w:eastAsiaTheme="minorEastAsia" w:hAnsi="News Gothic GDB" w:cstheme="minorBidi"/>
                <w:sz w:val="22"/>
                <w:szCs w:val="22"/>
              </w:rPr>
              <w:t>SoD lifecycle change process must be documented and entitlements compositions must not contain any SoD conflict.</w:t>
            </w:r>
          </w:p>
          <w:p w14:paraId="4028E125" w14:textId="77777777" w:rsidR="00DF2FC2" w:rsidRPr="003E7E44" w:rsidRDefault="00DF2FC2">
            <w:pPr>
              <w:jc w:val="both"/>
              <w:rPr>
                <w:rFonts w:ascii="News Gothic GDB" w:hAnsi="News Gothic GDB" w:cs="Arial"/>
                <w:sz w:val="22"/>
                <w:szCs w:val="22"/>
                <w:lang w:bidi="ar-SA"/>
              </w:rPr>
            </w:pPr>
            <w:r w:rsidRPr="003E7E44">
              <w:rPr>
                <w:rFonts w:ascii="News Gothic GDB" w:eastAsiaTheme="minorEastAsia" w:hAnsi="News Gothic GDB" w:cstheme="minorBidi"/>
                <w:sz w:val="22"/>
                <w:szCs w:val="22"/>
              </w:rPr>
              <w:t>Confirmed toxic SoD combinations must not be (re-) approved and newly introduced assignments, which lead to toxic SoD combinations, must not be allowed.</w:t>
            </w:r>
          </w:p>
          <w:p w14:paraId="7B5219BC" w14:textId="77777777" w:rsidR="00DF2FC2" w:rsidRPr="003E7E44" w:rsidRDefault="00DF2FC2">
            <w:pPr>
              <w:jc w:val="both"/>
              <w:rPr>
                <w:rFonts w:ascii="News Gothic GDB" w:hAnsi="News Gothic GDB" w:cs="Arial"/>
                <w:sz w:val="22"/>
                <w:szCs w:val="22"/>
                <w:lang w:bidi="ar-SA"/>
              </w:rPr>
            </w:pPr>
          </w:p>
          <w:p w14:paraId="17B24493" w14:textId="77777777" w:rsidR="00DF2FC2" w:rsidRPr="003E7E44" w:rsidRDefault="00DF2FC2">
            <w:pPr>
              <w:jc w:val="both"/>
              <w:rPr>
                <w:rFonts w:ascii="News Gothic GDB" w:hAnsi="News Gothic GDB" w:cs="Arial"/>
                <w:sz w:val="22"/>
                <w:szCs w:val="22"/>
                <w:lang w:bidi="ar-SA"/>
              </w:rPr>
            </w:pPr>
            <w:r w:rsidRPr="003E7E44">
              <w:rPr>
                <w:rFonts w:ascii="News Gothic GDB" w:eastAsiaTheme="minorEastAsia" w:hAnsi="News Gothic GDB" w:cstheme="minorBidi"/>
                <w:sz w:val="22"/>
                <w:szCs w:val="22"/>
              </w:rPr>
              <w:t>Monitoring of toxic combination of access is done via Nexis Tool (AID931) and preventing control is established via SailPoint IIQ (AID760) automatically scanning the access requested for a user against a SoD Matrix created according to the documentation from the Business Owner before the request. Additionally, the regular approval process in IIQ (e.g. IT Asset Owner, Information Owner, LM, BO, Role Owner etc.) needs to be taken before assignment of the roles.</w:t>
            </w:r>
          </w:p>
          <w:p w14:paraId="2CFD77DF" w14:textId="77777777" w:rsidR="00DF2FC2" w:rsidRPr="003E7E44" w:rsidRDefault="00DF2FC2">
            <w:pPr>
              <w:jc w:val="both"/>
              <w:rPr>
                <w:rFonts w:ascii="News Gothic GDB" w:eastAsiaTheme="minorEastAsia" w:hAnsi="News Gothic GDB" w:cstheme="minorBidi"/>
                <w:sz w:val="22"/>
                <w:szCs w:val="22"/>
                <w:lang w:bidi="ar-SA"/>
              </w:rPr>
            </w:pPr>
          </w:p>
          <w:p w14:paraId="12EC6FE5" w14:textId="77777777" w:rsidR="00DF2FC2" w:rsidRPr="003E7E44" w:rsidRDefault="00DF2FC2">
            <w:pPr>
              <w:jc w:val="both"/>
              <w:rPr>
                <w:rFonts w:ascii="News Gothic GDB" w:eastAsiaTheme="minorEastAsia" w:hAnsi="News Gothic GDB" w:cstheme="minorBidi"/>
                <w:sz w:val="22"/>
                <w:szCs w:val="22"/>
                <w:lang w:bidi="ar-SA"/>
              </w:rPr>
            </w:pPr>
            <w:r w:rsidRPr="003E7E44">
              <w:rPr>
                <w:rFonts w:ascii="News Gothic GDB" w:eastAsiaTheme="minorEastAsia" w:hAnsi="News Gothic GDB" w:cstheme="minorBidi"/>
                <w:sz w:val="22"/>
                <w:szCs w:val="22"/>
              </w:rPr>
              <w:lastRenderedPageBreak/>
              <w:t>Nexis (AID931) and SailPoint IIQ (AID760) are mapped to the L2 AU-110-04-IAM Provisioning Processes.</w:t>
            </w:r>
          </w:p>
        </w:tc>
      </w:tr>
      <w:tr w:rsidR="00DF2FC2" w:rsidRPr="00F27756" w14:paraId="1348BEC2" w14:textId="77777777">
        <w:tc>
          <w:tcPr>
            <w:tcW w:w="1620" w:type="dxa"/>
          </w:tcPr>
          <w:p w14:paraId="30F8C654" w14:textId="77777777" w:rsidR="00DF2FC2" w:rsidRPr="00F27756" w:rsidRDefault="00DF2FC2">
            <w:pPr>
              <w:rPr>
                <w:rFonts w:ascii="News Gothic GDB" w:hAnsi="News Gothic GDB"/>
              </w:rPr>
            </w:pPr>
            <w:r w:rsidRPr="6ABC4B8F">
              <w:rPr>
                <w:rFonts w:ascii="News Gothic GDB" w:hAnsi="News Gothic GDB" w:cs="Arial"/>
                <w:sz w:val="22"/>
                <w:szCs w:val="22"/>
              </w:rPr>
              <w:lastRenderedPageBreak/>
              <w:t>Key business indicators</w:t>
            </w:r>
          </w:p>
        </w:tc>
        <w:tc>
          <w:tcPr>
            <w:tcW w:w="13134" w:type="dxa"/>
          </w:tcPr>
          <w:p w14:paraId="52DD4FAB" w14:textId="77777777" w:rsidR="00DF2FC2" w:rsidRPr="003E7E44" w:rsidRDefault="00DF2FC2">
            <w:pPr>
              <w:jc w:val="both"/>
              <w:rPr>
                <w:rFonts w:ascii="News Gothic GDB" w:eastAsiaTheme="minorEastAsia" w:hAnsi="News Gothic GDB" w:cstheme="minorBidi"/>
                <w:sz w:val="22"/>
                <w:szCs w:val="22"/>
              </w:rPr>
            </w:pPr>
            <w:r w:rsidRPr="003E7E44">
              <w:rPr>
                <w:rFonts w:ascii="News Gothic GDB" w:hAnsi="News Gothic GDB"/>
                <w:sz w:val="22"/>
                <w:szCs w:val="22"/>
              </w:rPr>
              <w:t xml:space="preserve">No business indicators – SoD is a control mechanism/concept that should be implemented, not measurable as such </w:t>
            </w:r>
          </w:p>
          <w:p w14:paraId="0F463415" w14:textId="77777777" w:rsidR="00DF2FC2" w:rsidRPr="003E7E44" w:rsidRDefault="00DF2FC2">
            <w:pPr>
              <w:jc w:val="both"/>
              <w:rPr>
                <w:rFonts w:ascii="News Gothic GDB" w:eastAsiaTheme="minorEastAsia" w:hAnsi="News Gothic GDB" w:cstheme="minorBidi"/>
                <w:sz w:val="22"/>
                <w:szCs w:val="22"/>
              </w:rPr>
            </w:pPr>
            <w:r w:rsidRPr="003E7E44">
              <w:rPr>
                <w:rFonts w:ascii="News Gothic GDB" w:hAnsi="News Gothic GDB"/>
                <w:sz w:val="22"/>
                <w:szCs w:val="22"/>
              </w:rPr>
              <w:t>No further testing in the RCA required.</w:t>
            </w:r>
          </w:p>
        </w:tc>
      </w:tr>
      <w:tr w:rsidR="00DF2FC2" w:rsidRPr="00F27756" w14:paraId="6D7F10DB" w14:textId="77777777">
        <w:tc>
          <w:tcPr>
            <w:tcW w:w="1620" w:type="dxa"/>
          </w:tcPr>
          <w:p w14:paraId="68CAC3A2" w14:textId="77777777" w:rsidR="00DF2FC2" w:rsidRPr="00F27756" w:rsidRDefault="00DF2FC2">
            <w:pPr>
              <w:rPr>
                <w:rFonts w:ascii="News Gothic GDB" w:hAnsi="News Gothic GDB" w:cs="Arial"/>
                <w:sz w:val="22"/>
                <w:szCs w:val="22"/>
              </w:rPr>
            </w:pPr>
            <w:r w:rsidRPr="6ABC4B8F">
              <w:rPr>
                <w:rFonts w:ascii="News Gothic GDB" w:hAnsi="News Gothic GDB" w:cs="Arial"/>
                <w:sz w:val="22"/>
                <w:szCs w:val="22"/>
              </w:rPr>
              <w:t>Data from External Audit</w:t>
            </w:r>
          </w:p>
        </w:tc>
        <w:tc>
          <w:tcPr>
            <w:tcW w:w="13134" w:type="dxa"/>
          </w:tcPr>
          <w:p w14:paraId="45C00FAB" w14:textId="77777777" w:rsidR="00DF2FC2" w:rsidRPr="003E7E44" w:rsidRDefault="00DF2FC2">
            <w:pPr>
              <w:jc w:val="both"/>
              <w:rPr>
                <w:rFonts w:ascii="News Gothic GDB" w:eastAsia="News Gothic GDB" w:hAnsi="News Gothic GDB" w:cs="News Gothic GDB"/>
                <w:sz w:val="22"/>
                <w:szCs w:val="22"/>
              </w:rPr>
            </w:pPr>
            <w:r w:rsidRPr="003E7E44">
              <w:rPr>
                <w:rFonts w:ascii="News Gothic GDB" w:hAnsi="News Gothic GDB"/>
                <w:sz w:val="22"/>
                <w:szCs w:val="22"/>
              </w:rPr>
              <w:t xml:space="preserve">For open external findings (F3/F4) relevant to this process, IA is performing validation on the implemented action plans in the ongoing SFV Program with target date as end of December 2025. One validation package relevant to this L2 is SOD-1. </w:t>
            </w:r>
            <w:r w:rsidRPr="003E7E44">
              <w:rPr>
                <w:rFonts w:ascii="News Gothic GDB" w:eastAsia="News Gothic GDB" w:hAnsi="News Gothic GDB" w:cs="News Gothic GDB"/>
                <w:sz w:val="22"/>
                <w:szCs w:val="22"/>
              </w:rPr>
              <w:t>No low severity external regulatory finding was identified as relevant to this L2.</w:t>
            </w:r>
          </w:p>
          <w:p w14:paraId="7425E996" w14:textId="77777777" w:rsidR="00DF2FC2" w:rsidRPr="003E7E44" w:rsidRDefault="00DF2FC2">
            <w:pPr>
              <w:jc w:val="both"/>
              <w:rPr>
                <w:rFonts w:ascii="News Gothic GDB" w:hAnsi="News Gothic GDB" w:cs="Arial"/>
                <w:color w:val="FF0000"/>
                <w:sz w:val="22"/>
                <w:szCs w:val="22"/>
                <w:lang w:bidi="ar-SA"/>
              </w:rPr>
            </w:pPr>
            <w:r w:rsidRPr="003E7E44">
              <w:rPr>
                <w:rFonts w:ascii="News Gothic GDB" w:hAnsi="News Gothic GDB" w:cs="Arial"/>
                <w:sz w:val="22"/>
                <w:szCs w:val="22"/>
                <w:u w:val="single"/>
              </w:rPr>
              <w:t>Conclusion for RCA:</w:t>
            </w:r>
            <w:r w:rsidRPr="003E7E44">
              <w:rPr>
                <w:rFonts w:ascii="News Gothic GDB" w:hAnsi="News Gothic GDB"/>
                <w:sz w:val="22"/>
                <w:szCs w:val="22"/>
              </w:rPr>
              <w:t xml:space="preserve"> No dedicated test point to be added.</w:t>
            </w:r>
          </w:p>
        </w:tc>
      </w:tr>
      <w:tr w:rsidR="00DF2FC2" w:rsidRPr="00F27756" w14:paraId="23652BB1" w14:textId="77777777">
        <w:trPr>
          <w:trHeight w:val="345"/>
        </w:trPr>
        <w:tc>
          <w:tcPr>
            <w:tcW w:w="1620" w:type="dxa"/>
          </w:tcPr>
          <w:p w14:paraId="3EB69B05" w14:textId="77777777" w:rsidR="00DF2FC2" w:rsidRPr="00F27756" w:rsidRDefault="00DF2FC2">
            <w:pPr>
              <w:rPr>
                <w:rFonts w:ascii="News Gothic GDB" w:hAnsi="News Gothic GDB" w:cs="Arial"/>
                <w:sz w:val="22"/>
                <w:szCs w:val="22"/>
              </w:rPr>
            </w:pPr>
            <w:r w:rsidRPr="6ABC4B8F">
              <w:rPr>
                <w:rFonts w:ascii="News Gothic GDB" w:hAnsi="News Gothic GDB" w:cs="Arial"/>
                <w:sz w:val="22"/>
                <w:szCs w:val="22"/>
              </w:rPr>
              <w:t>Defined test</w:t>
            </w:r>
          </w:p>
        </w:tc>
        <w:tc>
          <w:tcPr>
            <w:tcW w:w="13134" w:type="dxa"/>
          </w:tcPr>
          <w:p w14:paraId="34E51B7B" w14:textId="77777777" w:rsidR="00DF2FC2" w:rsidRDefault="00DF2FC2" w:rsidP="00606E73">
            <w:pPr>
              <w:jc w:val="both"/>
              <w:rPr>
                <w:rFonts w:ascii="News Gothic GDB" w:hAnsi="News Gothic GDB" w:cs="Arial"/>
                <w:sz w:val="22"/>
                <w:szCs w:val="22"/>
              </w:rPr>
            </w:pPr>
            <w:r w:rsidRPr="003E7E44">
              <w:rPr>
                <w:rFonts w:ascii="News Gothic GDB" w:hAnsi="News Gothic GDB" w:cs="Arial"/>
                <w:sz w:val="22"/>
                <w:szCs w:val="22"/>
              </w:rPr>
              <w:t>There is no direct input for RCA.</w:t>
            </w:r>
          </w:p>
          <w:p w14:paraId="7E65D339" w14:textId="5918A1B0" w:rsidR="00DF2FC2" w:rsidRPr="003E7E44" w:rsidRDefault="00DF2FC2">
            <w:pPr>
              <w:jc w:val="both"/>
              <w:rPr>
                <w:rFonts w:ascii="News Gothic GDB" w:hAnsi="News Gothic GDB" w:cs="Arial"/>
                <w:color w:val="FF0000"/>
                <w:sz w:val="22"/>
                <w:szCs w:val="22"/>
              </w:rPr>
            </w:pPr>
          </w:p>
        </w:tc>
      </w:tr>
    </w:tbl>
    <w:p w14:paraId="4D77898B" w14:textId="77777777" w:rsidR="00DF2FC2" w:rsidRPr="00DF2FC2" w:rsidRDefault="00DF2FC2" w:rsidP="00DF2FC2"/>
    <w:p w14:paraId="316B0783" w14:textId="7B406271" w:rsidR="006B5AD4" w:rsidRPr="005724B6" w:rsidRDefault="00F8552C" w:rsidP="005137EC">
      <w:pPr>
        <w:pStyle w:val="Heading2"/>
        <w:ind w:firstLine="360"/>
        <w:jc w:val="both"/>
        <w:rPr>
          <w:rFonts w:ascii="News Gothic GDB" w:hAnsi="News Gothic GDB"/>
          <w:b w:val="0"/>
          <w:i w:val="0"/>
          <w:sz w:val="20"/>
          <w:szCs w:val="20"/>
          <w:lang w:val="fr-FR"/>
        </w:rPr>
      </w:pPr>
      <w:r w:rsidRPr="005724B6">
        <w:rPr>
          <w:rFonts w:ascii="News Gothic GDB" w:hAnsi="News Gothic GDB"/>
          <w:i w:val="0"/>
          <w:sz w:val="20"/>
          <w:szCs w:val="20"/>
          <w:lang w:val="fr-FR"/>
        </w:rPr>
        <w:t xml:space="preserve">5.3. L2 AU-110-03-IAM Request &amp; Change Processes </w:t>
      </w:r>
    </w:p>
    <w:p w14:paraId="76564BD4" w14:textId="05115B3C" w:rsidR="009F52D0" w:rsidRPr="00F27756" w:rsidRDefault="009F52D0" w:rsidP="009F52D0">
      <w:pPr>
        <w:jc w:val="both"/>
        <w:rPr>
          <w:rFonts w:ascii="News Gothic GDB" w:hAnsi="News Gothic GDB" w:cs="Arial"/>
          <w:sz w:val="22"/>
          <w:szCs w:val="22"/>
          <w:lang w:bidi="he-IL"/>
        </w:rPr>
      </w:pPr>
      <w:r w:rsidRPr="6ABC4B8F">
        <w:rPr>
          <w:rFonts w:ascii="News Gothic GDB" w:hAnsi="News Gothic GDB" w:cs="Arial"/>
          <w:sz w:val="22"/>
          <w:szCs w:val="22"/>
          <w:u w:val="single"/>
        </w:rPr>
        <w:t>L2 Overall Conclusion</w:t>
      </w:r>
      <w:r w:rsidRPr="6ABC4B8F">
        <w:rPr>
          <w:rFonts w:ascii="News Gothic GDB" w:hAnsi="News Gothic GDB" w:cs="Arial"/>
          <w:sz w:val="22"/>
          <w:szCs w:val="22"/>
        </w:rPr>
        <w:t xml:space="preserve">: </w:t>
      </w:r>
      <w:r w:rsidR="00B215E6">
        <w:rPr>
          <w:rFonts w:ascii="News Gothic GDB" w:hAnsi="News Gothic GDB" w:cs="Arial"/>
          <w:sz w:val="22"/>
          <w:szCs w:val="22"/>
        </w:rPr>
        <w:t>From section 4, t</w:t>
      </w:r>
      <w:r w:rsidRPr="6ABC4B8F">
        <w:rPr>
          <w:rFonts w:ascii="News Gothic GDB" w:hAnsi="News Gothic GDB" w:cs="Arial"/>
          <w:sz w:val="22"/>
          <w:szCs w:val="22"/>
        </w:rPr>
        <w:t xml:space="preserve">he </w:t>
      </w:r>
      <w:r>
        <w:rPr>
          <w:rFonts w:ascii="News Gothic GDB" w:hAnsi="News Gothic GDB" w:cs="Arial"/>
          <w:sz w:val="22"/>
          <w:szCs w:val="22"/>
        </w:rPr>
        <w:t xml:space="preserve">IAM (standalone) </w:t>
      </w:r>
      <w:r w:rsidRPr="6ABC4B8F">
        <w:rPr>
          <w:rFonts w:ascii="News Gothic GDB" w:hAnsi="News Gothic GDB" w:cs="Arial"/>
          <w:sz w:val="22"/>
          <w:szCs w:val="22"/>
        </w:rPr>
        <w:t xml:space="preserve">Initiation Panel </w:t>
      </w:r>
      <w:r>
        <w:rPr>
          <w:rFonts w:ascii="News Gothic GDB" w:hAnsi="News Gothic GDB" w:cs="Arial"/>
          <w:sz w:val="22"/>
          <w:szCs w:val="22"/>
        </w:rPr>
        <w:t xml:space="preserve">held on 1 August 2025 </w:t>
      </w:r>
      <w:r w:rsidRPr="6ABC4B8F">
        <w:rPr>
          <w:rFonts w:ascii="News Gothic GDB" w:hAnsi="News Gothic GDB" w:cs="Arial"/>
          <w:sz w:val="22"/>
          <w:szCs w:val="22"/>
        </w:rPr>
        <w:t xml:space="preserve">suggested confirming coverage of this L2 process in previous audit – 2025-024 Special Audit General Controls. Based on the IA agile methodology and risk-based approach and in the light of </w:t>
      </w:r>
      <w:hyperlink r:id="rId40" w:history="1">
        <w:r>
          <w:rPr>
            <w:rStyle w:val="Hyperlink"/>
            <w:rFonts w:ascii="News Gothic GDB" w:hAnsi="News Gothic GDB" w:cs="Arial"/>
            <w:sz w:val="22"/>
            <w:szCs w:val="22"/>
          </w:rPr>
          <w:t>AMELI I</w:t>
        </w:r>
        <w:r w:rsidRPr="00A3048B">
          <w:rPr>
            <w:rStyle w:val="Hyperlink"/>
            <w:rFonts w:ascii="News Gothic GDB" w:hAnsi="News Gothic GDB" w:cs="Arial"/>
            <w:sz w:val="22"/>
            <w:szCs w:val="22"/>
          </w:rPr>
          <w:t>AM packages</w:t>
        </w:r>
      </w:hyperlink>
      <w:r w:rsidRPr="6ABC4B8F">
        <w:rPr>
          <w:rFonts w:ascii="News Gothic GDB" w:hAnsi="News Gothic GDB" w:cs="Arial"/>
          <w:sz w:val="22"/>
          <w:szCs w:val="22"/>
        </w:rPr>
        <w:t xml:space="preserve"> -9 and 12- implemented action plans being validated in the ongoing SFV Program (to be completed by December 2025), IA deemed that there is no further risk to being assessed and no test procedures for this L2. The decision was discussed and agreed with the HoIAs at the audit initiation panel (date 1.08.2025). Refer to scope proposal for Initiation Panel. (</w:t>
      </w:r>
      <w:hyperlink r:id="rId41">
        <w:r w:rsidRPr="6ABC4B8F">
          <w:rPr>
            <w:rStyle w:val="Hyperlink"/>
            <w:rFonts w:ascii="News Gothic GDB" w:hAnsi="News Gothic GDB" w:cs="Arial"/>
            <w:sz w:val="22"/>
            <w:szCs w:val="22"/>
          </w:rPr>
          <w:t>link</w:t>
        </w:r>
      </w:hyperlink>
      <w:r w:rsidRPr="6ABC4B8F">
        <w:rPr>
          <w:rFonts w:ascii="News Gothic GDB" w:hAnsi="News Gothic GDB" w:cs="Arial"/>
          <w:sz w:val="22"/>
          <w:szCs w:val="22"/>
        </w:rPr>
        <w:t>)</w:t>
      </w:r>
    </w:p>
    <w:p w14:paraId="67A800B2" w14:textId="77777777" w:rsidR="009F52D0" w:rsidRPr="00F27756" w:rsidRDefault="009F52D0" w:rsidP="009F52D0">
      <w:pPr>
        <w:jc w:val="both"/>
        <w:rPr>
          <w:rFonts w:ascii="News Gothic GDB" w:hAnsi="News Gothic GDB"/>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9F52D0" w:rsidRPr="00F27756" w14:paraId="1EE6572B" w14:textId="77777777">
        <w:tc>
          <w:tcPr>
            <w:tcW w:w="1620" w:type="dxa"/>
          </w:tcPr>
          <w:p w14:paraId="332F9018" w14:textId="77777777" w:rsidR="009F52D0" w:rsidRPr="00F27756" w:rsidRDefault="009F52D0">
            <w:pPr>
              <w:rPr>
                <w:rFonts w:ascii="News Gothic GDB" w:hAnsi="News Gothic GDB"/>
                <w:i/>
              </w:rPr>
            </w:pPr>
            <w:r w:rsidRPr="6ABC4B8F">
              <w:rPr>
                <w:rFonts w:ascii="News Gothic GDB" w:hAnsi="News Gothic GDB" w:cs="Arial"/>
                <w:i/>
                <w:sz w:val="22"/>
                <w:szCs w:val="22"/>
              </w:rPr>
              <w:t>Topic</w:t>
            </w:r>
          </w:p>
        </w:tc>
        <w:tc>
          <w:tcPr>
            <w:tcW w:w="13134" w:type="dxa"/>
          </w:tcPr>
          <w:p w14:paraId="42B7C3FB" w14:textId="77777777" w:rsidR="009F52D0" w:rsidRPr="00F27756" w:rsidRDefault="009F52D0">
            <w:pPr>
              <w:jc w:val="both"/>
              <w:rPr>
                <w:rFonts w:ascii="News Gothic GDB" w:hAnsi="News Gothic GDB"/>
                <w:i/>
              </w:rPr>
            </w:pPr>
            <w:r w:rsidRPr="6ABC4B8F">
              <w:rPr>
                <w:rFonts w:ascii="News Gothic GDB" w:hAnsi="News Gothic GDB" w:cs="Arial"/>
                <w:i/>
                <w:sz w:val="22"/>
                <w:szCs w:val="22"/>
              </w:rPr>
              <w:t>Review and results</w:t>
            </w:r>
          </w:p>
        </w:tc>
      </w:tr>
      <w:tr w:rsidR="009F52D0" w:rsidRPr="00F27756" w14:paraId="06F1AA75" w14:textId="77777777">
        <w:tc>
          <w:tcPr>
            <w:tcW w:w="1620" w:type="dxa"/>
          </w:tcPr>
          <w:p w14:paraId="05AABE14" w14:textId="77777777" w:rsidR="009F52D0" w:rsidRPr="00C4149C" w:rsidRDefault="009F52D0">
            <w:pPr>
              <w:rPr>
                <w:rFonts w:ascii="News Gothic GDB" w:hAnsi="News Gothic GDB"/>
                <w:sz w:val="16"/>
                <w:szCs w:val="16"/>
              </w:rPr>
            </w:pPr>
            <w:r w:rsidRPr="00C4149C">
              <w:rPr>
                <w:rFonts w:ascii="News Gothic GDB" w:hAnsi="News Gothic GDB" w:cs="Arial"/>
                <w:sz w:val="16"/>
                <w:szCs w:val="16"/>
              </w:rPr>
              <w:t>Process description</w:t>
            </w:r>
            <w:r w:rsidRPr="00C4149C">
              <w:rPr>
                <w:rFonts w:ascii="News Gothic GDB" w:hAnsi="News Gothic GDB"/>
                <w:sz w:val="16"/>
                <w:szCs w:val="16"/>
              </w:rPr>
              <w:t xml:space="preserve"> </w:t>
            </w:r>
          </w:p>
        </w:tc>
        <w:tc>
          <w:tcPr>
            <w:tcW w:w="13134" w:type="dxa"/>
          </w:tcPr>
          <w:p w14:paraId="024AB440" w14:textId="77777777" w:rsidR="009F52D0" w:rsidRPr="00C4149C" w:rsidRDefault="009F52D0">
            <w:pPr>
              <w:jc w:val="both"/>
              <w:rPr>
                <w:rFonts w:ascii="News Gothic GDB" w:hAnsi="News Gothic GDB" w:cs="Arial"/>
                <w:i/>
                <w:iCs/>
                <w:color w:val="FF0000"/>
                <w:sz w:val="16"/>
                <w:szCs w:val="16"/>
                <w:lang w:bidi="ar-SA"/>
              </w:rPr>
            </w:pPr>
            <w:r w:rsidRPr="00C4149C">
              <w:rPr>
                <w:rFonts w:ascii="News Gothic GDB" w:hAnsi="News Gothic GDB" w:cs="Arial"/>
                <w:sz w:val="16"/>
                <w:szCs w:val="16"/>
              </w:rPr>
              <w:t>2025-024 Special Audit General Controls &gt;&gt; BCA &gt;&gt; Section 2.4 (</w:t>
            </w:r>
            <w:hyperlink r:id="rId42">
              <w:r w:rsidRPr="00C4149C">
                <w:rPr>
                  <w:rStyle w:val="Hyperlink"/>
                  <w:rFonts w:ascii="News Gothic GDB" w:hAnsi="News Gothic GDB" w:cs="Arial"/>
                  <w:sz w:val="16"/>
                  <w:szCs w:val="16"/>
                </w:rPr>
                <w:t>link</w:t>
              </w:r>
            </w:hyperlink>
            <w:r w:rsidRPr="00C4149C">
              <w:rPr>
                <w:rFonts w:ascii="News Gothic GDB" w:hAnsi="News Gothic GDB" w:cs="Arial"/>
                <w:sz w:val="16"/>
                <w:szCs w:val="16"/>
              </w:rPr>
              <w:t>)</w:t>
            </w:r>
          </w:p>
        </w:tc>
      </w:tr>
      <w:tr w:rsidR="009F52D0" w:rsidRPr="00F27756" w14:paraId="4C2935FD" w14:textId="77777777">
        <w:tc>
          <w:tcPr>
            <w:tcW w:w="1620" w:type="dxa"/>
          </w:tcPr>
          <w:p w14:paraId="00250E9F" w14:textId="77777777" w:rsidR="009F52D0" w:rsidRPr="00F27756" w:rsidRDefault="009F52D0">
            <w:pPr>
              <w:rPr>
                <w:rFonts w:ascii="News Gothic GDB" w:hAnsi="News Gothic GDB"/>
                <w:sz w:val="16"/>
                <w:szCs w:val="16"/>
              </w:rPr>
            </w:pPr>
            <w:r w:rsidRPr="6ABC4B8F">
              <w:rPr>
                <w:rFonts w:ascii="News Gothic GDB" w:hAnsi="News Gothic GDB" w:cs="Arial"/>
                <w:sz w:val="16"/>
                <w:szCs w:val="16"/>
              </w:rPr>
              <w:t>Key business indicators</w:t>
            </w:r>
          </w:p>
        </w:tc>
        <w:tc>
          <w:tcPr>
            <w:tcW w:w="13134" w:type="dxa"/>
          </w:tcPr>
          <w:p w14:paraId="28AE9224" w14:textId="77777777" w:rsidR="009F52D0" w:rsidRPr="00F27756" w:rsidRDefault="009F52D0">
            <w:pPr>
              <w:jc w:val="both"/>
              <w:rPr>
                <w:rFonts w:ascii="News Gothic GDB" w:hAnsi="News Gothic GDB"/>
                <w:sz w:val="16"/>
                <w:szCs w:val="16"/>
              </w:rPr>
            </w:pPr>
            <w:r w:rsidRPr="6ABC4B8F">
              <w:rPr>
                <w:rFonts w:ascii="News Gothic GDB" w:hAnsi="News Gothic GDB" w:cs="Arial"/>
                <w:sz w:val="16"/>
                <w:szCs w:val="16"/>
              </w:rPr>
              <w:t>2025-024 Special Audit General Controls &gt;&gt; BCA &gt;&gt; Section 2.4 (</w:t>
            </w:r>
            <w:hyperlink r:id="rId43">
              <w:r w:rsidRPr="6ABC4B8F">
                <w:rPr>
                  <w:rStyle w:val="Hyperlink"/>
                  <w:rFonts w:ascii="News Gothic GDB" w:hAnsi="News Gothic GDB" w:cs="Arial"/>
                  <w:sz w:val="16"/>
                  <w:szCs w:val="16"/>
                </w:rPr>
                <w:t>link</w:t>
              </w:r>
            </w:hyperlink>
            <w:r w:rsidRPr="6ABC4B8F">
              <w:rPr>
                <w:rFonts w:ascii="News Gothic GDB" w:hAnsi="News Gothic GDB" w:cs="Arial"/>
                <w:sz w:val="16"/>
                <w:szCs w:val="16"/>
              </w:rPr>
              <w:t>)</w:t>
            </w:r>
          </w:p>
        </w:tc>
      </w:tr>
      <w:tr w:rsidR="009F52D0" w:rsidRPr="00F27756" w14:paraId="46C090DB" w14:textId="77777777">
        <w:tc>
          <w:tcPr>
            <w:tcW w:w="1620" w:type="dxa"/>
          </w:tcPr>
          <w:p w14:paraId="6BA32FDE" w14:textId="77777777" w:rsidR="009F52D0" w:rsidRPr="00F27756" w:rsidRDefault="009F52D0">
            <w:pPr>
              <w:rPr>
                <w:rFonts w:ascii="News Gothic GDB" w:hAnsi="News Gothic GDB" w:cs="Arial"/>
                <w:sz w:val="16"/>
                <w:szCs w:val="16"/>
              </w:rPr>
            </w:pPr>
            <w:r w:rsidRPr="6ABC4B8F">
              <w:rPr>
                <w:rFonts w:ascii="News Gothic GDB" w:hAnsi="News Gothic GDB" w:cs="Arial"/>
                <w:sz w:val="16"/>
                <w:szCs w:val="16"/>
              </w:rPr>
              <w:t>Data from External Audit</w:t>
            </w:r>
          </w:p>
        </w:tc>
        <w:tc>
          <w:tcPr>
            <w:tcW w:w="13134" w:type="dxa"/>
          </w:tcPr>
          <w:p w14:paraId="6E705274" w14:textId="77777777" w:rsidR="009F52D0" w:rsidRPr="00F27756" w:rsidRDefault="009F52D0">
            <w:pPr>
              <w:jc w:val="both"/>
              <w:rPr>
                <w:rFonts w:ascii="News Gothic GDB" w:eastAsia="News Gothic GDB" w:hAnsi="News Gothic GDB" w:cs="News Gothic GDB"/>
                <w:sz w:val="16"/>
                <w:szCs w:val="16"/>
              </w:rPr>
            </w:pPr>
            <w:r w:rsidRPr="00F27756">
              <w:rPr>
                <w:rFonts w:ascii="News Gothic GDB" w:hAnsi="News Gothic GDB"/>
                <w:sz w:val="16"/>
                <w:szCs w:val="16"/>
              </w:rPr>
              <w:t xml:space="preserve">For open external findings (F3/F4) relevant to this process, IA is performing validation on the implemented action plans in the ongoing SFV Program with target date as end of December 2025. Two validation packages relevant to this L2 are IAM-12 (Onboarding of internals and externals - initial password sharing) and IAM-9 (non-personalized accounts). </w:t>
            </w:r>
            <w:r w:rsidRPr="6ABC4B8F">
              <w:rPr>
                <w:rFonts w:ascii="News Gothic GDB" w:eastAsia="News Gothic GDB" w:hAnsi="News Gothic GDB" w:cs="News Gothic GDB"/>
                <w:sz w:val="16"/>
                <w:szCs w:val="16"/>
              </w:rPr>
              <w:t>No low severity external regulatory finding was identified as relevant to this L2.</w:t>
            </w:r>
          </w:p>
          <w:p w14:paraId="66182140" w14:textId="77777777" w:rsidR="009F52D0" w:rsidRPr="00F27756" w:rsidRDefault="009F52D0">
            <w:pPr>
              <w:jc w:val="both"/>
              <w:rPr>
                <w:rFonts w:ascii="News Gothic GDB" w:hAnsi="News Gothic GDB" w:cs="Arial"/>
                <w:color w:val="FF0000"/>
                <w:sz w:val="16"/>
                <w:szCs w:val="16"/>
                <w:lang w:bidi="ar-SA"/>
              </w:rPr>
            </w:pPr>
            <w:r w:rsidRPr="6ABC4B8F">
              <w:rPr>
                <w:rFonts w:ascii="News Gothic GDB" w:hAnsi="News Gothic GDB" w:cs="Arial"/>
                <w:sz w:val="16"/>
                <w:szCs w:val="16"/>
                <w:u w:val="single"/>
              </w:rPr>
              <w:t>Conclusion for RCA:</w:t>
            </w:r>
            <w:r w:rsidRPr="6ABC4B8F">
              <w:rPr>
                <w:rFonts w:ascii="News Gothic GDB" w:hAnsi="News Gothic GDB"/>
                <w:sz w:val="16"/>
                <w:szCs w:val="16"/>
              </w:rPr>
              <w:t xml:space="preserve"> No dedicated test point to be added.</w:t>
            </w:r>
          </w:p>
        </w:tc>
      </w:tr>
      <w:tr w:rsidR="009F52D0" w:rsidRPr="00F27756" w14:paraId="5937B822" w14:textId="77777777">
        <w:tc>
          <w:tcPr>
            <w:tcW w:w="1620" w:type="dxa"/>
          </w:tcPr>
          <w:p w14:paraId="6481FE05" w14:textId="77777777" w:rsidR="009F52D0" w:rsidRPr="00F27756" w:rsidRDefault="009F52D0">
            <w:pPr>
              <w:rPr>
                <w:rFonts w:ascii="News Gothic GDB" w:hAnsi="News Gothic GDB" w:cs="Arial"/>
                <w:sz w:val="16"/>
                <w:szCs w:val="16"/>
                <w:lang w:bidi="ar-SA"/>
              </w:rPr>
            </w:pPr>
            <w:r w:rsidRPr="6ABC4B8F">
              <w:rPr>
                <w:rFonts w:ascii="News Gothic GDB" w:hAnsi="News Gothic GDB" w:cs="Arial"/>
                <w:sz w:val="16"/>
                <w:szCs w:val="16"/>
              </w:rPr>
              <w:lastRenderedPageBreak/>
              <w:t>Relevant Future notes</w:t>
            </w:r>
          </w:p>
        </w:tc>
        <w:tc>
          <w:tcPr>
            <w:tcW w:w="13134" w:type="dxa"/>
          </w:tcPr>
          <w:p w14:paraId="69FAE533" w14:textId="77777777" w:rsidR="009F52D0" w:rsidRPr="00F27756" w:rsidRDefault="009F52D0">
            <w:pPr>
              <w:jc w:val="both"/>
              <w:rPr>
                <w:rFonts w:ascii="News Gothic GDB" w:hAnsi="News Gothic GDB"/>
                <w:sz w:val="16"/>
                <w:szCs w:val="16"/>
              </w:rPr>
            </w:pPr>
            <w:r w:rsidRPr="00F27756">
              <w:rPr>
                <w:rFonts w:ascii="News Gothic GDB" w:hAnsi="News Gothic GDB" w:cs="Arial"/>
                <w:sz w:val="16"/>
                <w:szCs w:val="16"/>
              </w:rPr>
              <w:t>None identified.</w:t>
            </w:r>
          </w:p>
        </w:tc>
      </w:tr>
      <w:tr w:rsidR="009F52D0" w:rsidRPr="00F27756" w14:paraId="099FC02A" w14:textId="77777777">
        <w:trPr>
          <w:trHeight w:val="300"/>
        </w:trPr>
        <w:tc>
          <w:tcPr>
            <w:tcW w:w="1620" w:type="dxa"/>
          </w:tcPr>
          <w:p w14:paraId="499FCBB0" w14:textId="77777777" w:rsidR="009F52D0" w:rsidRPr="00F27756" w:rsidRDefault="009F52D0">
            <w:pPr>
              <w:rPr>
                <w:rFonts w:ascii="News Gothic GDB" w:hAnsi="News Gothic GDB" w:cs="Arial"/>
                <w:sz w:val="16"/>
                <w:szCs w:val="16"/>
              </w:rPr>
            </w:pPr>
            <w:r w:rsidRPr="6ABC4B8F">
              <w:rPr>
                <w:rFonts w:ascii="News Gothic GDB" w:hAnsi="News Gothic GDB" w:cs="Arial"/>
                <w:sz w:val="16"/>
                <w:szCs w:val="16"/>
              </w:rPr>
              <w:t>Data Analytics</w:t>
            </w:r>
          </w:p>
        </w:tc>
        <w:tc>
          <w:tcPr>
            <w:tcW w:w="13134" w:type="dxa"/>
          </w:tcPr>
          <w:p w14:paraId="125608E4" w14:textId="77777777" w:rsidR="009F52D0" w:rsidRPr="00F27756" w:rsidRDefault="009F52D0">
            <w:pPr>
              <w:tabs>
                <w:tab w:val="left" w:pos="7020"/>
              </w:tabs>
              <w:jc w:val="both"/>
              <w:rPr>
                <w:rFonts w:ascii="News Gothic GDB" w:eastAsia="Calibri" w:hAnsi="News Gothic GDB" w:cs="Calibri"/>
                <w:sz w:val="16"/>
                <w:szCs w:val="16"/>
              </w:rPr>
            </w:pPr>
            <w:r w:rsidRPr="008A1BD8">
              <w:rPr>
                <w:rFonts w:ascii="News Gothic GDB" w:hAnsi="News Gothic GDB" w:cs="Arial"/>
                <w:sz w:val="16"/>
                <w:szCs w:val="16"/>
              </w:rPr>
              <w:t>After initial assessment of the L2, there is no direct input for RCA.</w:t>
            </w:r>
          </w:p>
        </w:tc>
      </w:tr>
      <w:tr w:rsidR="009F52D0" w:rsidRPr="00F27756" w14:paraId="65115A7F" w14:textId="77777777">
        <w:trPr>
          <w:trHeight w:val="345"/>
        </w:trPr>
        <w:tc>
          <w:tcPr>
            <w:tcW w:w="1620" w:type="dxa"/>
          </w:tcPr>
          <w:p w14:paraId="509BBA9D" w14:textId="77777777" w:rsidR="009F52D0" w:rsidRPr="00F27756" w:rsidRDefault="009F52D0">
            <w:pPr>
              <w:rPr>
                <w:rFonts w:ascii="News Gothic GDB" w:hAnsi="News Gothic GDB" w:cs="Arial"/>
                <w:sz w:val="16"/>
                <w:szCs w:val="16"/>
              </w:rPr>
            </w:pPr>
            <w:r w:rsidRPr="6ABC4B8F">
              <w:rPr>
                <w:rFonts w:ascii="News Gothic GDB" w:hAnsi="News Gothic GDB" w:cs="Arial"/>
                <w:sz w:val="16"/>
                <w:szCs w:val="16"/>
              </w:rPr>
              <w:t>Defined test</w:t>
            </w:r>
          </w:p>
        </w:tc>
        <w:tc>
          <w:tcPr>
            <w:tcW w:w="13134" w:type="dxa"/>
          </w:tcPr>
          <w:p w14:paraId="0152EB16" w14:textId="77777777" w:rsidR="009F52D0" w:rsidRPr="00F27756" w:rsidRDefault="009F52D0">
            <w:pPr>
              <w:jc w:val="both"/>
              <w:rPr>
                <w:rFonts w:ascii="News Gothic GDB" w:hAnsi="News Gothic GDB" w:cs="Arial"/>
                <w:sz w:val="16"/>
                <w:szCs w:val="16"/>
              </w:rPr>
            </w:pPr>
            <w:r w:rsidRPr="6ABC4B8F">
              <w:rPr>
                <w:rFonts w:ascii="News Gothic GDB" w:hAnsi="News Gothic GDB" w:cs="Arial"/>
                <w:sz w:val="16"/>
                <w:szCs w:val="16"/>
              </w:rPr>
              <w:t xml:space="preserve">No direct input for RCA. </w:t>
            </w:r>
          </w:p>
        </w:tc>
      </w:tr>
    </w:tbl>
    <w:p w14:paraId="6117C0E8" w14:textId="77777777" w:rsidR="009F52D0" w:rsidRPr="009F52D0" w:rsidRDefault="009F52D0" w:rsidP="009F52D0"/>
    <w:p w14:paraId="5458DB1A" w14:textId="6DD221E4" w:rsidR="00AB424B" w:rsidRPr="00F27756" w:rsidRDefault="00AB424B" w:rsidP="00475621">
      <w:pPr>
        <w:pStyle w:val="Heading2"/>
        <w:ind w:firstLine="360"/>
        <w:jc w:val="both"/>
        <w:rPr>
          <w:rFonts w:ascii="News Gothic GDB" w:hAnsi="News Gothic GDB"/>
          <w:i w:val="0"/>
          <w:sz w:val="20"/>
          <w:szCs w:val="20"/>
        </w:rPr>
      </w:pPr>
      <w:commentRangeStart w:id="37"/>
      <w:commentRangeStart w:id="38"/>
      <w:r w:rsidRPr="6ABC4B8F">
        <w:rPr>
          <w:rFonts w:ascii="News Gothic GDB" w:hAnsi="News Gothic GDB"/>
          <w:i w:val="0"/>
          <w:sz w:val="20"/>
          <w:szCs w:val="20"/>
        </w:rPr>
        <w:t>5</w:t>
      </w:r>
      <w:commentRangeEnd w:id="37"/>
      <w:r w:rsidR="00F414A2">
        <w:rPr>
          <w:rStyle w:val="CommentReference"/>
        </w:rPr>
        <w:commentReference w:id="37"/>
      </w:r>
      <w:commentRangeEnd w:id="38"/>
      <w:r w:rsidR="005C7ACB">
        <w:rPr>
          <w:rStyle w:val="CommentReference"/>
          <w:rFonts w:ascii="DIN-Regular" w:hAnsi="DIN-Regular"/>
          <w:b w:val="0"/>
          <w:i w:val="0"/>
        </w:rPr>
        <w:commentReference w:id="38"/>
      </w:r>
      <w:r w:rsidRPr="6ABC4B8F">
        <w:rPr>
          <w:rFonts w:ascii="News Gothic GDB" w:hAnsi="News Gothic GDB"/>
          <w:i w:val="0"/>
          <w:sz w:val="20"/>
          <w:szCs w:val="20"/>
        </w:rPr>
        <w:t>.</w:t>
      </w:r>
      <w:r w:rsidR="00DD4C01" w:rsidRPr="6ABC4B8F">
        <w:rPr>
          <w:rFonts w:ascii="News Gothic GDB" w:hAnsi="News Gothic GDB"/>
          <w:i w:val="0"/>
          <w:sz w:val="20"/>
          <w:szCs w:val="20"/>
        </w:rPr>
        <w:t>4</w:t>
      </w:r>
      <w:r w:rsidRPr="6ABC4B8F">
        <w:rPr>
          <w:rFonts w:ascii="News Gothic GDB" w:hAnsi="News Gothic GDB"/>
          <w:i w:val="0"/>
          <w:sz w:val="20"/>
          <w:szCs w:val="20"/>
        </w:rPr>
        <w:t xml:space="preserve">. L2 </w:t>
      </w:r>
      <w:r w:rsidR="00142AAF" w:rsidRPr="6ABC4B8F">
        <w:rPr>
          <w:rFonts w:ascii="News Gothic GDB" w:hAnsi="News Gothic GDB"/>
          <w:i w:val="0"/>
          <w:sz w:val="20"/>
          <w:szCs w:val="20"/>
        </w:rPr>
        <w:t>AU-110-04-IAM Provisioning Processes</w:t>
      </w:r>
      <w:bookmarkEnd w:id="36"/>
    </w:p>
    <w:p w14:paraId="6FDA6882" w14:textId="77777777" w:rsidR="00AB424B" w:rsidRPr="00F27756" w:rsidRDefault="00AB424B" w:rsidP="00475621">
      <w:pPr>
        <w:jc w:val="both"/>
        <w:rPr>
          <w:rFonts w:ascii="News Gothic GDB" w:hAnsi="News Gothic GDB"/>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AB424B" w:rsidRPr="00F27756" w14:paraId="071A71FF" w14:textId="77777777" w:rsidTr="6A5440D4">
        <w:tc>
          <w:tcPr>
            <w:tcW w:w="1620" w:type="dxa"/>
          </w:tcPr>
          <w:p w14:paraId="28E82AEE" w14:textId="77777777" w:rsidR="00AB424B" w:rsidRPr="00F27756" w:rsidRDefault="00AB424B" w:rsidP="00F0051C">
            <w:pPr>
              <w:rPr>
                <w:rFonts w:ascii="News Gothic GDB" w:hAnsi="News Gothic GDB"/>
                <w:i/>
              </w:rPr>
            </w:pPr>
            <w:r w:rsidRPr="6ABC4B8F">
              <w:rPr>
                <w:rFonts w:ascii="News Gothic GDB" w:hAnsi="News Gothic GDB" w:cs="Arial"/>
                <w:i/>
                <w:sz w:val="22"/>
                <w:szCs w:val="22"/>
              </w:rPr>
              <w:t>Topic</w:t>
            </w:r>
          </w:p>
        </w:tc>
        <w:tc>
          <w:tcPr>
            <w:tcW w:w="13134" w:type="dxa"/>
          </w:tcPr>
          <w:p w14:paraId="6DC3AEEB" w14:textId="77777777" w:rsidR="00AB424B" w:rsidRPr="00F27756" w:rsidRDefault="00AB424B" w:rsidP="00475621">
            <w:pPr>
              <w:jc w:val="both"/>
              <w:rPr>
                <w:rFonts w:ascii="News Gothic GDB" w:hAnsi="News Gothic GDB"/>
                <w:i/>
              </w:rPr>
            </w:pPr>
            <w:r w:rsidRPr="6ABC4B8F">
              <w:rPr>
                <w:rFonts w:ascii="News Gothic GDB" w:hAnsi="News Gothic GDB" w:cs="Arial"/>
                <w:i/>
                <w:sz w:val="22"/>
                <w:szCs w:val="22"/>
              </w:rPr>
              <w:t>Review and results</w:t>
            </w:r>
          </w:p>
        </w:tc>
      </w:tr>
      <w:tr w:rsidR="00AB424B" w:rsidRPr="00F27756" w14:paraId="71610AC0" w14:textId="77777777" w:rsidTr="6A5440D4">
        <w:tc>
          <w:tcPr>
            <w:tcW w:w="1620" w:type="dxa"/>
          </w:tcPr>
          <w:p w14:paraId="1C940A99" w14:textId="77777777" w:rsidR="00AB424B" w:rsidRPr="00F27756" w:rsidRDefault="00AB424B" w:rsidP="00F0051C">
            <w:pPr>
              <w:rPr>
                <w:rFonts w:ascii="News Gothic GDB" w:hAnsi="News Gothic GDB"/>
              </w:rPr>
            </w:pPr>
            <w:r w:rsidRPr="6ABC4B8F">
              <w:rPr>
                <w:rFonts w:ascii="News Gothic GDB" w:hAnsi="News Gothic GDB" w:cs="Arial"/>
                <w:sz w:val="22"/>
                <w:szCs w:val="22"/>
              </w:rPr>
              <w:t>Process description</w:t>
            </w:r>
            <w:r w:rsidRPr="6ABC4B8F">
              <w:rPr>
                <w:rFonts w:ascii="News Gothic GDB" w:hAnsi="News Gothic GDB"/>
                <w:sz w:val="16"/>
                <w:szCs w:val="16"/>
              </w:rPr>
              <w:t xml:space="preserve"> </w:t>
            </w:r>
          </w:p>
        </w:tc>
        <w:tc>
          <w:tcPr>
            <w:tcW w:w="13134" w:type="dxa"/>
          </w:tcPr>
          <w:p w14:paraId="6A24486B" w14:textId="074CA264" w:rsidR="000D3035" w:rsidRPr="00755868" w:rsidDel="005C1487" w:rsidRDefault="000D3035" w:rsidP="00475621">
            <w:pPr>
              <w:jc w:val="both"/>
              <w:rPr>
                <w:del w:id="40" w:author="Shravankumar Mohankumar" w:date="2025-09-08T14:38:00Z" w16du:dateUtc="2025-09-08T12:38:00Z"/>
                <w:rFonts w:ascii="News Gothic GDB" w:hAnsi="News Gothic GDB" w:cs="Arial"/>
                <w:color w:val="FF0000"/>
                <w:sz w:val="20"/>
                <w:szCs w:val="20"/>
                <w:highlight w:val="yellow"/>
                <w:lang w:bidi="ar-SA"/>
              </w:rPr>
            </w:pPr>
            <w:del w:id="41" w:author="Shravankumar Mohankumar" w:date="2025-09-08T14:38:00Z" w16du:dateUtc="2025-09-08T12:38:00Z">
              <w:r w:rsidRPr="00755868" w:rsidDel="005C1487">
                <w:rPr>
                  <w:rFonts w:ascii="News Gothic GDB" w:hAnsi="News Gothic GDB" w:cs="Arial"/>
                  <w:color w:val="FF0000"/>
                  <w:sz w:val="22"/>
                  <w:szCs w:val="22"/>
                  <w:highlight w:val="yellow"/>
                </w:rPr>
                <w:delText>Prepare test procedures on DORA requirements vs BAIT (extra)</w:delText>
              </w:r>
              <w:r w:rsidR="00F27756" w:rsidRPr="00755868" w:rsidDel="005C1487">
                <w:rPr>
                  <w:rFonts w:ascii="News Gothic GDB" w:hAnsi="News Gothic GDB" w:cs="Arial"/>
                  <w:color w:val="FF0000"/>
                  <w:sz w:val="22"/>
                  <w:szCs w:val="22"/>
                  <w:highlight w:val="yellow"/>
                </w:rPr>
                <w:delText xml:space="preserve"> – (</w:delText>
              </w:r>
              <w:r w:rsidR="00F27756" w:rsidDel="005C1487">
                <w:fldChar w:fldCharType="begin"/>
              </w:r>
              <w:r w:rsidR="00F27756" w:rsidDel="005C1487">
                <w:delInstrText>HYPERLINK "https://deutscheboerse.sharepoint.com/:x:/r/sites/sp0281/internal/2025%20Audits/2025-067%20IAM%20and%20PAM%20(DBAG,%20ECAG,%20CBF,%20CBL)/02%20Preparation%20-%20BCA/Audit%20L2%20L3%20Scoping%202025.xlsx?d=w415108bedd994430a0181e3a596badec&amp;csf=1&amp;web=1&amp;e=a5Ox38" \h</w:delInstrText>
              </w:r>
              <w:r w:rsidR="00F27756" w:rsidDel="005C1487">
                <w:fldChar w:fldCharType="separate"/>
              </w:r>
              <w:r w:rsidR="00F27756" w:rsidRPr="00755868" w:rsidDel="005C1487">
                <w:rPr>
                  <w:rStyle w:val="Hyperlink"/>
                  <w:rFonts w:ascii="News Gothic GDB" w:hAnsi="News Gothic GDB" w:cs="Arial"/>
                  <w:sz w:val="22"/>
                  <w:szCs w:val="22"/>
                  <w:highlight w:val="yellow"/>
                </w:rPr>
                <w:delText>link</w:delText>
              </w:r>
              <w:r w:rsidR="00F27756" w:rsidDel="005C1487">
                <w:fldChar w:fldCharType="end"/>
              </w:r>
              <w:r w:rsidR="00F27756" w:rsidRPr="00755868" w:rsidDel="005C1487">
                <w:rPr>
                  <w:rFonts w:ascii="News Gothic GDB" w:hAnsi="News Gothic GDB" w:cs="Arial"/>
                  <w:color w:val="FF0000"/>
                  <w:sz w:val="22"/>
                  <w:szCs w:val="22"/>
                  <w:highlight w:val="yellow"/>
                </w:rPr>
                <w:delText>)</w:delText>
              </w:r>
            </w:del>
          </w:p>
          <w:p w14:paraId="4078100E" w14:textId="3F6EF930" w:rsidR="00755868" w:rsidRPr="00755868" w:rsidDel="005C1487" w:rsidRDefault="00755868" w:rsidP="00755868">
            <w:pPr>
              <w:jc w:val="both"/>
              <w:rPr>
                <w:del w:id="42" w:author="Shravankumar Mohankumar" w:date="2025-09-08T14:38:00Z" w16du:dateUtc="2025-09-08T12:38:00Z"/>
                <w:rFonts w:ascii="News Gothic GDB" w:hAnsi="News Gothic GDB" w:cs="Arial"/>
                <w:color w:val="FF0000"/>
                <w:sz w:val="22"/>
                <w:szCs w:val="22"/>
                <w:highlight w:val="yellow"/>
                <w:lang w:bidi="ar-SA"/>
              </w:rPr>
            </w:pPr>
            <w:del w:id="43" w:author="Shravankumar Mohankumar" w:date="2025-09-08T14:38:00Z" w16du:dateUtc="2025-09-08T12:38:00Z">
              <w:r w:rsidRPr="00755868" w:rsidDel="005C1487">
                <w:rPr>
                  <w:rFonts w:ascii="News Gothic GDB" w:hAnsi="News Gothic GDB" w:cs="Arial"/>
                  <w:color w:val="FF0000"/>
                  <w:sz w:val="22"/>
                  <w:szCs w:val="22"/>
                  <w:highlight w:val="yellow"/>
                  <w:lang w:bidi="ar-SA"/>
                </w:rPr>
                <w:delText>Access to JIRA, Confluence, GitHub?? Check onboarded to IIQ and how it is managed??</w:delText>
              </w:r>
            </w:del>
          </w:p>
          <w:p w14:paraId="1BF27370" w14:textId="6AE17907" w:rsidR="000D3035" w:rsidRPr="00F27756" w:rsidDel="005C1487" w:rsidRDefault="00755868" w:rsidP="00755868">
            <w:pPr>
              <w:jc w:val="both"/>
              <w:rPr>
                <w:del w:id="44" w:author="Shravankumar Mohankumar" w:date="2025-09-08T14:38:00Z" w16du:dateUtc="2025-09-08T12:38:00Z"/>
                <w:rFonts w:ascii="News Gothic GDB" w:hAnsi="News Gothic GDB" w:cs="Arial"/>
                <w:color w:val="FF0000"/>
                <w:sz w:val="22"/>
                <w:szCs w:val="22"/>
                <w:lang w:bidi="ar-SA"/>
              </w:rPr>
            </w:pPr>
            <w:del w:id="45" w:author="Shravankumar Mohankumar" w:date="2025-09-08T14:38:00Z" w16du:dateUtc="2025-09-08T12:38:00Z">
              <w:r w:rsidRPr="00755868" w:rsidDel="005C1487">
                <w:rPr>
                  <w:rFonts w:ascii="News Gothic GDB" w:hAnsi="News Gothic GDB" w:cs="Arial"/>
                  <w:color w:val="FF0000"/>
                  <w:sz w:val="22"/>
                  <w:szCs w:val="22"/>
                  <w:highlight w:val="yellow"/>
                  <w:lang w:bidi="ar-SA"/>
                </w:rPr>
                <w:delText>Hint: Management of access for applications with internal access system e.g. GitHub, Confluence, Jira (IIQ manages basic access levels while additional permissions are managed by an application admin)</w:delText>
              </w:r>
            </w:del>
          </w:p>
          <w:p w14:paraId="25FDB6F9" w14:textId="297D21FF" w:rsidR="004679F8" w:rsidRPr="009E5B68" w:rsidRDefault="004679F8" w:rsidP="00306287">
            <w:pPr>
              <w:pStyle w:val="ListParagraph"/>
              <w:numPr>
                <w:ilvl w:val="0"/>
                <w:numId w:val="11"/>
              </w:numPr>
              <w:ind w:left="166" w:hanging="166"/>
              <w:jc w:val="both"/>
              <w:rPr>
                <w:rFonts w:ascii="News Gothic GDB" w:hAnsi="News Gothic GDB" w:cs="Arial"/>
              </w:rPr>
            </w:pPr>
            <w:r w:rsidRPr="00FC1091">
              <w:rPr>
                <w:rFonts w:ascii="News Gothic GDB" w:hAnsi="News Gothic GDB" w:cs="Arial"/>
                <w:color w:val="000000" w:themeColor="text1"/>
              </w:rPr>
              <w:t>Identity</w:t>
            </w:r>
            <w:r w:rsidRPr="009E5B68">
              <w:rPr>
                <w:rFonts w:ascii="News Gothic GDB" w:hAnsi="News Gothic GDB" w:cs="Arial"/>
              </w:rPr>
              <w:t xml:space="preserve"> and Access Management (ICA)</w:t>
            </w:r>
            <w:r w:rsidR="008C5A3C" w:rsidRPr="009E5B68">
              <w:rPr>
                <w:rFonts w:ascii="News Gothic GDB" w:hAnsi="News Gothic GDB" w:cs="Arial"/>
              </w:rPr>
              <w:t xml:space="preserve"> Unit</w:t>
            </w:r>
            <w:r w:rsidRPr="009E5B68">
              <w:rPr>
                <w:rFonts w:ascii="News Gothic GDB" w:hAnsi="News Gothic GDB" w:cs="Arial"/>
              </w:rPr>
              <w:t xml:space="preserve"> is part of the department Group Security (ZZA). ICA regulates the complete, uniform, and always traceable mapping of users and IT assets to unique identities</w:t>
            </w:r>
            <w:r w:rsidR="00251301" w:rsidRPr="009E5B68">
              <w:rPr>
                <w:rFonts w:ascii="News Gothic GDB" w:hAnsi="News Gothic GDB" w:cs="Arial"/>
              </w:rPr>
              <w:t xml:space="preserve">, hence </w:t>
            </w:r>
            <w:r w:rsidR="002759DE" w:rsidRPr="009E5B68">
              <w:rPr>
                <w:rFonts w:ascii="News Gothic GDB" w:hAnsi="News Gothic GDB" w:cs="Arial"/>
              </w:rPr>
              <w:t xml:space="preserve">IAM Provisioning falls under the purview of this unit. </w:t>
            </w:r>
          </w:p>
          <w:p w14:paraId="7CA2A9D4" w14:textId="33127233" w:rsidR="00D70E57" w:rsidRPr="009E5B68" w:rsidDel="005C1487" w:rsidRDefault="00D03990" w:rsidP="00FC1091">
            <w:pPr>
              <w:pStyle w:val="ListParagraph"/>
              <w:numPr>
                <w:ilvl w:val="0"/>
                <w:numId w:val="11"/>
              </w:numPr>
              <w:ind w:left="166" w:hanging="166"/>
              <w:jc w:val="both"/>
              <w:rPr>
                <w:del w:id="46" w:author="Shravankumar Mohankumar" w:date="2025-09-08T14:38:00Z" w16du:dateUtc="2025-09-08T12:38:00Z"/>
                <w:rFonts w:ascii="News Gothic GDB" w:hAnsi="News Gothic GDB" w:cs="Arial"/>
              </w:rPr>
            </w:pPr>
            <w:r w:rsidRPr="009E5B68">
              <w:rPr>
                <w:rFonts w:ascii="News Gothic GDB" w:hAnsi="News Gothic GDB" w:cs="Arial"/>
              </w:rPr>
              <w:t xml:space="preserve">The main application involved in the L2 is </w:t>
            </w:r>
            <w:r w:rsidR="00D70E57" w:rsidRPr="009E5B68">
              <w:rPr>
                <w:rFonts w:ascii="News Gothic GDB" w:hAnsi="News Gothic GDB" w:cs="Arial"/>
              </w:rPr>
              <w:t>Nexis (AID931)</w:t>
            </w:r>
            <w:r w:rsidRPr="009E5B68">
              <w:rPr>
                <w:rFonts w:ascii="News Gothic GDB" w:hAnsi="News Gothic GDB" w:cs="Arial"/>
              </w:rPr>
              <w:t>,</w:t>
            </w:r>
            <w:r w:rsidR="00D70E57" w:rsidRPr="009E5B68">
              <w:rPr>
                <w:rFonts w:ascii="News Gothic GDB" w:hAnsi="News Gothic GDB" w:cs="Arial"/>
              </w:rPr>
              <w:t xml:space="preserve"> a tool used for role analytics, role management and reporting. At Deutsche Boerse Group, Nexis enables </w:t>
            </w:r>
            <w:r w:rsidR="00170FED" w:rsidRPr="009E5B68">
              <w:rPr>
                <w:rFonts w:ascii="News Gothic GDB" w:hAnsi="News Gothic GDB" w:cs="Arial"/>
              </w:rPr>
              <w:t xml:space="preserve">the </w:t>
            </w:r>
            <w:r w:rsidR="00D70E57" w:rsidRPr="009E5B68">
              <w:rPr>
                <w:rFonts w:ascii="News Gothic GDB" w:hAnsi="News Gothic GDB" w:cs="Arial"/>
              </w:rPr>
              <w:t>creation and maintenance of business roles for the central access management platform SailPoint IIQ (AID760)</w:t>
            </w:r>
            <w:r w:rsidR="004973BF">
              <w:rPr>
                <w:rFonts w:ascii="News Gothic GDB" w:hAnsi="News Gothic GDB" w:cs="Arial"/>
              </w:rPr>
              <w:t xml:space="preserve"> via an interface. </w:t>
            </w:r>
          </w:p>
          <w:p w14:paraId="60882BF6" w14:textId="28D998F3" w:rsidR="00AB424B" w:rsidRPr="005C1487" w:rsidDel="005C1487" w:rsidRDefault="00AB424B">
            <w:pPr>
              <w:pStyle w:val="ListParagraph"/>
              <w:numPr>
                <w:ilvl w:val="0"/>
                <w:numId w:val="10"/>
              </w:numPr>
              <w:spacing w:before="0" w:after="0"/>
              <w:jc w:val="both"/>
              <w:rPr>
                <w:del w:id="47" w:author="Shravankumar Mohankumar" w:date="2025-09-08T14:37:00Z" w16du:dateUtc="2025-09-08T12:37:00Z"/>
                <w:rFonts w:ascii="News Gothic GDB" w:hAnsi="News Gothic GDB" w:cs="Arial"/>
                <w:color w:val="FF0000"/>
                <w:lang w:bidi="ar-SA"/>
                <w:rPrChange w:id="48" w:author="Shravankumar Mohankumar" w:date="2025-09-08T14:38:00Z" w16du:dateUtc="2025-09-08T12:38:00Z">
                  <w:rPr>
                    <w:del w:id="49" w:author="Shravankumar Mohankumar" w:date="2025-09-08T14:37:00Z" w16du:dateUtc="2025-09-08T12:37:00Z"/>
                    <w:lang w:bidi="ar-SA"/>
                  </w:rPr>
                </w:rPrChange>
              </w:rPr>
              <w:pPrChange w:id="50" w:author="Shravankumar Mohankumar" w:date="2025-09-08T14:38:00Z" w16du:dateUtc="2025-09-08T12:38:00Z">
                <w:pPr>
                  <w:pStyle w:val="ListParagraph"/>
                  <w:spacing w:before="0" w:after="0"/>
                  <w:jc w:val="both"/>
                </w:pPr>
              </w:pPrChange>
            </w:pPr>
          </w:p>
          <w:p w14:paraId="630B5442" w14:textId="517DDCFC" w:rsidR="00AB424B" w:rsidRPr="005C1487" w:rsidRDefault="00AB424B" w:rsidP="005C1487">
            <w:pPr>
              <w:pStyle w:val="ListParagraph"/>
              <w:numPr>
                <w:ilvl w:val="0"/>
                <w:numId w:val="10"/>
              </w:numPr>
              <w:spacing w:before="0" w:after="0"/>
              <w:jc w:val="both"/>
              <w:rPr>
                <w:highlight w:val="yellow"/>
                <w:lang w:bidi="ar-SA"/>
                <w:rPrChange w:id="51" w:author="Shravankumar Mohankumar" w:date="2025-09-08T14:37:00Z" w16du:dateUtc="2025-09-08T12:37:00Z">
                  <w:rPr>
                    <w:highlight w:val="yellow"/>
                    <w:lang w:eastAsia="en-GB" w:bidi="ar-SA"/>
                  </w:rPr>
                </w:rPrChange>
              </w:rPr>
            </w:pPr>
            <w:del w:id="52" w:author="Shravankumar Mohankumar" w:date="2025-09-08T14:37:00Z" w16du:dateUtc="2025-09-08T12:37:00Z">
              <w:r w:rsidRPr="005C1487" w:rsidDel="005C1487">
                <w:rPr>
                  <w:highlight w:val="yellow"/>
                </w:rPr>
                <w:delText xml:space="preserve">Risks known to auditees </w:delText>
              </w:r>
            </w:del>
          </w:p>
          <w:p w14:paraId="40AFF399" w14:textId="398739A2" w:rsidR="00272A73" w:rsidRPr="005C1487" w:rsidRDefault="004C1A51" w:rsidP="00FC1091">
            <w:pPr>
              <w:pStyle w:val="ListParagraph"/>
              <w:numPr>
                <w:ilvl w:val="0"/>
                <w:numId w:val="11"/>
              </w:numPr>
              <w:ind w:left="166" w:hanging="166"/>
              <w:jc w:val="both"/>
              <w:rPr>
                <w:ins w:id="53" w:author="Shravankumar Mohankumar" w:date="2025-09-08T14:38:00Z" w16du:dateUtc="2025-09-08T12:38:00Z"/>
                <w:rFonts w:ascii="News Gothic GDB" w:eastAsia="Times New Roman" w:hAnsi="News Gothic GDB" w:cs="Arial"/>
                <w:lang w:eastAsia="en-GB" w:bidi="ar-SA"/>
                <w:rPrChange w:id="54" w:author="Shravankumar Mohankumar" w:date="2025-09-08T14:38:00Z" w16du:dateUtc="2025-09-08T12:38:00Z">
                  <w:rPr>
                    <w:ins w:id="55" w:author="Shravankumar Mohankumar" w:date="2025-09-08T14:38:00Z" w16du:dateUtc="2025-09-08T12:38:00Z"/>
                    <w:rFonts w:ascii="News Gothic GDB" w:hAnsi="News Gothic GDB" w:cs="Arial"/>
                  </w:rPr>
                </w:rPrChange>
              </w:rPr>
            </w:pPr>
            <w:r w:rsidRPr="000230A3">
              <w:rPr>
                <w:rFonts w:ascii="News Gothic GDB" w:hAnsi="News Gothic GDB" w:cs="Arial"/>
              </w:rPr>
              <w:t xml:space="preserve">There </w:t>
            </w:r>
            <w:r w:rsidR="000230A3" w:rsidRPr="000230A3">
              <w:rPr>
                <w:rFonts w:ascii="News Gothic GDB" w:hAnsi="News Gothic GDB" w:cs="Arial"/>
              </w:rPr>
              <w:t>have been</w:t>
            </w:r>
            <w:r w:rsidRPr="000230A3">
              <w:rPr>
                <w:rFonts w:ascii="News Gothic GDB" w:hAnsi="News Gothic GDB" w:cs="Arial"/>
              </w:rPr>
              <w:t xml:space="preserve"> no </w:t>
            </w:r>
            <w:r w:rsidR="00272A73" w:rsidRPr="000230A3">
              <w:rPr>
                <w:rFonts w:ascii="News Gothic GDB" w:hAnsi="News Gothic GDB" w:cs="Arial"/>
              </w:rPr>
              <w:t>changes to the process since the previous audit</w:t>
            </w:r>
            <w:del w:id="56" w:author="Shravankumar Mohankumar" w:date="2025-09-08T16:35:00Z" w16du:dateUtc="2025-09-08T14:35:00Z">
              <w:r w:rsidR="00272A73" w:rsidRPr="000230A3">
                <w:rPr>
                  <w:rFonts w:ascii="News Gothic GDB" w:hAnsi="News Gothic GDB" w:cs="Arial"/>
                </w:rPr>
                <w:delText xml:space="preserve"> </w:delText>
              </w:r>
            </w:del>
          </w:p>
          <w:p w14:paraId="12788490" w14:textId="14974303" w:rsidR="00DA52A8" w:rsidRPr="00327B39" w:rsidRDefault="00FF560A" w:rsidP="00FC1091">
            <w:pPr>
              <w:pStyle w:val="ListParagraph"/>
              <w:numPr>
                <w:ilvl w:val="0"/>
                <w:numId w:val="11"/>
              </w:numPr>
              <w:ind w:left="166" w:hanging="166"/>
              <w:jc w:val="both"/>
              <w:rPr>
                <w:ins w:id="57" w:author="Shravankumar Mohankumar" w:date="2025-09-08T16:35:00Z" w16du:dateUtc="2025-09-08T14:35:00Z"/>
                <w:rFonts w:ascii="News Gothic GDB" w:eastAsia="Times New Roman" w:hAnsi="News Gothic GDB" w:cs="Arial"/>
                <w:lang w:eastAsia="en-GB" w:bidi="ar-SA"/>
                <w:rPrChange w:id="58" w:author="Shravankumar Mohankumar" w:date="2025-09-08T16:35:00Z" w16du:dateUtc="2025-09-08T14:35:00Z">
                  <w:rPr>
                    <w:ins w:id="59" w:author="Shravankumar Mohankumar" w:date="2025-09-08T16:35:00Z" w16du:dateUtc="2025-09-08T14:35:00Z"/>
                    <w:rFonts w:ascii="News Gothic GDB" w:hAnsi="News Gothic GDB" w:cs="Arial"/>
                  </w:rPr>
                </w:rPrChange>
              </w:rPr>
            </w:pPr>
            <w:ins w:id="60" w:author="Shravankumar Mohankumar" w:date="2025-09-08T17:07:00Z" w16du:dateUtc="2025-09-08T15:07:00Z">
              <w:r>
                <w:rPr>
                  <w:rFonts w:ascii="News Gothic GDB" w:hAnsi="News Gothic GDB" w:cs="Arial"/>
                  <w:lang w:eastAsia="en-GB"/>
                </w:rPr>
                <w:t xml:space="preserve">Access Management Controls for </w:t>
              </w:r>
            </w:ins>
            <w:ins w:id="61" w:author="Shravankumar Mohankumar" w:date="2025-09-08T16:55:00Z" w16du:dateUtc="2025-09-08T14:55:00Z">
              <w:r w:rsidR="00DA52A8">
                <w:rPr>
                  <w:rFonts w:ascii="News Gothic GDB" w:hAnsi="News Gothic GDB" w:cs="Arial"/>
                  <w:lang w:eastAsia="en-GB"/>
                </w:rPr>
                <w:t xml:space="preserve">Applications </w:t>
              </w:r>
            </w:ins>
            <w:ins w:id="62" w:author="Shravankumar Mohankumar" w:date="2025-09-08T16:56:00Z" w16du:dateUtc="2025-09-08T14:56:00Z">
              <w:r w:rsidR="005E0032">
                <w:rPr>
                  <w:rFonts w:ascii="News Gothic GDB" w:hAnsi="News Gothic GDB" w:cs="Arial"/>
                  <w:lang w:eastAsia="en-GB"/>
                </w:rPr>
                <w:t>such as JIRA, Confluence with manual / discretionary acces</w:t>
              </w:r>
            </w:ins>
            <w:ins w:id="63" w:author="Shravankumar Mohankumar" w:date="2025-09-08T17:06:00Z" w16du:dateUtc="2025-09-08T15:06:00Z">
              <w:r w:rsidR="000B0538">
                <w:rPr>
                  <w:rFonts w:ascii="News Gothic GDB" w:hAnsi="News Gothic GDB" w:cs="Arial"/>
                  <w:lang w:eastAsia="en-GB"/>
                </w:rPr>
                <w:t>s provisioning</w:t>
              </w:r>
              <w:r w:rsidR="004011F8">
                <w:rPr>
                  <w:rFonts w:ascii="News Gothic GDB" w:hAnsi="News Gothic GDB" w:cs="Arial"/>
                  <w:lang w:eastAsia="en-GB"/>
                </w:rPr>
                <w:t xml:space="preserve"> </w:t>
              </w:r>
            </w:ins>
            <w:ins w:id="64" w:author="Shravankumar Mohankumar" w:date="2025-09-08T17:07:00Z" w16du:dateUtc="2025-09-08T15:07:00Z">
              <w:r w:rsidR="00C55336">
                <w:rPr>
                  <w:rFonts w:ascii="News Gothic GDB" w:hAnsi="News Gothic GDB" w:cs="Arial"/>
                  <w:lang w:eastAsia="en-GB"/>
                </w:rPr>
                <w:t>were to be evaluated</w:t>
              </w:r>
            </w:ins>
          </w:p>
          <w:p w14:paraId="74472441" w14:textId="77777777" w:rsidR="00161501" w:rsidRPr="00161501" w:rsidRDefault="00327B39" w:rsidP="00FC1091">
            <w:pPr>
              <w:pStyle w:val="ListParagraph"/>
              <w:numPr>
                <w:ilvl w:val="0"/>
                <w:numId w:val="11"/>
              </w:numPr>
              <w:ind w:left="166" w:hanging="166"/>
              <w:jc w:val="both"/>
              <w:rPr>
                <w:ins w:id="65" w:author="Shravankumar Mohankumar" w:date="2025-09-08T16:36:00Z" w16du:dateUtc="2025-09-08T14:36:00Z"/>
                <w:rFonts w:ascii="News Gothic GDB" w:eastAsia="Times New Roman" w:hAnsi="News Gothic GDB" w:cs="Arial"/>
                <w:lang w:eastAsia="en-GB" w:bidi="ar-SA"/>
                <w:rPrChange w:id="66" w:author="Shravankumar Mohankumar" w:date="2025-09-08T16:36:00Z" w16du:dateUtc="2025-09-08T14:36:00Z">
                  <w:rPr>
                    <w:ins w:id="67" w:author="Shravankumar Mohankumar" w:date="2025-09-08T16:36:00Z" w16du:dateUtc="2025-09-08T14:36:00Z"/>
                    <w:rFonts w:ascii="News Gothic GDB" w:hAnsi="News Gothic GDB" w:cs="Arial"/>
                    <w:lang w:eastAsia="en-GB"/>
                  </w:rPr>
                </w:rPrChange>
              </w:rPr>
            </w:pPr>
            <w:ins w:id="68" w:author="Shravankumar Mohankumar" w:date="2025-09-08T16:35:00Z" w16du:dateUtc="2025-09-08T14:35:00Z">
              <w:r>
                <w:rPr>
                  <w:rFonts w:ascii="News Gothic GDB" w:hAnsi="News Gothic GDB" w:cs="Arial"/>
                  <w:lang w:eastAsia="en-GB"/>
                </w:rPr>
                <w:t xml:space="preserve">Future Notes pertaining to </w:t>
              </w:r>
            </w:ins>
          </w:p>
          <w:p w14:paraId="30ABA3D4" w14:textId="51B23B0D" w:rsidR="00327B39" w:rsidRPr="005C1487" w:rsidRDefault="00161501" w:rsidP="008542E2">
            <w:pPr>
              <w:pStyle w:val="ListParagraph"/>
              <w:numPr>
                <w:ilvl w:val="2"/>
                <w:numId w:val="53"/>
              </w:numPr>
              <w:spacing w:before="0" w:after="0"/>
              <w:jc w:val="both"/>
              <w:rPr>
                <w:ins w:id="69" w:author="Shravankumar Mohankumar" w:date="2025-09-08T14:38:00Z" w16du:dateUtc="2025-09-08T12:38:00Z"/>
                <w:rFonts w:ascii="News Gothic GDB" w:eastAsia="Times New Roman" w:hAnsi="News Gothic GDB" w:cs="Arial"/>
                <w:lang w:eastAsia="en-GB" w:bidi="ar-SA"/>
                <w:rPrChange w:id="70" w:author="Shravankumar Mohankumar" w:date="2025-09-08T14:38:00Z" w16du:dateUtc="2025-09-08T12:38:00Z">
                  <w:rPr>
                    <w:ins w:id="71" w:author="Shravankumar Mohankumar" w:date="2025-09-08T14:38:00Z" w16du:dateUtc="2025-09-08T12:38:00Z"/>
                    <w:rFonts w:ascii="News Gothic GDB" w:hAnsi="News Gothic GDB" w:cs="Arial"/>
                  </w:rPr>
                </w:rPrChange>
              </w:rPr>
              <w:pPrChange w:id="72" w:author="Shravankumar Mohankumar" w:date="2025-09-08T16:37:00Z" w16du:dateUtc="2025-09-08T14:37:00Z">
                <w:pPr>
                  <w:pStyle w:val="ListParagraph"/>
                  <w:numPr>
                    <w:numId w:val="10"/>
                  </w:numPr>
                  <w:spacing w:before="0" w:after="0"/>
                  <w:ind w:left="360" w:hanging="360"/>
                  <w:jc w:val="both"/>
                </w:pPr>
              </w:pPrChange>
            </w:pPr>
            <w:ins w:id="73" w:author="Shravankumar Mohankumar" w:date="2025-09-08T16:36:00Z" w16du:dateUtc="2025-09-08T14:36:00Z">
              <w:r>
                <w:rPr>
                  <w:rFonts w:ascii="News Gothic GDB" w:hAnsi="News Gothic GDB" w:cs="Arial"/>
                  <w:lang w:eastAsia="en-GB"/>
                </w:rPr>
                <w:t>N</w:t>
              </w:r>
            </w:ins>
            <w:ins w:id="74" w:author="Shravankumar Mohankumar" w:date="2025-09-08T16:35:00Z" w16du:dateUtc="2025-09-08T14:35:00Z">
              <w:r w:rsidR="00327B39">
                <w:rPr>
                  <w:rFonts w:ascii="News Gothic GDB" w:hAnsi="News Gothic GDB" w:cs="Arial"/>
                  <w:lang w:eastAsia="en-GB"/>
                </w:rPr>
                <w:t>eed</w:t>
              </w:r>
            </w:ins>
            <w:ins w:id="75" w:author="Shravankumar Mohankumar" w:date="2025-09-08T16:36:00Z" w16du:dateUtc="2025-09-08T14:36:00Z">
              <w:r w:rsidR="00327B39">
                <w:rPr>
                  <w:rFonts w:ascii="News Gothic GDB" w:hAnsi="News Gothic GDB" w:cs="Arial"/>
                  <w:lang w:eastAsia="en-GB"/>
                </w:rPr>
                <w:t xml:space="preserve"> to know of </w:t>
              </w:r>
              <w:r w:rsidR="00F44283">
                <w:rPr>
                  <w:rFonts w:ascii="News Gothic GDB" w:hAnsi="News Gothic GDB" w:cs="Arial"/>
                  <w:lang w:eastAsia="en-GB"/>
                </w:rPr>
                <w:t>IIQ roles and risks of the disclosure</w:t>
              </w:r>
            </w:ins>
            <w:ins w:id="76" w:author="Shravankumar Mohankumar" w:date="2025-09-08T17:19:00Z" w16du:dateUtc="2025-09-08T15:19:00Z">
              <w:r w:rsidR="00F42229">
                <w:rPr>
                  <w:rFonts w:ascii="News Gothic GDB" w:hAnsi="News Gothic GDB" w:cs="Arial"/>
                  <w:lang w:eastAsia="en-GB"/>
                </w:rPr>
                <w:t xml:space="preserve"> (</w:t>
              </w:r>
              <w:r w:rsidR="00F42229" w:rsidRPr="6ABC4B8F">
                <w:rPr>
                  <w:rFonts w:ascii="News Gothic GDB" w:hAnsi="News Gothic GDB" w:cs="Arial"/>
                </w:rPr>
                <w:t>FuN 250801080240</w:t>
              </w:r>
              <w:r w:rsidR="00F42229">
                <w:rPr>
                  <w:rFonts w:ascii="News Gothic GDB" w:hAnsi="News Gothic GDB" w:cs="Arial"/>
                </w:rPr>
                <w:t>)</w:t>
              </w:r>
            </w:ins>
          </w:p>
          <w:p w14:paraId="10F468EB" w14:textId="7A3D8F2A" w:rsidR="005C1487" w:rsidRPr="005C1487" w:rsidRDefault="00926E24" w:rsidP="008542E2">
            <w:pPr>
              <w:pStyle w:val="ListParagraph"/>
              <w:numPr>
                <w:ilvl w:val="2"/>
                <w:numId w:val="53"/>
              </w:numPr>
              <w:spacing w:before="0" w:after="0"/>
              <w:jc w:val="both"/>
              <w:rPr>
                <w:ins w:id="77" w:author="Shravankumar Mohankumar" w:date="2025-09-08T14:38:00Z" w16du:dateUtc="2025-09-08T12:38:00Z"/>
                <w:rFonts w:ascii="News Gothic GDB" w:eastAsia="Times New Roman" w:hAnsi="News Gothic GDB" w:cs="Arial"/>
                <w:lang w:eastAsia="en-GB" w:bidi="ar-SA"/>
                <w:rPrChange w:id="78" w:author="Shravankumar Mohankumar" w:date="2025-09-08T14:38:00Z" w16du:dateUtc="2025-09-08T12:38:00Z">
                  <w:rPr>
                    <w:ins w:id="79" w:author="Shravankumar Mohankumar" w:date="2025-09-08T14:38:00Z" w16du:dateUtc="2025-09-08T12:38:00Z"/>
                    <w:lang w:eastAsia="en-GB" w:bidi="ar-SA"/>
                  </w:rPr>
                </w:rPrChange>
              </w:rPr>
              <w:pPrChange w:id="80" w:author="Shravankumar Mohankumar" w:date="2025-09-08T14:38:00Z" w16du:dateUtc="2025-09-08T12:38:00Z">
                <w:pPr>
                  <w:pStyle w:val="ListParagraph"/>
                  <w:numPr>
                    <w:numId w:val="10"/>
                  </w:numPr>
                  <w:spacing w:before="0" w:after="0"/>
                  <w:ind w:left="360" w:hanging="360"/>
                  <w:jc w:val="both"/>
                </w:pPr>
              </w:pPrChange>
            </w:pPr>
            <w:ins w:id="81" w:author="Shravankumar Mohankumar" w:date="2025-09-08T17:15:00Z" w16du:dateUtc="2025-09-08T15:15:00Z">
              <w:r>
                <w:rPr>
                  <w:rFonts w:ascii="News Gothic GDB" w:hAnsi="News Gothic GDB" w:cs="Arial"/>
                  <w:lang w:eastAsia="en-GB"/>
                </w:rPr>
                <w:t>Access</w:t>
              </w:r>
            </w:ins>
            <w:ins w:id="82" w:author="Shravankumar Mohankumar" w:date="2025-09-08T16:37:00Z" w16du:dateUtc="2025-09-08T14:37:00Z">
              <w:r w:rsidR="007244BC">
                <w:rPr>
                  <w:rFonts w:ascii="News Gothic GDB" w:hAnsi="News Gothic GDB" w:cs="Arial"/>
                  <w:lang w:eastAsia="en-GB"/>
                </w:rPr>
                <w:t xml:space="preserve"> assignment </w:t>
              </w:r>
            </w:ins>
            <w:ins w:id="83" w:author="Shravankumar Mohankumar" w:date="2025-09-08T16:52:00Z" w16du:dateUtc="2025-09-08T14:52:00Z">
              <w:r w:rsidR="004C1966">
                <w:rPr>
                  <w:rFonts w:ascii="News Gothic GDB" w:hAnsi="News Gothic GDB" w:cs="Arial"/>
                  <w:lang w:eastAsia="en-GB"/>
                </w:rPr>
                <w:t xml:space="preserve">and revocation </w:t>
              </w:r>
            </w:ins>
            <w:ins w:id="84" w:author="Shravankumar Mohankumar" w:date="2025-09-08T16:53:00Z" w16du:dateUtc="2025-09-08T14:53:00Z">
              <w:r w:rsidR="00DB69F3">
                <w:rPr>
                  <w:rFonts w:ascii="News Gothic GDB" w:hAnsi="News Gothic GDB" w:cs="Arial"/>
                  <w:lang w:eastAsia="en-GB"/>
                </w:rPr>
                <w:t>for applications which do not have IIQ connectors</w:t>
              </w:r>
            </w:ins>
            <w:ins w:id="85" w:author="Shravankumar Mohankumar" w:date="2025-09-08T17:20:00Z" w16du:dateUtc="2025-09-08T15:20:00Z">
              <w:r w:rsidR="00EE32B0">
                <w:rPr>
                  <w:rFonts w:ascii="News Gothic GDB" w:hAnsi="News Gothic GDB" w:cs="Arial"/>
                  <w:lang w:eastAsia="en-GB"/>
                </w:rPr>
                <w:t xml:space="preserve"> (</w:t>
              </w:r>
              <w:r w:rsidR="00EE32B0" w:rsidRPr="6ABC4B8F">
                <w:rPr>
                  <w:rFonts w:ascii="News Gothic GDB" w:hAnsi="News Gothic GDB" w:cs="Arial"/>
                </w:rPr>
                <w:t>FuN 250801080240</w:t>
              </w:r>
              <w:r w:rsidR="00EE32B0">
                <w:rPr>
                  <w:rFonts w:ascii="News Gothic GDB" w:hAnsi="News Gothic GDB" w:cs="Arial"/>
                </w:rPr>
                <w:t>)</w:t>
              </w:r>
            </w:ins>
            <w:r w:rsidR="00FC1091" w:rsidRPr="00FC1091">
              <w:rPr>
                <w:rFonts w:ascii="News Gothic GDB" w:hAnsi="News Gothic GDB" w:cs="Arial"/>
              </w:rPr>
              <w:t xml:space="preserve"> </w:t>
            </w:r>
            <w:r w:rsidR="00964560">
              <w:rPr>
                <w:rFonts w:ascii="News Gothic GDB" w:hAnsi="News Gothic GDB" w:cs="Arial"/>
                <w:lang w:bidi="ar-SA"/>
              </w:rPr>
              <w:t>w</w:t>
            </w:r>
            <w:r w:rsidR="00573E5B">
              <w:rPr>
                <w:rFonts w:ascii="News Gothic GDB" w:hAnsi="News Gothic GDB" w:cs="Arial"/>
                <w:lang w:bidi="ar-SA"/>
              </w:rPr>
              <w:t>ere noted</w:t>
            </w:r>
          </w:p>
          <w:p w14:paraId="48D02CAF" w14:textId="77777777" w:rsidR="00964560" w:rsidRDefault="00964560" w:rsidP="00957DDD">
            <w:pPr>
              <w:ind w:left="360"/>
              <w:jc w:val="both"/>
              <w:rPr>
                <w:ins w:id="86" w:author="Shravankumar Mohankumar" w:date="2025-09-08T16:55:00Z" w16du:dateUtc="2025-09-08T14:55:00Z"/>
                <w:rFonts w:ascii="News Gothic GDB" w:hAnsi="News Gothic GDB" w:cs="Arial"/>
              </w:rPr>
            </w:pPr>
          </w:p>
          <w:p w14:paraId="7E831672" w14:textId="61A45B22" w:rsidR="00964560" w:rsidRPr="00C55336" w:rsidRDefault="00272A73" w:rsidP="008542E2">
            <w:pPr>
              <w:jc w:val="both"/>
              <w:rPr>
                <w:ins w:id="87" w:author="Shravankumar Mohankumar" w:date="2025-09-08T16:55:00Z" w16du:dateUtc="2025-09-08T14:55:00Z"/>
                <w:rFonts w:ascii="News Gothic GDB" w:hAnsi="News Gothic GDB" w:cs="Arial"/>
                <w:sz w:val="22"/>
                <w:szCs w:val="22"/>
                <w:rPrChange w:id="88" w:author="Shravankumar Mohankumar" w:date="2025-09-08T17:08:00Z" w16du:dateUtc="2025-09-08T15:08:00Z">
                  <w:rPr>
                    <w:ins w:id="89" w:author="Shravankumar Mohankumar" w:date="2025-09-08T16:55:00Z" w16du:dateUtc="2025-09-08T14:55:00Z"/>
                    <w:rFonts w:ascii="News Gothic GDB" w:hAnsi="News Gothic GDB" w:cs="Arial"/>
                  </w:rPr>
                </w:rPrChange>
              </w:rPr>
            </w:pPr>
            <w:r w:rsidRPr="00C55336">
              <w:rPr>
                <w:rFonts w:ascii="News Gothic GDB" w:hAnsi="News Gothic GDB" w:cs="Arial"/>
                <w:sz w:val="22"/>
                <w:szCs w:val="22"/>
                <w:rPrChange w:id="90" w:author="Shravankumar Mohankumar" w:date="2025-09-08T17:08:00Z" w16du:dateUtc="2025-09-08T15:08:00Z">
                  <w:rPr>
                    <w:rFonts w:ascii="News Gothic GDB" w:hAnsi="News Gothic GDB" w:cs="Arial"/>
                  </w:rPr>
                </w:rPrChange>
              </w:rPr>
              <w:t xml:space="preserve">Conclusion for RCA: </w:t>
            </w:r>
          </w:p>
          <w:p w14:paraId="6F85EF88" w14:textId="77777777" w:rsidR="00F92A2D" w:rsidRDefault="00272A73">
            <w:pPr>
              <w:pStyle w:val="ListParagraph"/>
              <w:numPr>
                <w:ilvl w:val="0"/>
                <w:numId w:val="11"/>
              </w:numPr>
              <w:ind w:left="166" w:hanging="166"/>
              <w:jc w:val="both"/>
              <w:rPr>
                <w:ins w:id="91" w:author="Shravankumar Mohankumar" w:date="2025-09-08T17:18:00Z" w16du:dateUtc="2025-09-08T15:18:00Z"/>
                <w:rFonts w:ascii="News Gothic GDB" w:hAnsi="News Gothic GDB" w:cs="Arial"/>
              </w:rPr>
              <w:pPrChange w:id="92" w:author="Shravankumar Mohankumar" w:date="2025-09-08T17:18:00Z" w16du:dateUtc="2025-09-08T15:18:00Z">
                <w:pPr>
                  <w:pStyle w:val="ListParagraph"/>
                </w:pPr>
              </w:pPrChange>
            </w:pPr>
            <w:r w:rsidRPr="00D776E8">
              <w:rPr>
                <w:rFonts w:ascii="News Gothic GDB" w:hAnsi="News Gothic GDB" w:cs="Arial"/>
              </w:rPr>
              <w:t xml:space="preserve">The </w:t>
            </w:r>
            <w:r w:rsidR="00F66A85" w:rsidRPr="00D776E8">
              <w:rPr>
                <w:rFonts w:ascii="News Gothic GDB" w:hAnsi="News Gothic GDB" w:cs="Arial"/>
              </w:rPr>
              <w:t xml:space="preserve">controls over IIQ role information being </w:t>
            </w:r>
            <w:r w:rsidR="00B75CBB" w:rsidRPr="00D776E8">
              <w:rPr>
                <w:rFonts w:ascii="News Gothic GDB" w:hAnsi="News Gothic GDB" w:cs="Arial"/>
              </w:rPr>
              <w:t>restricted</w:t>
            </w:r>
            <w:r w:rsidR="00F66A85" w:rsidRPr="00D776E8">
              <w:rPr>
                <w:rFonts w:ascii="News Gothic GDB" w:hAnsi="News Gothic GDB" w:cs="Arial"/>
              </w:rPr>
              <w:t xml:space="preserve"> on a </w:t>
            </w:r>
            <w:del w:id="93" w:author="Shravankumar Mohankumar" w:date="2025-09-08T14:38:00Z" w16du:dateUtc="2025-09-08T12:38:00Z">
              <w:r w:rsidR="00F66A85" w:rsidRPr="00D776E8" w:rsidDel="00CC34D3">
                <w:rPr>
                  <w:rFonts w:ascii="News Gothic GDB" w:hAnsi="News Gothic GDB" w:cs="Arial"/>
                </w:rPr>
                <w:delText>need to know</w:delText>
              </w:r>
            </w:del>
            <w:ins w:id="94" w:author="Shravankumar Mohankumar" w:date="2025-09-08T14:38:00Z" w16du:dateUtc="2025-09-08T12:38:00Z">
              <w:r w:rsidR="00CC34D3" w:rsidRPr="00D776E8">
                <w:rPr>
                  <w:rFonts w:ascii="News Gothic GDB" w:hAnsi="News Gothic GDB" w:cs="Arial"/>
                </w:rPr>
                <w:t>need-to-know</w:t>
              </w:r>
            </w:ins>
            <w:r w:rsidR="00F66A85" w:rsidRPr="00D776E8">
              <w:rPr>
                <w:rFonts w:ascii="News Gothic GDB" w:hAnsi="News Gothic GDB" w:cs="Arial"/>
              </w:rPr>
              <w:t xml:space="preserve"> basis would be evaluated.</w:t>
            </w:r>
            <w:ins w:id="95" w:author="Shravankumar Mohankumar" w:date="2025-09-08T16:21:00Z" w16du:dateUtc="2025-09-08T14:21:00Z">
              <w:r w:rsidR="00F66A85" w:rsidRPr="00D776E8">
                <w:rPr>
                  <w:rFonts w:ascii="News Gothic GDB" w:hAnsi="News Gothic GDB" w:cs="Arial"/>
                </w:rPr>
                <w:t xml:space="preserve"> </w:t>
              </w:r>
              <w:r w:rsidR="00830A88" w:rsidRPr="00D776E8">
                <w:rPr>
                  <w:rFonts w:ascii="News Gothic GDB" w:hAnsi="News Gothic GDB" w:cs="Arial"/>
                </w:rPr>
                <w:t>(TP1)</w:t>
              </w:r>
            </w:ins>
            <w:del w:id="96" w:author="Shravankumar Mohankumar" w:date="2025-09-08T16:35:00Z" w16du:dateUtc="2025-09-08T14:35:00Z">
              <w:r w:rsidR="00F66A85" w:rsidRPr="00D776E8">
                <w:rPr>
                  <w:rFonts w:ascii="News Gothic GDB" w:hAnsi="News Gothic GDB" w:cs="Arial"/>
                </w:rPr>
                <w:delText xml:space="preserve"> </w:delText>
              </w:r>
            </w:del>
          </w:p>
          <w:p w14:paraId="373A368E" w14:textId="77777777" w:rsidR="00F92A2D" w:rsidRDefault="008307A7" w:rsidP="00FC1091">
            <w:pPr>
              <w:pStyle w:val="ListParagraph"/>
              <w:numPr>
                <w:ilvl w:val="0"/>
                <w:numId w:val="11"/>
              </w:numPr>
              <w:ind w:left="166" w:hanging="166"/>
              <w:jc w:val="both"/>
              <w:rPr>
                <w:ins w:id="97" w:author="Shravankumar Mohankumar" w:date="2025-09-08T17:19:00Z" w16du:dateUtc="2025-09-08T15:19:00Z"/>
                <w:rFonts w:ascii="News Gothic GDB" w:hAnsi="News Gothic GDB" w:cs="Arial"/>
              </w:rPr>
            </w:pPr>
            <w:ins w:id="98" w:author="Shravankumar Mohankumar" w:date="2025-09-08T17:14:00Z" w16du:dateUtc="2025-09-08T15:14:00Z">
              <w:r w:rsidRPr="00D776E8">
                <w:rPr>
                  <w:rFonts w:ascii="News Gothic GDB" w:hAnsi="News Gothic GDB" w:cs="Arial"/>
                </w:rPr>
                <w:lastRenderedPageBreak/>
                <w:t>The</w:t>
              </w:r>
              <w:r w:rsidR="00926E24" w:rsidRPr="00D776E8">
                <w:rPr>
                  <w:rFonts w:ascii="News Gothic GDB" w:hAnsi="News Gothic GDB" w:cs="Arial"/>
                </w:rPr>
                <w:t xml:space="preserve"> </w:t>
              </w:r>
            </w:ins>
            <w:ins w:id="99" w:author="Shravankumar Mohankumar" w:date="2025-09-08T17:15:00Z" w16du:dateUtc="2025-09-08T15:15:00Z">
              <w:r w:rsidR="005502B9" w:rsidRPr="00D776E8">
                <w:rPr>
                  <w:rFonts w:ascii="News Gothic GDB" w:hAnsi="News Gothic GDB" w:cs="Arial"/>
                </w:rPr>
                <w:t>Access</w:t>
              </w:r>
            </w:ins>
            <w:ins w:id="100" w:author="Shravankumar Mohankumar" w:date="2025-09-08T17:14:00Z" w16du:dateUtc="2025-09-08T15:14:00Z">
              <w:r w:rsidR="00926E24" w:rsidRPr="00D776E8">
                <w:rPr>
                  <w:rFonts w:ascii="News Gothic GDB" w:hAnsi="News Gothic GDB" w:cs="Arial"/>
                </w:rPr>
                <w:t xml:space="preserve"> </w:t>
              </w:r>
            </w:ins>
            <w:ins w:id="101" w:author="Shravankumar Mohankumar" w:date="2025-09-08T17:16:00Z" w16du:dateUtc="2025-09-08T15:16:00Z">
              <w:r w:rsidR="005502B9" w:rsidRPr="00D776E8">
                <w:rPr>
                  <w:rFonts w:ascii="News Gothic GDB" w:hAnsi="News Gothic GDB" w:cs="Arial"/>
                </w:rPr>
                <w:t>assignment</w:t>
              </w:r>
            </w:ins>
            <w:ins w:id="102" w:author="Shravankumar Mohankumar" w:date="2025-09-08T17:15:00Z" w16du:dateUtc="2025-09-08T15:15:00Z">
              <w:r w:rsidR="00926E24" w:rsidRPr="00D776E8">
                <w:rPr>
                  <w:rFonts w:ascii="News Gothic GDB" w:hAnsi="News Gothic GDB" w:cs="Arial"/>
                </w:rPr>
                <w:t xml:space="preserve"> and </w:t>
              </w:r>
              <w:r w:rsidR="005502B9" w:rsidRPr="00D776E8">
                <w:rPr>
                  <w:rFonts w:ascii="News Gothic GDB" w:hAnsi="News Gothic GDB" w:cs="Arial"/>
                </w:rPr>
                <w:t>management for application which do not have IIQ connectors (TP2)</w:t>
              </w:r>
            </w:ins>
          </w:p>
          <w:p w14:paraId="206B0302" w14:textId="5C6C5F34" w:rsidR="00F92A2D" w:rsidRDefault="003528A5">
            <w:pPr>
              <w:pStyle w:val="ListParagraph"/>
              <w:numPr>
                <w:ilvl w:val="0"/>
                <w:numId w:val="11"/>
              </w:numPr>
              <w:ind w:left="166" w:hanging="166"/>
              <w:jc w:val="both"/>
              <w:rPr>
                <w:ins w:id="103" w:author="Shravankumar Mohankumar" w:date="2025-09-08T17:18:00Z" w16du:dateUtc="2025-09-08T15:18:00Z"/>
                <w:rFonts w:ascii="News Gothic GDB" w:hAnsi="News Gothic GDB" w:cs="Arial"/>
              </w:rPr>
              <w:pPrChange w:id="104" w:author="Shravankumar Mohankumar" w:date="2025-09-08T17:18:00Z" w16du:dateUtc="2025-09-08T15:18:00Z">
                <w:pPr>
                  <w:pStyle w:val="ListParagraph"/>
                </w:pPr>
              </w:pPrChange>
            </w:pPr>
            <w:ins w:id="105" w:author="Shravankumar Mohankumar" w:date="2025-09-08T17:19:00Z" w16du:dateUtc="2025-09-08T15:19:00Z">
              <w:r w:rsidRPr="00F244EF">
                <w:rPr>
                  <w:rFonts w:ascii="News Gothic GDB" w:hAnsi="News Gothic GDB" w:cs="Arial"/>
                </w:rPr>
                <w:t xml:space="preserve">Whether there exist </w:t>
              </w:r>
              <w:r w:rsidR="00741E40" w:rsidRPr="00F244EF">
                <w:rPr>
                  <w:rFonts w:ascii="News Gothic GDB" w:hAnsi="News Gothic GDB" w:cs="Arial"/>
                </w:rPr>
                <w:t xml:space="preserve">local </w:t>
              </w:r>
              <w:r w:rsidR="00191F65" w:rsidRPr="00F244EF">
                <w:rPr>
                  <w:rFonts w:ascii="News Gothic GDB" w:hAnsi="News Gothic GDB" w:cs="Arial"/>
                </w:rPr>
                <w:t>administrators</w:t>
              </w:r>
              <w:r w:rsidR="00741E40" w:rsidRPr="00F244EF">
                <w:rPr>
                  <w:rFonts w:ascii="News Gothic GDB" w:hAnsi="News Gothic GDB" w:cs="Arial"/>
                </w:rPr>
                <w:t xml:space="preserve"> on </w:t>
              </w:r>
              <w:r w:rsidR="00EA61E8" w:rsidRPr="00F244EF">
                <w:rPr>
                  <w:rFonts w:ascii="News Gothic GDB" w:hAnsi="News Gothic GDB" w:cs="Arial"/>
                </w:rPr>
                <w:t>applications</w:t>
              </w:r>
            </w:ins>
            <w:ins w:id="106" w:author="Shravankumar Mohankumar" w:date="2025-09-08T17:13:00Z" w16du:dateUtc="2025-09-08T15:13:00Z">
              <w:r w:rsidR="00FB74EC" w:rsidRPr="00F244EF">
                <w:rPr>
                  <w:rFonts w:ascii="News Gothic GDB" w:hAnsi="News Gothic GDB" w:cs="Arial"/>
                </w:rPr>
                <w:t xml:space="preserve"> </w:t>
              </w:r>
              <w:r w:rsidR="00DE23AF" w:rsidRPr="00F244EF">
                <w:rPr>
                  <w:rFonts w:ascii="News Gothic GDB" w:hAnsi="News Gothic GDB" w:cs="Arial"/>
                </w:rPr>
                <w:t xml:space="preserve">with capability to </w:t>
              </w:r>
              <w:proofErr w:type="gramStart"/>
              <w:r w:rsidR="00834606" w:rsidRPr="00F244EF">
                <w:rPr>
                  <w:rFonts w:ascii="News Gothic GDB" w:hAnsi="News Gothic GDB" w:cs="Arial"/>
                </w:rPr>
                <w:t>provision</w:t>
              </w:r>
              <w:proofErr w:type="gramEnd"/>
              <w:r w:rsidR="00834606" w:rsidRPr="00F244EF">
                <w:rPr>
                  <w:rFonts w:ascii="News Gothic GDB" w:hAnsi="News Gothic GDB" w:cs="Arial"/>
                </w:rPr>
                <w:t xml:space="preserve"> access </w:t>
              </w:r>
            </w:ins>
            <w:r w:rsidR="004F4666" w:rsidRPr="00F244EF">
              <w:rPr>
                <w:rFonts w:ascii="News Gothic GDB" w:hAnsi="News Gothic GDB" w:cs="Arial"/>
              </w:rPr>
              <w:t>to</w:t>
            </w:r>
            <w:ins w:id="107" w:author="Shravankumar Mohankumar" w:date="2025-09-08T17:13:00Z" w16du:dateUtc="2025-09-08T15:13:00Z">
              <w:r w:rsidR="00834606" w:rsidRPr="00F244EF">
                <w:rPr>
                  <w:rFonts w:ascii="News Gothic GDB" w:hAnsi="News Gothic GDB" w:cs="Arial"/>
                </w:rPr>
                <w:t xml:space="preserve"> applications</w:t>
              </w:r>
            </w:ins>
            <w:ins w:id="108" w:author="Shravankumar Mohankumar" w:date="2025-09-08T17:19:00Z" w16du:dateUtc="2025-09-08T15:19:00Z">
              <w:r w:rsidR="00FB74EC" w:rsidRPr="00F244EF">
                <w:rPr>
                  <w:rFonts w:ascii="News Gothic GDB" w:hAnsi="News Gothic GDB" w:cs="Arial"/>
                </w:rPr>
                <w:t xml:space="preserve"> suc</w:t>
              </w:r>
              <w:r w:rsidR="00191F65" w:rsidRPr="00F244EF">
                <w:rPr>
                  <w:rFonts w:ascii="News Gothic GDB" w:hAnsi="News Gothic GDB" w:cs="Arial"/>
                </w:rPr>
                <w:t>h</w:t>
              </w:r>
              <w:r w:rsidR="00FB74EC" w:rsidRPr="00F244EF">
                <w:rPr>
                  <w:rFonts w:ascii="News Gothic GDB" w:hAnsi="News Gothic GDB" w:cs="Arial"/>
                </w:rPr>
                <w:t xml:space="preserve"> as JIRA</w:t>
              </w:r>
              <w:r w:rsidR="004B1E5D" w:rsidRPr="00F244EF">
                <w:rPr>
                  <w:rFonts w:ascii="News Gothic GDB" w:hAnsi="News Gothic GDB" w:cs="Arial"/>
                </w:rPr>
                <w:t xml:space="preserve">, </w:t>
              </w:r>
              <w:r w:rsidR="00DD5FCE" w:rsidRPr="00F244EF">
                <w:rPr>
                  <w:rFonts w:ascii="News Gothic GDB" w:hAnsi="News Gothic GDB" w:cs="Arial"/>
                </w:rPr>
                <w:t xml:space="preserve">Confluence, </w:t>
              </w:r>
            </w:ins>
            <w:r w:rsidR="00FC1091" w:rsidRPr="00F244EF">
              <w:rPr>
                <w:rFonts w:ascii="News Gothic GDB" w:hAnsi="News Gothic GDB" w:cs="Arial"/>
              </w:rPr>
              <w:t>GitHub</w:t>
            </w:r>
            <w:ins w:id="109" w:author="Shravankumar Mohankumar" w:date="2025-09-08T17:19:00Z" w16du:dateUtc="2025-09-08T15:19:00Z">
              <w:r w:rsidR="005E011B" w:rsidRPr="00F244EF">
                <w:rPr>
                  <w:rFonts w:ascii="News Gothic GDB" w:hAnsi="News Gothic GDB" w:cs="Arial"/>
                </w:rPr>
                <w:t xml:space="preserve"> would be a specific </w:t>
              </w:r>
              <w:r w:rsidR="00A816AA" w:rsidRPr="00F244EF">
                <w:rPr>
                  <w:rFonts w:ascii="News Gothic GDB" w:hAnsi="News Gothic GDB" w:cs="Arial"/>
                </w:rPr>
                <w:t>subject of test</w:t>
              </w:r>
              <w:r w:rsidR="007A1562" w:rsidRPr="00F244EF">
                <w:rPr>
                  <w:rFonts w:ascii="News Gothic GDB" w:hAnsi="News Gothic GDB" w:cs="Arial"/>
                </w:rPr>
                <w:t xml:space="preserve">ing to determine </w:t>
              </w:r>
              <w:r w:rsidR="00903B4C" w:rsidRPr="00F244EF">
                <w:rPr>
                  <w:rFonts w:ascii="News Gothic GDB" w:hAnsi="News Gothic GDB" w:cs="Arial"/>
                </w:rPr>
                <w:t xml:space="preserve">compliance </w:t>
              </w:r>
              <w:proofErr w:type="gramStart"/>
              <w:r w:rsidR="00903B4C" w:rsidRPr="00F244EF">
                <w:rPr>
                  <w:rFonts w:ascii="News Gothic GDB" w:hAnsi="News Gothic GDB" w:cs="Arial"/>
                </w:rPr>
                <w:t>to</w:t>
              </w:r>
              <w:proofErr w:type="gramEnd"/>
              <w:r w:rsidR="00903B4C" w:rsidRPr="00F244EF">
                <w:rPr>
                  <w:rFonts w:ascii="News Gothic GDB" w:hAnsi="News Gothic GDB" w:cs="Arial"/>
                </w:rPr>
                <w:t xml:space="preserve"> IAM Policies and Guidelines.</w:t>
              </w:r>
            </w:ins>
            <w:ins w:id="110" w:author="Shravankumar Mohankumar" w:date="2025-09-08T17:16:00Z" w16du:dateUtc="2025-09-08T15:16:00Z">
              <w:r w:rsidR="005502B9" w:rsidRPr="00F27779">
                <w:rPr>
                  <w:rFonts w:ascii="News Gothic GDB" w:hAnsi="News Gothic GDB" w:cs="Arial"/>
                </w:rPr>
                <w:t xml:space="preserve"> (TP3)</w:t>
              </w:r>
            </w:ins>
          </w:p>
          <w:p w14:paraId="44AC444A" w14:textId="1326E93B" w:rsidR="00AB424B" w:rsidRPr="00D776E8" w:rsidDel="005C1487" w:rsidRDefault="003528A5">
            <w:pPr>
              <w:rPr>
                <w:del w:id="111" w:author="Shravankumar Mohankumar" w:date="2025-09-08T14:37:00Z" w16du:dateUtc="2025-09-08T12:37:00Z"/>
                <w:rFonts w:ascii="News Gothic GDB" w:hAnsi="News Gothic GDB" w:cs="Arial"/>
              </w:rPr>
              <w:pPrChange w:id="112" w:author="Shravankumar Mohankumar" w:date="2025-09-08T17:16:00Z" w16du:dateUtc="2025-09-08T15:16:00Z">
                <w:pPr>
                  <w:ind w:left="360"/>
                  <w:jc w:val="both"/>
                </w:pPr>
              </w:pPrChange>
            </w:pPr>
            <w:del w:id="113" w:author="Shravankumar Mohankumar" w:date="2025-09-08T17:19:00Z" w16du:dateUtc="2025-09-08T15:19:00Z">
              <w:r w:rsidRPr="00F92A2D" w:rsidDel="00F92A2D">
                <w:rPr>
                  <w:rFonts w:ascii="News Gothic GDB" w:hAnsi="News Gothic GDB" w:cs="Arial"/>
                  <w:rPrChange w:id="114" w:author="Shravankumar Mohankumar" w:date="2025-09-08T17:19:00Z" w16du:dateUtc="2025-09-08T15:19:00Z">
                    <w:rPr/>
                  </w:rPrChange>
                </w:rPr>
                <w:delText xml:space="preserve">Whether there exist </w:delText>
              </w:r>
              <w:r w:rsidR="00741E40" w:rsidRPr="00F92A2D" w:rsidDel="00F92A2D">
                <w:rPr>
                  <w:rFonts w:ascii="News Gothic GDB" w:hAnsi="News Gothic GDB" w:cs="Arial"/>
                  <w:rPrChange w:id="115" w:author="Shravankumar Mohankumar" w:date="2025-09-08T17:19:00Z" w16du:dateUtc="2025-09-08T15:19:00Z">
                    <w:rPr/>
                  </w:rPrChange>
                </w:rPr>
                <w:delText xml:space="preserve">local </w:delText>
              </w:r>
              <w:r w:rsidR="00191F65" w:rsidRPr="00F92A2D" w:rsidDel="00F92A2D">
                <w:rPr>
                  <w:rFonts w:ascii="News Gothic GDB" w:hAnsi="News Gothic GDB" w:cs="Arial"/>
                  <w:rPrChange w:id="116" w:author="Shravankumar Mohankumar" w:date="2025-09-08T17:19:00Z" w16du:dateUtc="2025-09-08T15:19:00Z">
                    <w:rPr/>
                  </w:rPrChange>
                </w:rPr>
                <w:delText>administrators</w:delText>
              </w:r>
              <w:r w:rsidR="00741E40" w:rsidRPr="00F92A2D" w:rsidDel="00F92A2D">
                <w:rPr>
                  <w:rFonts w:ascii="News Gothic GDB" w:hAnsi="News Gothic GDB" w:cs="Arial"/>
                  <w:rPrChange w:id="117" w:author="Shravankumar Mohankumar" w:date="2025-09-08T17:19:00Z" w16du:dateUtc="2025-09-08T15:19:00Z">
                    <w:rPr/>
                  </w:rPrChange>
                </w:rPr>
                <w:delText xml:space="preserve"> on </w:delText>
              </w:r>
              <w:r w:rsidR="00EA61E8" w:rsidRPr="00F92A2D" w:rsidDel="00F92A2D">
                <w:rPr>
                  <w:rFonts w:ascii="News Gothic GDB" w:hAnsi="News Gothic GDB" w:cs="Arial"/>
                  <w:rPrChange w:id="118" w:author="Shravankumar Mohankumar" w:date="2025-09-08T17:19:00Z" w16du:dateUtc="2025-09-08T15:19:00Z">
                    <w:rPr/>
                  </w:rPrChange>
                </w:rPr>
                <w:delText>applications</w:delText>
              </w:r>
              <w:r w:rsidR="00FB74EC" w:rsidRPr="00F92A2D" w:rsidDel="00F92A2D">
                <w:rPr>
                  <w:rFonts w:ascii="News Gothic GDB" w:hAnsi="News Gothic GDB" w:cs="Arial"/>
                  <w:rPrChange w:id="119" w:author="Shravankumar Mohankumar" w:date="2025-09-08T17:19:00Z" w16du:dateUtc="2025-09-08T15:19:00Z">
                    <w:rPr/>
                  </w:rPrChange>
                </w:rPr>
                <w:delText xml:space="preserve"> suc</w:delText>
              </w:r>
              <w:r w:rsidR="00191F65" w:rsidRPr="00F92A2D" w:rsidDel="00F92A2D">
                <w:rPr>
                  <w:rFonts w:ascii="News Gothic GDB" w:hAnsi="News Gothic GDB" w:cs="Arial"/>
                  <w:rPrChange w:id="120" w:author="Shravankumar Mohankumar" w:date="2025-09-08T17:19:00Z" w16du:dateUtc="2025-09-08T15:19:00Z">
                    <w:rPr/>
                  </w:rPrChange>
                </w:rPr>
                <w:delText>h</w:delText>
              </w:r>
              <w:r w:rsidR="00FB74EC" w:rsidRPr="00F92A2D" w:rsidDel="00F92A2D">
                <w:rPr>
                  <w:rFonts w:ascii="News Gothic GDB" w:hAnsi="News Gothic GDB" w:cs="Arial"/>
                  <w:rPrChange w:id="121" w:author="Shravankumar Mohankumar" w:date="2025-09-08T17:19:00Z" w16du:dateUtc="2025-09-08T15:19:00Z">
                    <w:rPr/>
                  </w:rPrChange>
                </w:rPr>
                <w:delText xml:space="preserve"> as JIRA</w:delText>
              </w:r>
              <w:r w:rsidR="004B1E5D" w:rsidRPr="00F92A2D" w:rsidDel="00F92A2D">
                <w:rPr>
                  <w:rFonts w:ascii="News Gothic GDB" w:hAnsi="News Gothic GDB" w:cs="Arial"/>
                  <w:rPrChange w:id="122" w:author="Shravankumar Mohankumar" w:date="2025-09-08T17:19:00Z" w16du:dateUtc="2025-09-08T15:19:00Z">
                    <w:rPr/>
                  </w:rPrChange>
                </w:rPr>
                <w:delText xml:space="preserve">, </w:delText>
              </w:r>
              <w:r w:rsidR="00DD5FCE" w:rsidRPr="00F92A2D" w:rsidDel="00F92A2D">
                <w:rPr>
                  <w:rFonts w:ascii="News Gothic GDB" w:hAnsi="News Gothic GDB" w:cs="Arial"/>
                  <w:rPrChange w:id="123" w:author="Shravankumar Mohankumar" w:date="2025-09-08T17:19:00Z" w16du:dateUtc="2025-09-08T15:19:00Z">
                    <w:rPr/>
                  </w:rPrChange>
                </w:rPr>
                <w:delText xml:space="preserve">Confluence, </w:delText>
              </w:r>
              <w:r w:rsidR="005E011B" w:rsidRPr="00F92A2D" w:rsidDel="00F92A2D">
                <w:rPr>
                  <w:rFonts w:ascii="News Gothic GDB" w:hAnsi="News Gothic GDB" w:cs="Arial"/>
                  <w:rPrChange w:id="124" w:author="Shravankumar Mohankumar" w:date="2025-09-08T17:19:00Z" w16du:dateUtc="2025-09-08T15:19:00Z">
                    <w:rPr/>
                  </w:rPrChange>
                </w:rPr>
                <w:delText>Gith</w:delText>
              </w:r>
              <w:r w:rsidR="00D15C14" w:rsidRPr="00F92A2D" w:rsidDel="00F92A2D">
                <w:rPr>
                  <w:rFonts w:ascii="News Gothic GDB" w:hAnsi="News Gothic GDB" w:cs="Arial"/>
                  <w:rPrChange w:id="125" w:author="Shravankumar Mohankumar" w:date="2025-09-08T17:19:00Z" w16du:dateUtc="2025-09-08T15:19:00Z">
                    <w:rPr/>
                  </w:rPrChange>
                </w:rPr>
                <w:delText>u</w:delText>
              </w:r>
              <w:r w:rsidR="005E011B" w:rsidRPr="00F92A2D" w:rsidDel="00F92A2D">
                <w:rPr>
                  <w:rFonts w:ascii="News Gothic GDB" w:hAnsi="News Gothic GDB" w:cs="Arial"/>
                  <w:rPrChange w:id="126" w:author="Shravankumar Mohankumar" w:date="2025-09-08T17:19:00Z" w16du:dateUtc="2025-09-08T15:19:00Z">
                    <w:rPr/>
                  </w:rPrChange>
                </w:rPr>
                <w:delText xml:space="preserve">b would be a specific </w:delText>
              </w:r>
              <w:r w:rsidR="00A816AA" w:rsidRPr="00F92A2D" w:rsidDel="00F92A2D">
                <w:rPr>
                  <w:rFonts w:ascii="News Gothic GDB" w:hAnsi="News Gothic GDB" w:cs="Arial"/>
                  <w:rPrChange w:id="127" w:author="Shravankumar Mohankumar" w:date="2025-09-08T17:19:00Z" w16du:dateUtc="2025-09-08T15:19:00Z">
                    <w:rPr/>
                  </w:rPrChange>
                </w:rPr>
                <w:delText>subject of test</w:delText>
              </w:r>
              <w:r w:rsidR="007A1562" w:rsidRPr="00F92A2D" w:rsidDel="00F92A2D">
                <w:rPr>
                  <w:rFonts w:ascii="News Gothic GDB" w:hAnsi="News Gothic GDB" w:cs="Arial"/>
                  <w:rPrChange w:id="128" w:author="Shravankumar Mohankumar" w:date="2025-09-08T17:19:00Z" w16du:dateUtc="2025-09-08T15:19:00Z">
                    <w:rPr/>
                  </w:rPrChange>
                </w:rPr>
                <w:delText xml:space="preserve">ing to determine </w:delText>
              </w:r>
              <w:r w:rsidR="00903B4C" w:rsidRPr="00F92A2D" w:rsidDel="00F92A2D">
                <w:rPr>
                  <w:rFonts w:ascii="News Gothic GDB" w:hAnsi="News Gothic GDB" w:cs="Arial"/>
                  <w:rPrChange w:id="129" w:author="Shravankumar Mohankumar" w:date="2025-09-08T17:19:00Z" w16du:dateUtc="2025-09-08T15:19:00Z">
                    <w:rPr/>
                  </w:rPrChange>
                </w:rPr>
                <w:delText>compliance to IAM Policies and Guidelines.</w:delText>
              </w:r>
            </w:del>
          </w:p>
          <w:p w14:paraId="1FC49C55" w14:textId="01455056" w:rsidR="00AB424B" w:rsidRPr="005C1487" w:rsidDel="005C1487" w:rsidRDefault="00AB424B">
            <w:pPr>
              <w:rPr>
                <w:del w:id="130" w:author="Shravankumar Mohankumar" w:date="2025-09-08T14:37:00Z" w16du:dateUtc="2025-09-08T12:37:00Z"/>
                <w:i/>
                <w:color w:val="4F81BD" w:themeColor="accent1"/>
                <w:lang w:bidi="ar-SA"/>
                <w:rPrChange w:id="131" w:author="Shravankumar Mohankumar" w:date="2025-09-08T14:37:00Z" w16du:dateUtc="2025-09-08T12:37:00Z">
                  <w:rPr>
                    <w:del w:id="132" w:author="Shravankumar Mohankumar" w:date="2025-09-08T14:37:00Z" w16du:dateUtc="2025-09-08T12:37:00Z"/>
                    <w:iCs/>
                    <w:lang w:eastAsia="en-GB" w:bidi="ar-SA"/>
                  </w:rPr>
                </w:rPrChange>
              </w:rPr>
              <w:pPrChange w:id="133" w:author="Shravankumar Mohankumar" w:date="2025-09-08T14:37:00Z" w16du:dateUtc="2025-09-08T12:37:00Z">
                <w:pPr>
                  <w:pStyle w:val="ListParagraph"/>
                  <w:spacing w:before="0" w:after="0"/>
                  <w:jc w:val="both"/>
                </w:pPr>
              </w:pPrChange>
            </w:pPr>
            <w:del w:id="134" w:author="Shravankumar Mohankumar" w:date="2025-09-08T14:37:00Z" w16du:dateUtc="2025-09-08T12:37:00Z">
              <w:r w:rsidRPr="005C1487" w:rsidDel="005C1487">
                <w:rPr>
                  <w:rFonts w:eastAsia="Batang"/>
                  <w:i/>
                  <w:color w:val="4F81BD" w:themeColor="accent1"/>
                  <w:rPrChange w:id="135" w:author="Shravankumar Mohankumar" w:date="2025-09-08T14:37:00Z" w16du:dateUtc="2025-09-08T12:37:00Z">
                    <w:rPr/>
                  </w:rPrChange>
                </w:rPr>
                <w:delText>Example: L2 Event preparation and notification release (For Corporate actions and Income processing)</w:delText>
              </w:r>
            </w:del>
          </w:p>
          <w:p w14:paraId="54AE2D5D" w14:textId="3CD5B3E0" w:rsidR="00AB424B" w:rsidRPr="00F27756" w:rsidDel="005C1487" w:rsidRDefault="00AB424B">
            <w:pPr>
              <w:rPr>
                <w:del w:id="136" w:author="Shravankumar Mohankumar" w:date="2025-09-08T14:37:00Z" w16du:dateUtc="2025-09-08T12:37:00Z"/>
                <w:iCs/>
                <w:lang w:bidi="ar-SA"/>
              </w:rPr>
              <w:pPrChange w:id="137" w:author="Shravankumar Mohankumar" w:date="2025-09-08T14:37:00Z" w16du:dateUtc="2025-09-08T12:37:00Z">
                <w:pPr>
                  <w:pStyle w:val="ListParagraph"/>
                  <w:spacing w:before="0" w:after="0"/>
                  <w:jc w:val="both"/>
                </w:pPr>
              </w:pPrChange>
            </w:pPr>
            <w:del w:id="138" w:author="Shravankumar Mohankumar" w:date="2025-09-08T14:37:00Z" w16du:dateUtc="2025-09-08T12:37:00Z">
              <w:r w:rsidRPr="6ABC4B8F" w:rsidDel="005C1487">
                <w:delText>Event preparation and notification release consists in receiving the event notification from the depositories/agents, ensuring completeness and accuracy of the information provided by checking some key information (event type, payment date, record date, holding, deadline)and comparing it with other sources of information (information received by data providers).Any inconsistency must be investigated and resolved asap to ensure a timely sending of event notification to customers to let them sufficient time to participate to the event, if any action required.</w:delText>
              </w:r>
            </w:del>
          </w:p>
          <w:p w14:paraId="14CCE482" w14:textId="71B0DD16" w:rsidR="00AB424B" w:rsidRPr="00F27756" w:rsidDel="005C1487" w:rsidRDefault="00AB424B">
            <w:pPr>
              <w:rPr>
                <w:del w:id="139" w:author="Shravankumar Mohankumar" w:date="2025-09-08T14:37:00Z" w16du:dateUtc="2025-09-08T12:37:00Z"/>
                <w:iCs/>
                <w:lang w:bidi="ar-SA"/>
              </w:rPr>
              <w:pPrChange w:id="140" w:author="Shravankumar Mohankumar" w:date="2025-09-08T14:37:00Z" w16du:dateUtc="2025-09-08T12:37:00Z">
                <w:pPr>
                  <w:pStyle w:val="ListParagraph"/>
                  <w:spacing w:before="0" w:after="0"/>
                  <w:jc w:val="both"/>
                </w:pPr>
              </w:pPrChange>
            </w:pPr>
            <w:del w:id="141" w:author="Shravankumar Mohankumar" w:date="2025-09-08T14:37:00Z" w16du:dateUtc="2025-09-08T12:37:00Z">
              <w:r w:rsidRPr="6ABC4B8F" w:rsidDel="005C1487">
                <w:delText>Risks known by auditees are operational risks (people risk, processing and execution risk, third party risk) which could lead to missing an event notification or incorrect or late notification sent to customers which would not allow customer to adequately and timely  participate to the event and could lead to claims.</w:delText>
              </w:r>
            </w:del>
          </w:p>
          <w:p w14:paraId="17FB4DD7" w14:textId="11FB9732" w:rsidR="00AB424B" w:rsidDel="005C1487" w:rsidRDefault="00AB424B">
            <w:pPr>
              <w:rPr>
                <w:del w:id="142" w:author="Shravankumar Mohankumar" w:date="2025-09-08T14:37:00Z" w16du:dateUtc="2025-09-08T12:37:00Z"/>
              </w:rPr>
              <w:pPrChange w:id="143" w:author="Shravankumar Mohankumar" w:date="2025-09-08T14:37:00Z" w16du:dateUtc="2025-09-08T12:37:00Z">
                <w:pPr>
                  <w:pStyle w:val="ListParagraph"/>
                  <w:spacing w:before="0" w:after="0"/>
                  <w:jc w:val="both"/>
                </w:pPr>
              </w:pPrChange>
            </w:pPr>
            <w:del w:id="144" w:author="Shravankumar Mohankumar" w:date="2025-09-08T14:37:00Z" w16du:dateUtc="2025-09-08T12:37:00Z">
              <w:r w:rsidRPr="6ABC4B8F" w:rsidDel="005C1487">
                <w:delText>Changes in the process: migration of events pertaining to CSC from KADI to 1CAS since July 2023.</w:delText>
              </w:r>
            </w:del>
          </w:p>
          <w:p w14:paraId="1366FF69" w14:textId="636B85B7" w:rsidR="00267739" w:rsidRPr="00267739" w:rsidRDefault="00267739">
            <w:pPr>
              <w:rPr>
                <w:color w:val="FF0000"/>
                <w:lang w:bidi="ar-SA"/>
              </w:rPr>
              <w:pPrChange w:id="145" w:author="Shravankumar Mohankumar" w:date="2025-09-08T14:37:00Z" w16du:dateUtc="2025-09-08T12:37:00Z">
                <w:pPr>
                  <w:jc w:val="both"/>
                </w:pPr>
              </w:pPrChange>
            </w:pPr>
          </w:p>
        </w:tc>
      </w:tr>
      <w:tr w:rsidR="00AB424B" w:rsidRPr="00F27756" w14:paraId="0F53767A" w14:textId="77777777" w:rsidTr="6A5440D4">
        <w:tc>
          <w:tcPr>
            <w:tcW w:w="1620" w:type="dxa"/>
          </w:tcPr>
          <w:p w14:paraId="5CCCADC2" w14:textId="77777777" w:rsidR="00AB424B" w:rsidRPr="00F27756" w:rsidRDefault="00AB424B" w:rsidP="00F0051C">
            <w:pPr>
              <w:rPr>
                <w:rFonts w:ascii="News Gothic GDB" w:hAnsi="News Gothic GDB"/>
              </w:rPr>
            </w:pPr>
            <w:r w:rsidRPr="6ABC4B8F">
              <w:rPr>
                <w:rFonts w:ascii="News Gothic GDB" w:hAnsi="News Gothic GDB" w:cs="Arial"/>
                <w:sz w:val="22"/>
                <w:szCs w:val="22"/>
              </w:rPr>
              <w:lastRenderedPageBreak/>
              <w:t>Key business indicators</w:t>
            </w:r>
          </w:p>
        </w:tc>
        <w:tc>
          <w:tcPr>
            <w:tcW w:w="13134" w:type="dxa"/>
          </w:tcPr>
          <w:p w14:paraId="1468B0CD" w14:textId="24B92FDD" w:rsidR="00AB424B" w:rsidRPr="00A3225C" w:rsidRDefault="00AB424B" w:rsidP="00FC1091">
            <w:pPr>
              <w:jc w:val="both"/>
              <w:rPr>
                <w:rFonts w:ascii="News Gothic GDB" w:hAnsi="News Gothic GDB"/>
              </w:rPr>
            </w:pPr>
            <w:r w:rsidRPr="00FC1091">
              <w:rPr>
                <w:rFonts w:ascii="News Gothic GDB" w:hAnsi="News Gothic GDB" w:cs="Arial"/>
              </w:rPr>
              <w:t xml:space="preserve">Business indicators are </w:t>
            </w:r>
            <w:r w:rsidR="00A3225C" w:rsidRPr="00FC1091">
              <w:rPr>
                <w:rFonts w:ascii="News Gothic GDB" w:hAnsi="News Gothic GDB" w:cs="Arial"/>
              </w:rPr>
              <w:t>available,</w:t>
            </w:r>
            <w:r w:rsidRPr="00FC1091">
              <w:rPr>
                <w:rFonts w:ascii="News Gothic GDB" w:hAnsi="News Gothic GDB" w:cs="Arial"/>
              </w:rPr>
              <w:t xml:space="preserve"> and no breaches </w:t>
            </w:r>
            <w:r w:rsidR="001E0342" w:rsidRPr="00FC1091">
              <w:rPr>
                <w:rFonts w:ascii="News Gothic GDB" w:hAnsi="News Gothic GDB" w:cs="Arial"/>
              </w:rPr>
              <w:t>were noted in the latest Di</w:t>
            </w:r>
            <w:r w:rsidR="007366E8" w:rsidRPr="00FC1091">
              <w:rPr>
                <w:rFonts w:ascii="News Gothic GDB" w:hAnsi="News Gothic GDB" w:cs="Arial"/>
              </w:rPr>
              <w:t>gital Security Committee Report.</w:t>
            </w:r>
            <w:r w:rsidR="00A3225C" w:rsidRPr="00FC1091">
              <w:rPr>
                <w:rFonts w:ascii="News Gothic GDB" w:hAnsi="News Gothic GDB" w:cs="Arial"/>
              </w:rPr>
              <w:t xml:space="preserve"> Hence no additional tests steps are required for RCA. </w:t>
            </w:r>
          </w:p>
        </w:tc>
      </w:tr>
      <w:tr w:rsidR="00AB424B" w:rsidRPr="00F27756" w14:paraId="7F73C71F" w14:textId="77777777" w:rsidTr="6A5440D4">
        <w:tc>
          <w:tcPr>
            <w:tcW w:w="1620" w:type="dxa"/>
          </w:tcPr>
          <w:p w14:paraId="0FF4DD2C" w14:textId="77777777" w:rsidR="00AB424B" w:rsidRPr="00F27756" w:rsidRDefault="00AB424B" w:rsidP="00F0051C">
            <w:pPr>
              <w:rPr>
                <w:rFonts w:ascii="News Gothic GDB" w:hAnsi="News Gothic GDB"/>
              </w:rPr>
            </w:pPr>
          </w:p>
        </w:tc>
        <w:tc>
          <w:tcPr>
            <w:tcW w:w="13134" w:type="dxa"/>
          </w:tcPr>
          <w:p w14:paraId="3FD592F6" w14:textId="77777777" w:rsidR="00AB424B" w:rsidRPr="00F27756" w:rsidRDefault="00AB424B" w:rsidP="00475621">
            <w:pPr>
              <w:jc w:val="both"/>
              <w:rPr>
                <w:rFonts w:ascii="News Gothic GDB" w:hAnsi="News Gothic GDB"/>
              </w:rPr>
            </w:pPr>
          </w:p>
        </w:tc>
      </w:tr>
      <w:tr w:rsidR="00DD4C01" w:rsidRPr="00F27756" w14:paraId="32C84209" w14:textId="77777777" w:rsidTr="6A5440D4">
        <w:tc>
          <w:tcPr>
            <w:tcW w:w="1620" w:type="dxa"/>
          </w:tcPr>
          <w:p w14:paraId="4F3E14E3" w14:textId="77777777" w:rsidR="00DD4C01" w:rsidRPr="00F27756" w:rsidRDefault="00DD4C01" w:rsidP="00F0051C">
            <w:pPr>
              <w:rPr>
                <w:rFonts w:ascii="News Gothic GDB" w:hAnsi="News Gothic GDB" w:cs="Arial"/>
                <w:sz w:val="22"/>
                <w:szCs w:val="22"/>
                <w:lang w:bidi="ar-SA"/>
              </w:rPr>
            </w:pPr>
            <w:r w:rsidRPr="6ABC4B8F">
              <w:rPr>
                <w:rFonts w:ascii="News Gothic GDB" w:hAnsi="News Gothic GDB" w:cs="Arial"/>
                <w:sz w:val="22"/>
                <w:szCs w:val="22"/>
              </w:rPr>
              <w:t xml:space="preserve">IT environment + Cloud services </w:t>
            </w:r>
          </w:p>
        </w:tc>
        <w:tc>
          <w:tcPr>
            <w:tcW w:w="13134" w:type="dxa"/>
          </w:tcPr>
          <w:p w14:paraId="1E0969D6" w14:textId="2B28362C" w:rsidR="006823A3" w:rsidRDefault="006823A3" w:rsidP="00475621">
            <w:pPr>
              <w:jc w:val="both"/>
              <w:rPr>
                <w:rFonts w:ascii="News Gothic GDB" w:hAnsi="News Gothic GDB" w:cs="Arial"/>
                <w:bCs/>
                <w:iCs/>
                <w:sz w:val="22"/>
                <w:szCs w:val="22"/>
              </w:rPr>
            </w:pPr>
            <w:r w:rsidRPr="00F27756">
              <w:rPr>
                <w:rFonts w:ascii="News Gothic GDB" w:hAnsi="News Gothic GDB" w:cs="Arial"/>
                <w:bCs/>
                <w:iCs/>
                <w:sz w:val="22"/>
                <w:szCs w:val="22"/>
              </w:rPr>
              <w:t xml:space="preserve">One </w:t>
            </w:r>
            <w:r w:rsidRPr="00F27756">
              <w:rPr>
                <w:rFonts w:ascii="News Gothic GDB" w:hAnsi="News Gothic GDB" w:cs="Arial"/>
                <w:sz w:val="22"/>
                <w:szCs w:val="22"/>
              </w:rPr>
              <w:t>application was</w:t>
            </w:r>
            <w:r w:rsidRPr="00F27756">
              <w:rPr>
                <w:rFonts w:ascii="News Gothic GDB" w:hAnsi="News Gothic GDB" w:cs="Arial"/>
                <w:bCs/>
                <w:iCs/>
                <w:sz w:val="22"/>
                <w:szCs w:val="22"/>
              </w:rPr>
              <w:t xml:space="preserve"> identified as relevant to this L2 process as per the AAP2025 Golden Source</w:t>
            </w:r>
            <w:r w:rsidR="008B1F60">
              <w:rPr>
                <w:rFonts w:ascii="News Gothic GDB" w:hAnsi="News Gothic GDB" w:cs="Arial"/>
                <w:bCs/>
                <w:iCs/>
                <w:sz w:val="22"/>
                <w:szCs w:val="22"/>
              </w:rPr>
              <w:t xml:space="preserve"> (</w:t>
            </w:r>
            <w:r w:rsidR="008B1F60" w:rsidRPr="008B1F60">
              <w:rPr>
                <w:rFonts w:ascii="News Gothic GDB" w:hAnsi="News Gothic GDB" w:cs="Arial"/>
                <w:bCs/>
                <w:iCs/>
                <w:sz w:val="22"/>
                <w:szCs w:val="22"/>
              </w:rPr>
              <w:t>Workers</w:t>
            </w:r>
            <w:r w:rsidR="00912D04">
              <w:rPr>
                <w:rFonts w:ascii="News Gothic GDB" w:hAnsi="News Gothic GDB" w:cs="Arial"/>
                <w:bCs/>
                <w:iCs/>
                <w:sz w:val="22"/>
                <w:szCs w:val="22"/>
              </w:rPr>
              <w:t>’</w:t>
            </w:r>
            <w:r w:rsidR="008B1F60" w:rsidRPr="008B1F60">
              <w:rPr>
                <w:rFonts w:ascii="News Gothic GDB" w:hAnsi="News Gothic GDB" w:cs="Arial"/>
                <w:bCs/>
                <w:iCs/>
                <w:sz w:val="22"/>
                <w:szCs w:val="22"/>
              </w:rPr>
              <w:t xml:space="preserve"> onboarding</w:t>
            </w:r>
            <w:r w:rsidR="008B1F60">
              <w:rPr>
                <w:rFonts w:ascii="News Gothic GDB" w:hAnsi="News Gothic GDB" w:cs="Arial"/>
                <w:bCs/>
                <w:iCs/>
                <w:sz w:val="22"/>
                <w:szCs w:val="22"/>
              </w:rPr>
              <w:t xml:space="preserve"> [</w:t>
            </w:r>
            <w:r w:rsidR="008B1F60" w:rsidRPr="008B1F60">
              <w:rPr>
                <w:rFonts w:ascii="News Gothic GDB" w:hAnsi="News Gothic GDB" w:cs="Arial"/>
                <w:bCs/>
                <w:iCs/>
                <w:sz w:val="22"/>
                <w:szCs w:val="22"/>
              </w:rPr>
              <w:t>AID2033</w:t>
            </w:r>
            <w:r w:rsidR="008B1F60">
              <w:rPr>
                <w:rFonts w:ascii="News Gothic GDB" w:hAnsi="News Gothic GDB" w:cs="Arial"/>
                <w:bCs/>
                <w:iCs/>
                <w:sz w:val="22"/>
                <w:szCs w:val="22"/>
              </w:rPr>
              <w:t>] is decommissioned):</w:t>
            </w:r>
          </w:p>
          <w:p w14:paraId="21C2B9A0" w14:textId="129A1E40" w:rsidR="006823A3" w:rsidRDefault="00222B81" w:rsidP="00475621">
            <w:pPr>
              <w:jc w:val="both"/>
              <w:rPr>
                <w:rFonts w:ascii="News Gothic GDB" w:hAnsi="News Gothic GDB" w:cs="Arial"/>
                <w:sz w:val="22"/>
                <w:szCs w:val="22"/>
                <w:lang w:bidi="ar-SA"/>
              </w:rPr>
            </w:pPr>
            <w:r w:rsidRPr="6ABC4B8F">
              <w:rPr>
                <w:rFonts w:ascii="News Gothic GDB" w:hAnsi="News Gothic GDB" w:cs="Arial"/>
                <w:sz w:val="22"/>
                <w:szCs w:val="22"/>
              </w:rPr>
              <w:t>- Nexis (AID931)</w:t>
            </w:r>
          </w:p>
          <w:p w14:paraId="4EEA5074" w14:textId="1A743405" w:rsidR="006F0497" w:rsidRPr="00F27756" w:rsidRDefault="006823A3" w:rsidP="0000349A">
            <w:pPr>
              <w:jc w:val="both"/>
              <w:rPr>
                <w:rFonts w:ascii="News Gothic GDB" w:hAnsi="News Gothic GDB" w:cs="Arial"/>
                <w:sz w:val="22"/>
                <w:szCs w:val="22"/>
                <w:lang w:bidi="ar-SA"/>
              </w:rPr>
            </w:pPr>
            <w:r w:rsidRPr="6ABC4B8F">
              <w:rPr>
                <w:rFonts w:ascii="News Gothic GDB" w:hAnsi="News Gothic GDB" w:cs="Arial"/>
                <w:sz w:val="22"/>
                <w:szCs w:val="22"/>
              </w:rPr>
              <w:t xml:space="preserve">IA noted that </w:t>
            </w:r>
            <w:r w:rsidR="00222B81" w:rsidRPr="6ABC4B8F">
              <w:rPr>
                <w:rFonts w:ascii="News Gothic GDB" w:hAnsi="News Gothic GDB" w:cs="Arial"/>
                <w:sz w:val="22"/>
                <w:szCs w:val="22"/>
              </w:rPr>
              <w:t>the probable</w:t>
            </w:r>
            <w:r w:rsidRPr="6ABC4B8F">
              <w:rPr>
                <w:rFonts w:ascii="News Gothic GDB" w:hAnsi="News Gothic GDB" w:cs="Arial"/>
                <w:sz w:val="22"/>
                <w:szCs w:val="22"/>
              </w:rPr>
              <w:t xml:space="preserve"> application to be covered in this L2 w</w:t>
            </w:r>
            <w:r w:rsidR="00222B81" w:rsidRPr="6ABC4B8F">
              <w:rPr>
                <w:rFonts w:ascii="News Gothic GDB" w:hAnsi="News Gothic GDB" w:cs="Arial"/>
                <w:sz w:val="22"/>
                <w:szCs w:val="22"/>
              </w:rPr>
              <w:t>as</w:t>
            </w:r>
            <w:r w:rsidRPr="6ABC4B8F">
              <w:rPr>
                <w:rFonts w:ascii="News Gothic GDB" w:hAnsi="News Gothic GDB" w:cs="Arial"/>
                <w:sz w:val="22"/>
                <w:szCs w:val="22"/>
              </w:rPr>
              <w:t xml:space="preserve"> tested in prior year’s audit for IAM. Based on preparation meetings process description and initial document review, IA performed an IT assessment for </w:t>
            </w:r>
            <w:r w:rsidR="00222B81" w:rsidRPr="6ABC4B8F">
              <w:rPr>
                <w:rFonts w:ascii="News Gothic GDB" w:hAnsi="News Gothic GDB" w:cs="Arial"/>
                <w:sz w:val="22"/>
                <w:szCs w:val="22"/>
              </w:rPr>
              <w:t>the</w:t>
            </w:r>
            <w:r w:rsidRPr="6ABC4B8F">
              <w:rPr>
                <w:rFonts w:ascii="News Gothic GDB" w:hAnsi="News Gothic GDB" w:cs="Arial"/>
                <w:sz w:val="22"/>
                <w:szCs w:val="22"/>
              </w:rPr>
              <w:t xml:space="preserve"> application and concluded no change from the last </w:t>
            </w:r>
            <w:r w:rsidR="00067DEA" w:rsidRPr="6ABC4B8F">
              <w:rPr>
                <w:rFonts w:ascii="News Gothic GDB" w:hAnsi="News Gothic GDB" w:cs="Arial"/>
                <w:sz w:val="22"/>
                <w:szCs w:val="22"/>
              </w:rPr>
              <w:t>audit performed</w:t>
            </w:r>
            <w:r w:rsidRPr="6ABC4B8F">
              <w:rPr>
                <w:rFonts w:ascii="News Gothic GDB" w:hAnsi="News Gothic GDB" w:cs="Arial"/>
                <w:sz w:val="22"/>
                <w:szCs w:val="22"/>
              </w:rPr>
              <w:t xml:space="preserve">. Hence, no further test entered in RCA for </w:t>
            </w:r>
            <w:r w:rsidR="00222B81" w:rsidRPr="6ABC4B8F">
              <w:rPr>
                <w:rFonts w:ascii="News Gothic GDB" w:hAnsi="News Gothic GDB" w:cs="Arial"/>
                <w:sz w:val="22"/>
                <w:szCs w:val="22"/>
              </w:rPr>
              <w:t xml:space="preserve">this </w:t>
            </w:r>
            <w:r w:rsidRPr="6ABC4B8F">
              <w:rPr>
                <w:rFonts w:ascii="News Gothic GDB" w:hAnsi="News Gothic GDB" w:cs="Arial"/>
                <w:sz w:val="22"/>
                <w:szCs w:val="22"/>
              </w:rPr>
              <w:t>IT application.</w:t>
            </w:r>
          </w:p>
          <w:p w14:paraId="652E0D7C" w14:textId="22ADA3DB" w:rsidR="00DD4C01" w:rsidRPr="00F27756" w:rsidRDefault="006823A3" w:rsidP="00475621">
            <w:pPr>
              <w:jc w:val="both"/>
              <w:rPr>
                <w:rFonts w:ascii="News Gothic GDB" w:hAnsi="News Gothic GDB"/>
              </w:rPr>
            </w:pPr>
            <w:r w:rsidRPr="002D46FA">
              <w:rPr>
                <w:rFonts w:ascii="News Gothic GDB" w:hAnsi="News Gothic GDB"/>
                <w:sz w:val="22"/>
                <w:szCs w:val="22"/>
                <w:u w:val="single"/>
              </w:rPr>
              <w:t>Conclusion for RCA:</w:t>
            </w:r>
            <w:r w:rsidRPr="6ABC4B8F">
              <w:rPr>
                <w:rFonts w:ascii="News Gothic GDB" w:hAnsi="News Gothic GDB"/>
                <w:sz w:val="22"/>
                <w:szCs w:val="22"/>
              </w:rPr>
              <w:t xml:space="preserve"> </w:t>
            </w:r>
            <w:r w:rsidRPr="6ABC4B8F">
              <w:rPr>
                <w:rFonts w:ascii="News Gothic GDB" w:hAnsi="News Gothic GDB" w:cs="Arial"/>
                <w:sz w:val="22"/>
                <w:szCs w:val="22"/>
              </w:rPr>
              <w:t>No test procedure to be added.</w:t>
            </w:r>
          </w:p>
        </w:tc>
      </w:tr>
      <w:tr w:rsidR="00DD4C01" w:rsidRPr="00F27756" w14:paraId="07D1FE44" w14:textId="77777777" w:rsidTr="6A5440D4">
        <w:tc>
          <w:tcPr>
            <w:tcW w:w="1620" w:type="dxa"/>
          </w:tcPr>
          <w:p w14:paraId="5E51163C" w14:textId="77777777" w:rsidR="00DD4C01" w:rsidRPr="00F27756" w:rsidRDefault="00DD4C01" w:rsidP="00F0051C">
            <w:pPr>
              <w:rPr>
                <w:rFonts w:ascii="News Gothic GDB" w:hAnsi="News Gothic GDB" w:cs="Arial"/>
                <w:sz w:val="22"/>
                <w:szCs w:val="22"/>
              </w:rPr>
            </w:pPr>
          </w:p>
        </w:tc>
        <w:tc>
          <w:tcPr>
            <w:tcW w:w="13134" w:type="dxa"/>
          </w:tcPr>
          <w:p w14:paraId="67CEE91D" w14:textId="77777777" w:rsidR="00DD4C01" w:rsidRPr="00F27756" w:rsidRDefault="00DD4C01" w:rsidP="00475621">
            <w:pPr>
              <w:jc w:val="both"/>
              <w:rPr>
                <w:rFonts w:ascii="News Gothic GDB" w:hAnsi="News Gothic GDB"/>
              </w:rPr>
            </w:pPr>
          </w:p>
        </w:tc>
      </w:tr>
      <w:tr w:rsidR="00DD4C01" w:rsidRPr="00F27756" w14:paraId="53D77200" w14:textId="77777777" w:rsidTr="6A5440D4">
        <w:tc>
          <w:tcPr>
            <w:tcW w:w="1620" w:type="dxa"/>
          </w:tcPr>
          <w:p w14:paraId="39B882C4" w14:textId="77777777" w:rsidR="00DD4C01" w:rsidRPr="00F27756" w:rsidRDefault="00DD4C01" w:rsidP="00F0051C">
            <w:pPr>
              <w:rPr>
                <w:rFonts w:ascii="News Gothic GDB" w:hAnsi="News Gothic GDB" w:cs="Arial"/>
                <w:sz w:val="22"/>
                <w:szCs w:val="22"/>
              </w:rPr>
            </w:pPr>
            <w:r w:rsidRPr="6ABC4B8F">
              <w:rPr>
                <w:rFonts w:ascii="News Gothic GDB" w:hAnsi="News Gothic GDB" w:cs="Arial"/>
                <w:sz w:val="22"/>
                <w:szCs w:val="22"/>
              </w:rPr>
              <w:t>Data from External Audit</w:t>
            </w:r>
          </w:p>
        </w:tc>
        <w:tc>
          <w:tcPr>
            <w:tcW w:w="13134" w:type="dxa"/>
          </w:tcPr>
          <w:p w14:paraId="36FEA5F6" w14:textId="25B32248" w:rsidR="00AF3293" w:rsidRPr="00F27756" w:rsidRDefault="00AF3293" w:rsidP="00475621">
            <w:pPr>
              <w:jc w:val="both"/>
              <w:rPr>
                <w:rFonts w:ascii="News Gothic GDB" w:eastAsia="News Gothic GDB" w:hAnsi="News Gothic GDB" w:cs="News Gothic GDB"/>
                <w:sz w:val="22"/>
                <w:szCs w:val="22"/>
              </w:rPr>
            </w:pPr>
            <w:r w:rsidRPr="00F27756">
              <w:rPr>
                <w:rFonts w:ascii="News Gothic GDB" w:hAnsi="News Gothic GDB"/>
                <w:sz w:val="22"/>
                <w:szCs w:val="22"/>
              </w:rPr>
              <w:t xml:space="preserve">For open external findings (F3/F4) relevant to this process, IA is performing validation on the implemented action plans in the ongoing SFV Program with target date as end of December 2025. Three validation packages relevant to this L2 are </w:t>
            </w:r>
            <w:r w:rsidR="00975D22" w:rsidRPr="00F27756">
              <w:rPr>
                <w:rFonts w:ascii="News Gothic GDB" w:hAnsi="News Gothic GDB"/>
                <w:sz w:val="22"/>
                <w:szCs w:val="22"/>
              </w:rPr>
              <w:t>IAM - 2 (DAC) Manual Authorization of Access, IAM - 4 (T1 accounts) and IAM - 10 (ECC, accounts used as intended).</w:t>
            </w:r>
            <w:r w:rsidR="00834C73" w:rsidRPr="00F27756">
              <w:rPr>
                <w:rFonts w:ascii="News Gothic GDB" w:hAnsi="News Gothic GDB"/>
                <w:sz w:val="22"/>
                <w:szCs w:val="22"/>
              </w:rPr>
              <w:t xml:space="preserve"> </w:t>
            </w:r>
            <w:r w:rsidRPr="6ABC4B8F">
              <w:rPr>
                <w:rFonts w:ascii="News Gothic GDB" w:eastAsia="News Gothic GDB" w:hAnsi="News Gothic GDB" w:cs="News Gothic GDB"/>
                <w:sz w:val="22"/>
                <w:szCs w:val="22"/>
              </w:rPr>
              <w:t>No low severity external regulatory finding was identified as relevant to this L2.</w:t>
            </w:r>
          </w:p>
          <w:p w14:paraId="1D3D4D9E" w14:textId="14E1EAC9" w:rsidR="00DD4C01" w:rsidRPr="00F27756" w:rsidRDefault="00AF3293" w:rsidP="00475621">
            <w:pPr>
              <w:jc w:val="both"/>
              <w:rPr>
                <w:rFonts w:ascii="News Gothic GDB" w:hAnsi="News Gothic GDB" w:cs="Arial"/>
                <w:color w:val="FF0000"/>
                <w:sz w:val="22"/>
                <w:szCs w:val="22"/>
                <w:lang w:bidi="ar-SA"/>
              </w:rPr>
            </w:pPr>
            <w:r w:rsidRPr="6ABC4B8F">
              <w:rPr>
                <w:rFonts w:ascii="News Gothic GDB" w:hAnsi="News Gothic GDB" w:cs="Arial"/>
                <w:sz w:val="22"/>
                <w:szCs w:val="22"/>
                <w:u w:val="single"/>
              </w:rPr>
              <w:t>Conclusion for RCA:</w:t>
            </w:r>
            <w:r w:rsidRPr="6ABC4B8F">
              <w:rPr>
                <w:rFonts w:ascii="News Gothic GDB" w:hAnsi="News Gothic GDB"/>
                <w:sz w:val="22"/>
                <w:szCs w:val="22"/>
              </w:rPr>
              <w:t xml:space="preserve"> No dedicated test point to be added.</w:t>
            </w:r>
          </w:p>
        </w:tc>
      </w:tr>
      <w:tr w:rsidR="00DD4C01" w:rsidRPr="00F27756" w14:paraId="7135DE43" w14:textId="77777777" w:rsidTr="6A5440D4">
        <w:tc>
          <w:tcPr>
            <w:tcW w:w="1620" w:type="dxa"/>
          </w:tcPr>
          <w:p w14:paraId="0B3D4E68" w14:textId="77777777" w:rsidR="00DD4C01" w:rsidRPr="00F27756" w:rsidRDefault="00DD4C01" w:rsidP="00F0051C">
            <w:pPr>
              <w:rPr>
                <w:rFonts w:ascii="News Gothic GDB" w:hAnsi="News Gothic GDB" w:cs="Arial"/>
                <w:sz w:val="22"/>
                <w:szCs w:val="22"/>
                <w:lang w:bidi="ar-SA"/>
              </w:rPr>
            </w:pPr>
            <w:r w:rsidRPr="6ABC4B8F">
              <w:rPr>
                <w:rFonts w:ascii="News Gothic GDB" w:hAnsi="News Gothic GDB" w:cs="Arial"/>
                <w:sz w:val="22"/>
                <w:szCs w:val="22"/>
              </w:rPr>
              <w:t>Relevant Future notes</w:t>
            </w:r>
          </w:p>
        </w:tc>
        <w:tc>
          <w:tcPr>
            <w:tcW w:w="13134" w:type="dxa"/>
          </w:tcPr>
          <w:p w14:paraId="1553AE33" w14:textId="538FB382" w:rsidR="00961388" w:rsidRPr="00F27756" w:rsidRDefault="0E9FFC92" w:rsidP="00475621">
            <w:pPr>
              <w:jc w:val="both"/>
              <w:rPr>
                <w:rFonts w:ascii="News Gothic GDB" w:hAnsi="News Gothic GDB" w:cs="Arial"/>
                <w:sz w:val="22"/>
                <w:szCs w:val="22"/>
                <w:lang w:bidi="ar-SA"/>
              </w:rPr>
            </w:pPr>
            <w:r w:rsidRPr="6ABC4B8F">
              <w:rPr>
                <w:rFonts w:ascii="News Gothic GDB" w:hAnsi="News Gothic GDB" w:cs="Arial"/>
                <w:sz w:val="22"/>
                <w:szCs w:val="22"/>
              </w:rPr>
              <w:t xml:space="preserve">The following 2 FuNs are identified as relevant to this L2 process: </w:t>
            </w:r>
            <w:r w:rsidR="6223B49D" w:rsidRPr="6ABC4B8F">
              <w:rPr>
                <w:rFonts w:ascii="News Gothic GDB" w:hAnsi="News Gothic GDB" w:cs="Arial"/>
                <w:sz w:val="22"/>
                <w:szCs w:val="22"/>
              </w:rPr>
              <w:t>(</w:t>
            </w:r>
            <w:hyperlink r:id="rId44">
              <w:r w:rsidR="6223B49D" w:rsidRPr="6ABC4B8F">
                <w:rPr>
                  <w:rStyle w:val="Hyperlink"/>
                  <w:rFonts w:ascii="News Gothic GDB" w:hAnsi="News Gothic GDB" w:cs="Arial"/>
                  <w:sz w:val="22"/>
                  <w:szCs w:val="22"/>
                </w:rPr>
                <w:t>link</w:t>
              </w:r>
            </w:hyperlink>
            <w:r w:rsidR="6223B49D" w:rsidRPr="6ABC4B8F">
              <w:rPr>
                <w:rFonts w:ascii="News Gothic GDB" w:hAnsi="News Gothic GDB" w:cs="Arial"/>
                <w:sz w:val="22"/>
                <w:szCs w:val="22"/>
              </w:rPr>
              <w:t>)</w:t>
            </w:r>
          </w:p>
          <w:p w14:paraId="49F5AE8B" w14:textId="6E7F1DB5" w:rsidR="00DD4C01" w:rsidRPr="00F27756" w:rsidRDefault="00961388" w:rsidP="00475621">
            <w:pPr>
              <w:jc w:val="both"/>
              <w:rPr>
                <w:rFonts w:ascii="News Gothic GDB" w:hAnsi="News Gothic GDB"/>
              </w:rPr>
            </w:pPr>
            <w:r w:rsidRPr="6ABC4B8F">
              <w:rPr>
                <w:rFonts w:ascii="News Gothic GDB" w:hAnsi="News Gothic GDB" w:cs="Arial"/>
                <w:sz w:val="22"/>
                <w:szCs w:val="22"/>
              </w:rPr>
              <w:t>FuN 250801080240, FuN 241128150529</w:t>
            </w:r>
          </w:p>
        </w:tc>
      </w:tr>
      <w:tr w:rsidR="00EB46DC" w:rsidRPr="00F27756" w14:paraId="565D60BA" w14:textId="77777777" w:rsidTr="6A5440D4">
        <w:tc>
          <w:tcPr>
            <w:tcW w:w="1620" w:type="dxa"/>
          </w:tcPr>
          <w:p w14:paraId="3A9CB364" w14:textId="441E7638" w:rsidR="00EB46DC" w:rsidRPr="00F27756" w:rsidRDefault="00EB46DC" w:rsidP="00F0051C">
            <w:pPr>
              <w:rPr>
                <w:rFonts w:ascii="News Gothic GDB" w:hAnsi="News Gothic GDB" w:cs="Arial"/>
                <w:sz w:val="22"/>
                <w:szCs w:val="22"/>
              </w:rPr>
            </w:pPr>
            <w:r w:rsidRPr="6ABC4B8F">
              <w:rPr>
                <w:rFonts w:ascii="News Gothic GDB" w:hAnsi="News Gothic GDB" w:cs="Arial"/>
                <w:sz w:val="16"/>
                <w:szCs w:val="16"/>
              </w:rPr>
              <w:t>Outcome of initiation panel (as applicable)</w:t>
            </w:r>
          </w:p>
        </w:tc>
        <w:tc>
          <w:tcPr>
            <w:tcW w:w="13134" w:type="dxa"/>
          </w:tcPr>
          <w:p w14:paraId="1D6998D7" w14:textId="77777777" w:rsidR="00EB46DC" w:rsidRPr="00F27756" w:rsidRDefault="00EB46DC" w:rsidP="00475621">
            <w:pPr>
              <w:jc w:val="both"/>
              <w:rPr>
                <w:rFonts w:ascii="News Gothic GDB" w:hAnsi="News Gothic GDB"/>
                <w:sz w:val="16"/>
                <w:szCs w:val="16"/>
                <w:lang w:bidi="ar-SA"/>
              </w:rPr>
            </w:pPr>
            <w:r w:rsidRPr="6ABC4B8F">
              <w:rPr>
                <w:rFonts w:ascii="News Gothic GDB" w:hAnsi="News Gothic GDB"/>
                <w:sz w:val="16"/>
                <w:szCs w:val="16"/>
              </w:rPr>
              <w:t>This sub-chapter is aligned with identified focus points and risks. No specific change as outcome from the initiation panel.</w:t>
            </w:r>
          </w:p>
          <w:p w14:paraId="289AD155" w14:textId="77194153" w:rsidR="00EB46DC" w:rsidRPr="00F27756" w:rsidRDefault="00EB46DC" w:rsidP="00475621">
            <w:pPr>
              <w:jc w:val="both"/>
              <w:rPr>
                <w:rFonts w:ascii="News Gothic GDB" w:hAnsi="News Gothic GDB" w:cs="Arial"/>
                <w:color w:val="FF0000"/>
                <w:sz w:val="22"/>
                <w:szCs w:val="22"/>
              </w:rPr>
            </w:pPr>
            <w:r w:rsidRPr="6ABC4B8F">
              <w:rPr>
                <w:rFonts w:ascii="News Gothic GDB" w:hAnsi="News Gothic GDB" w:cs="Arial"/>
                <w:b/>
                <w:sz w:val="16"/>
                <w:szCs w:val="16"/>
                <w:u w:val="single"/>
              </w:rPr>
              <w:t xml:space="preserve">Conclusion for RCA: </w:t>
            </w:r>
            <w:r w:rsidRPr="6ABC4B8F">
              <w:rPr>
                <w:rFonts w:ascii="News Gothic GDB" w:hAnsi="News Gothic GDB" w:cs="Arial"/>
                <w:sz w:val="16"/>
                <w:szCs w:val="16"/>
              </w:rPr>
              <w:t>No dedicated test point to be added.</w:t>
            </w:r>
          </w:p>
        </w:tc>
      </w:tr>
      <w:tr w:rsidR="00DD4C01" w:rsidRPr="00F27756" w14:paraId="4D2C2C56" w14:textId="77777777" w:rsidTr="6A5440D4">
        <w:trPr>
          <w:trHeight w:val="300"/>
        </w:trPr>
        <w:tc>
          <w:tcPr>
            <w:tcW w:w="1620" w:type="dxa"/>
          </w:tcPr>
          <w:p w14:paraId="31A95069" w14:textId="77777777" w:rsidR="00DD4C01" w:rsidRPr="00F27756" w:rsidRDefault="00DD4C01" w:rsidP="00F0051C">
            <w:pPr>
              <w:rPr>
                <w:rFonts w:ascii="News Gothic GDB" w:hAnsi="News Gothic GDB" w:cs="Arial"/>
                <w:sz w:val="22"/>
                <w:szCs w:val="22"/>
              </w:rPr>
            </w:pPr>
            <w:r w:rsidRPr="6ABC4B8F">
              <w:rPr>
                <w:rFonts w:ascii="News Gothic GDB" w:hAnsi="News Gothic GDB" w:cs="Arial"/>
                <w:sz w:val="22"/>
                <w:szCs w:val="22"/>
              </w:rPr>
              <w:lastRenderedPageBreak/>
              <w:t>Data Analytics</w:t>
            </w:r>
          </w:p>
        </w:tc>
        <w:tc>
          <w:tcPr>
            <w:tcW w:w="13134" w:type="dxa"/>
          </w:tcPr>
          <w:p w14:paraId="5C33E02E" w14:textId="133ADA20" w:rsidR="00537B5D" w:rsidRPr="00F27756" w:rsidRDefault="5BD5CAB5" w:rsidP="6A5440D4">
            <w:pPr>
              <w:tabs>
                <w:tab w:val="left" w:pos="7020"/>
              </w:tabs>
              <w:jc w:val="both"/>
              <w:rPr>
                <w:rFonts w:ascii="News Gothic GDB" w:eastAsia="Calibri" w:hAnsi="News Gothic GDB" w:cs="Calibri"/>
                <w:i/>
                <w:iCs/>
                <w:color w:val="FF0000"/>
                <w:sz w:val="22"/>
                <w:szCs w:val="22"/>
                <w:lang w:val="en-GB"/>
              </w:rPr>
            </w:pPr>
            <w:r w:rsidRPr="003F136A">
              <w:rPr>
                <w:rFonts w:ascii="News Gothic GDB" w:hAnsi="News Gothic GDB" w:cs="Arial"/>
                <w:sz w:val="22"/>
                <w:szCs w:val="22"/>
                <w:lang w:val="en-GB"/>
              </w:rPr>
              <w:t>Based on current understanding, it</w:t>
            </w:r>
            <w:r w:rsidRPr="003F136A">
              <w:rPr>
                <w:rFonts w:ascii="News Gothic GDB" w:eastAsia="Calibri" w:hAnsi="News Gothic GDB" w:cs="Arial"/>
                <w:sz w:val="22"/>
                <w:szCs w:val="22"/>
                <w:lang w:val="en-GB"/>
              </w:rPr>
              <w:t xml:space="preserve"> </w:t>
            </w:r>
            <w:r w:rsidRPr="003F136A">
              <w:rPr>
                <w:rFonts w:ascii="News Gothic GDB" w:hAnsi="News Gothic GDB" w:cs="Arial"/>
                <w:sz w:val="22"/>
                <w:szCs w:val="22"/>
                <w:lang w:val="en-GB"/>
              </w:rPr>
              <w:t>may be</w:t>
            </w:r>
            <w:r w:rsidRPr="003F136A">
              <w:rPr>
                <w:rFonts w:ascii="News Gothic GDB" w:eastAsia="Calibri" w:hAnsi="News Gothic GDB" w:cs="Arial"/>
                <w:sz w:val="22"/>
                <w:szCs w:val="22"/>
                <w:lang w:val="en-GB"/>
              </w:rPr>
              <w:t xml:space="preserve"> </w:t>
            </w:r>
            <w:r w:rsidRPr="003F136A">
              <w:rPr>
                <w:rFonts w:ascii="News Gothic GDB" w:hAnsi="News Gothic GDB" w:cs="Arial"/>
                <w:sz w:val="22"/>
                <w:szCs w:val="22"/>
                <w:lang w:val="en-GB"/>
              </w:rPr>
              <w:t>eligible for Data Analytics (DA) testing. i.e. about completeness or timeliness of data and if properly recorded and approved, investigate the discrepancies.</w:t>
            </w:r>
          </w:p>
        </w:tc>
      </w:tr>
      <w:tr w:rsidR="00DD4C01" w:rsidRPr="00FC1091" w14:paraId="78F8A1A9" w14:textId="77777777" w:rsidTr="6A5440D4">
        <w:trPr>
          <w:trHeight w:val="345"/>
        </w:trPr>
        <w:tc>
          <w:tcPr>
            <w:tcW w:w="1620" w:type="dxa"/>
          </w:tcPr>
          <w:p w14:paraId="32ADC11A" w14:textId="77777777" w:rsidR="00DD4C01" w:rsidRPr="00F27756" w:rsidRDefault="00DD4C01" w:rsidP="00F0051C">
            <w:pPr>
              <w:rPr>
                <w:rFonts w:ascii="News Gothic GDB" w:hAnsi="News Gothic GDB" w:cs="Arial"/>
                <w:sz w:val="22"/>
                <w:szCs w:val="22"/>
              </w:rPr>
            </w:pPr>
            <w:r w:rsidRPr="6ABC4B8F">
              <w:rPr>
                <w:rFonts w:ascii="News Gothic GDB" w:hAnsi="News Gothic GDB" w:cs="Arial"/>
                <w:sz w:val="22"/>
                <w:szCs w:val="22"/>
              </w:rPr>
              <w:t>Defined test</w:t>
            </w:r>
          </w:p>
        </w:tc>
        <w:tc>
          <w:tcPr>
            <w:tcW w:w="13134" w:type="dxa"/>
          </w:tcPr>
          <w:p w14:paraId="5971A3D2" w14:textId="77777777" w:rsidR="00666F21" w:rsidRPr="00F27756" w:rsidRDefault="00666F21" w:rsidP="00475621">
            <w:pPr>
              <w:jc w:val="both"/>
              <w:rPr>
                <w:rFonts w:ascii="News Gothic GDB" w:hAnsi="News Gothic GDB" w:cs="Arial"/>
                <w:sz w:val="22"/>
                <w:szCs w:val="22"/>
              </w:rPr>
            </w:pPr>
            <w:r w:rsidRPr="6ABC4B8F">
              <w:rPr>
                <w:rFonts w:ascii="News Gothic GDB" w:hAnsi="News Gothic GDB" w:cs="Arial"/>
                <w:sz w:val="22"/>
                <w:szCs w:val="22"/>
              </w:rPr>
              <w:t xml:space="preserve">This is aligned with identified focus points and risks. This is also a direct input for RCA. </w:t>
            </w:r>
          </w:p>
          <w:p w14:paraId="451EBD86" w14:textId="4675B4EC" w:rsidR="005C7ACB" w:rsidRPr="00FC1091" w:rsidRDefault="00A22DC8">
            <w:pPr>
              <w:rPr>
                <w:ins w:id="146" w:author="Shravankumar Mohankumar" w:date="2025-09-08T17:27:00Z" w16du:dateUtc="2025-09-08T15:27:00Z"/>
                <w:rFonts w:ascii="News Gothic GDB" w:hAnsi="News Gothic GDB" w:cs="Arial"/>
              </w:rPr>
              <w:pPrChange w:id="147" w:author="Shravankumar Mohankumar" w:date="2025-09-08T17:30:00Z" w16du:dateUtc="2025-09-08T15:30:00Z">
                <w:pPr>
                  <w:pStyle w:val="ListParagraph"/>
                  <w:numPr>
                    <w:numId w:val="41"/>
                  </w:numPr>
                  <w:ind w:left="1440" w:hanging="360"/>
                </w:pPr>
              </w:pPrChange>
            </w:pPr>
            <w:ins w:id="148" w:author="Shravankumar Mohankumar" w:date="2025-09-08T17:28:00Z" w16du:dateUtc="2025-09-08T15:28:00Z">
              <w:r w:rsidRPr="00FC1091">
                <w:rPr>
                  <w:rFonts w:ascii="News Gothic GDB" w:hAnsi="News Gothic GDB" w:cs="Arial"/>
                  <w:sz w:val="22"/>
                  <w:szCs w:val="22"/>
                </w:rPr>
                <w:t xml:space="preserve">(TP1) </w:t>
              </w:r>
            </w:ins>
            <w:ins w:id="149" w:author="Shravankumar Mohankumar" w:date="2025-09-08T17:27:00Z" w16du:dateUtc="2025-09-08T15:27:00Z">
              <w:r w:rsidR="005C7ACB" w:rsidRPr="00FC1091">
                <w:rPr>
                  <w:rFonts w:ascii="News Gothic GDB" w:hAnsi="News Gothic GDB" w:cs="Arial"/>
                  <w:sz w:val="22"/>
                  <w:szCs w:val="22"/>
                </w:rPr>
                <w:t xml:space="preserve">The controls over IIQ role information being restricted on a need-to-know basis would be evaluated. </w:t>
              </w:r>
            </w:ins>
          </w:p>
          <w:p w14:paraId="475988FC" w14:textId="375C79BC" w:rsidR="005C7ACB" w:rsidRPr="00FC1091" w:rsidRDefault="00A22DC8" w:rsidP="00D43440">
            <w:pPr>
              <w:rPr>
                <w:ins w:id="150" w:author="Shravankumar Mohankumar" w:date="2025-09-08T17:27:00Z" w16du:dateUtc="2025-09-08T15:27:00Z"/>
                <w:rFonts w:ascii="News Gothic GDB" w:hAnsi="News Gothic GDB" w:cs="Arial"/>
                <w:sz w:val="22"/>
                <w:szCs w:val="22"/>
              </w:rPr>
            </w:pPr>
            <w:ins w:id="151" w:author="Shravankumar Mohankumar" w:date="2025-09-08T17:28:00Z" w16du:dateUtc="2025-09-08T15:28:00Z">
              <w:r w:rsidRPr="00FC1091">
                <w:rPr>
                  <w:rFonts w:ascii="News Gothic GDB" w:hAnsi="News Gothic GDB" w:cs="Arial"/>
                  <w:sz w:val="22"/>
                  <w:szCs w:val="22"/>
                </w:rPr>
                <w:t>(TP2)</w:t>
              </w:r>
            </w:ins>
            <w:ins w:id="152" w:author="Shravankumar Mohankumar" w:date="2025-09-08T17:27:00Z" w16du:dateUtc="2025-09-08T15:27:00Z">
              <w:r w:rsidR="005C7ACB" w:rsidRPr="00FC1091">
                <w:rPr>
                  <w:rFonts w:ascii="News Gothic GDB" w:hAnsi="News Gothic GDB" w:cs="Arial"/>
                  <w:sz w:val="22"/>
                  <w:szCs w:val="22"/>
                </w:rPr>
                <w:t xml:space="preserve"> Access assignment and management for </w:t>
              </w:r>
            </w:ins>
            <w:ins w:id="153" w:author="Shravankumar Mohankumar" w:date="2025-09-08T17:29:00Z" w16du:dateUtc="2025-09-08T15:29:00Z">
              <w:r w:rsidRPr="00FC1091">
                <w:rPr>
                  <w:rFonts w:ascii="News Gothic GDB" w:hAnsi="News Gothic GDB" w:cs="Arial"/>
                  <w:sz w:val="22"/>
                  <w:szCs w:val="22"/>
                </w:rPr>
                <w:t>applications</w:t>
              </w:r>
            </w:ins>
            <w:ins w:id="154" w:author="Shravankumar Mohankumar" w:date="2025-09-08T17:27:00Z" w16du:dateUtc="2025-09-08T15:27:00Z">
              <w:r w:rsidR="005C7ACB" w:rsidRPr="00FC1091">
                <w:rPr>
                  <w:rFonts w:ascii="News Gothic GDB" w:hAnsi="News Gothic GDB" w:cs="Arial"/>
                  <w:sz w:val="22"/>
                  <w:szCs w:val="22"/>
                </w:rPr>
                <w:t xml:space="preserve"> which do not have IIQ connectors </w:t>
              </w:r>
            </w:ins>
          </w:p>
          <w:p w14:paraId="4ED5BE76" w14:textId="147D68B5" w:rsidR="005F22F2" w:rsidRPr="00FC1091" w:rsidRDefault="00A22DC8">
            <w:pPr>
              <w:rPr>
                <w:rFonts w:ascii="News Gothic GDB" w:hAnsi="News Gothic GDB" w:cs="Arial"/>
                <w:sz w:val="22"/>
                <w:szCs w:val="22"/>
                <w:rPrChange w:id="155" w:author="Shravankumar Mohankumar" w:date="2025-09-08T17:30:00Z" w16du:dateUtc="2025-09-08T15:30:00Z">
                  <w:rPr>
                    <w:rFonts w:ascii="News Gothic GDB" w:hAnsi="News Gothic GDB" w:cs="Arial"/>
                    <w:sz w:val="22"/>
                    <w:szCs w:val="22"/>
                    <w:lang w:bidi="ar-SA"/>
                  </w:rPr>
                </w:rPrChange>
              </w:rPr>
              <w:pPrChange w:id="156" w:author="Shravankumar Mohankumar" w:date="2025-09-08T17:30:00Z" w16du:dateUtc="2025-09-08T15:30:00Z">
                <w:pPr>
                  <w:jc w:val="both"/>
                </w:pPr>
              </w:pPrChange>
            </w:pPr>
            <w:ins w:id="157" w:author="Shravankumar Mohankumar" w:date="2025-09-08T17:28:00Z" w16du:dateUtc="2025-09-08T15:28:00Z">
              <w:r w:rsidRPr="00FC1091">
                <w:rPr>
                  <w:rFonts w:ascii="News Gothic GDB" w:hAnsi="News Gothic GDB" w:cs="Arial"/>
                  <w:sz w:val="22"/>
                  <w:szCs w:val="22"/>
                </w:rPr>
                <w:t>(TP3)</w:t>
              </w:r>
            </w:ins>
            <w:ins w:id="158" w:author="Shravankumar Mohankumar" w:date="2025-09-08T17:29:00Z" w16du:dateUtc="2025-09-08T15:29:00Z">
              <w:r w:rsidRPr="00FC1091">
                <w:rPr>
                  <w:rFonts w:ascii="News Gothic GDB" w:hAnsi="News Gothic GDB" w:cs="Arial"/>
                  <w:sz w:val="22"/>
                  <w:szCs w:val="22"/>
                </w:rPr>
                <w:t xml:space="preserve"> </w:t>
              </w:r>
            </w:ins>
            <w:ins w:id="159" w:author="Shravankumar Mohankumar" w:date="2025-09-08T17:27:00Z" w16du:dateUtc="2025-09-08T15:27:00Z">
              <w:r w:rsidR="005C7ACB" w:rsidRPr="00FC1091">
                <w:rPr>
                  <w:rFonts w:ascii="News Gothic GDB" w:hAnsi="News Gothic GDB" w:cs="Arial"/>
                  <w:sz w:val="22"/>
                  <w:szCs w:val="22"/>
                </w:rPr>
                <w:t xml:space="preserve">Whether there exist local administrators on applications with capability to provision access </w:t>
              </w:r>
            </w:ins>
            <w:ins w:id="160" w:author="Shravankumar Mohankumar" w:date="2025-09-08T17:29:00Z" w16du:dateUtc="2025-09-08T15:29:00Z">
              <w:r w:rsidRPr="00FC1091">
                <w:rPr>
                  <w:rFonts w:ascii="News Gothic GDB" w:hAnsi="News Gothic GDB" w:cs="Arial"/>
                  <w:sz w:val="22"/>
                  <w:szCs w:val="22"/>
                </w:rPr>
                <w:t>to</w:t>
              </w:r>
            </w:ins>
            <w:ins w:id="161" w:author="Shravankumar Mohankumar" w:date="2025-09-08T17:27:00Z" w16du:dateUtc="2025-09-08T15:27:00Z">
              <w:r w:rsidR="005C7ACB" w:rsidRPr="00FC1091">
                <w:rPr>
                  <w:rFonts w:ascii="News Gothic GDB" w:hAnsi="News Gothic GDB" w:cs="Arial"/>
                  <w:sz w:val="22"/>
                  <w:szCs w:val="22"/>
                </w:rPr>
                <w:t xml:space="preserve"> applications such as JIRA, Confluence, </w:t>
              </w:r>
            </w:ins>
            <w:r w:rsidR="00303E1B" w:rsidRPr="00FC1091">
              <w:rPr>
                <w:rFonts w:ascii="News Gothic GDB" w:hAnsi="News Gothic GDB" w:cs="Arial"/>
                <w:sz w:val="22"/>
                <w:szCs w:val="22"/>
              </w:rPr>
              <w:t>GitHub</w:t>
            </w:r>
            <w:ins w:id="162" w:author="Shravankumar Mohankumar" w:date="2025-09-08T17:27:00Z" w16du:dateUtc="2025-09-08T15:27:00Z">
              <w:r w:rsidR="005C7ACB" w:rsidRPr="00FC1091">
                <w:rPr>
                  <w:rFonts w:ascii="News Gothic GDB" w:hAnsi="News Gothic GDB" w:cs="Arial"/>
                  <w:sz w:val="22"/>
                  <w:szCs w:val="22"/>
                </w:rPr>
                <w:t xml:space="preserve"> would be a specific subject of testing to determine compliance to IAM Policies and Guidelines. </w:t>
              </w:r>
            </w:ins>
          </w:p>
        </w:tc>
      </w:tr>
    </w:tbl>
    <w:p w14:paraId="755EC6B4" w14:textId="77777777" w:rsidR="00AB424B" w:rsidRPr="00F27756" w:rsidRDefault="00AB424B" w:rsidP="00475621">
      <w:pPr>
        <w:jc w:val="both"/>
        <w:rPr>
          <w:rFonts w:ascii="News Gothic GDB" w:hAnsi="News Gothic GDB"/>
        </w:rPr>
      </w:pPr>
    </w:p>
    <w:p w14:paraId="0909C597" w14:textId="581B83DC" w:rsidR="00AB424B" w:rsidRPr="00F27756" w:rsidRDefault="00AB424B" w:rsidP="000B37BA">
      <w:pPr>
        <w:pStyle w:val="Heading2"/>
        <w:tabs>
          <w:tab w:val="left" w:pos="5387"/>
        </w:tabs>
        <w:ind w:firstLine="360"/>
        <w:jc w:val="both"/>
        <w:rPr>
          <w:rFonts w:ascii="News Gothic GDB" w:hAnsi="News Gothic GDB"/>
          <w:i w:val="0"/>
          <w:sz w:val="20"/>
          <w:szCs w:val="20"/>
          <w:lang w:val="fr-FR"/>
        </w:rPr>
      </w:pPr>
      <w:bookmarkStart w:id="163" w:name="_Toc206680700"/>
      <w:commentRangeStart w:id="164"/>
      <w:r w:rsidRPr="009118F9">
        <w:rPr>
          <w:rFonts w:ascii="News Gothic GDB" w:hAnsi="News Gothic GDB"/>
          <w:i w:val="0"/>
          <w:sz w:val="20"/>
          <w:szCs w:val="20"/>
          <w:lang w:val="fr-FR"/>
        </w:rPr>
        <w:t>5.</w:t>
      </w:r>
      <w:r w:rsidR="00DD4C01" w:rsidRPr="009118F9">
        <w:rPr>
          <w:rFonts w:ascii="News Gothic GDB" w:hAnsi="News Gothic GDB"/>
          <w:i w:val="0"/>
          <w:sz w:val="20"/>
          <w:szCs w:val="20"/>
          <w:lang w:val="fr-FR"/>
        </w:rPr>
        <w:t>5</w:t>
      </w:r>
      <w:r w:rsidRPr="009118F9">
        <w:rPr>
          <w:rFonts w:ascii="News Gothic GDB" w:hAnsi="News Gothic GDB"/>
          <w:i w:val="0"/>
          <w:sz w:val="20"/>
          <w:szCs w:val="20"/>
          <w:lang w:val="fr-FR"/>
        </w:rPr>
        <w:t xml:space="preserve">. </w:t>
      </w:r>
      <w:commentRangeStart w:id="165"/>
      <w:commentRangeStart w:id="166"/>
      <w:commentRangeStart w:id="167"/>
      <w:r w:rsidRPr="009118F9">
        <w:rPr>
          <w:rFonts w:ascii="News Gothic GDB" w:hAnsi="News Gothic GDB"/>
          <w:i w:val="0"/>
          <w:sz w:val="20"/>
          <w:szCs w:val="20"/>
          <w:lang w:val="fr-FR"/>
        </w:rPr>
        <w:t xml:space="preserve">L2 </w:t>
      </w:r>
      <w:r w:rsidR="00142AAF" w:rsidRPr="009118F9">
        <w:rPr>
          <w:rFonts w:ascii="News Gothic GDB" w:hAnsi="News Gothic GDB"/>
          <w:i w:val="0"/>
          <w:sz w:val="20"/>
          <w:szCs w:val="20"/>
          <w:lang w:val="fr-FR"/>
        </w:rPr>
        <w:t>AU-110-05-IAM Recertification Processes</w:t>
      </w:r>
      <w:commentRangeEnd w:id="165"/>
      <w:r w:rsidR="00F414A2">
        <w:rPr>
          <w:rStyle w:val="CommentReference"/>
        </w:rPr>
        <w:commentReference w:id="165"/>
      </w:r>
      <w:commentRangeEnd w:id="166"/>
      <w:r w:rsidR="005A459D">
        <w:rPr>
          <w:rStyle w:val="CommentReference"/>
          <w:rFonts w:ascii="DIN-Regular" w:hAnsi="DIN-Regular"/>
          <w:b w:val="0"/>
          <w:i w:val="0"/>
        </w:rPr>
        <w:commentReference w:id="166"/>
      </w:r>
      <w:bookmarkEnd w:id="163"/>
      <w:commentRangeEnd w:id="167"/>
      <w:r w:rsidR="000F3B49">
        <w:rPr>
          <w:rStyle w:val="CommentReference"/>
          <w:rFonts w:ascii="DIN-Regular" w:hAnsi="DIN-Regular"/>
          <w:b w:val="0"/>
          <w:i w:val="0"/>
        </w:rPr>
        <w:commentReference w:id="167"/>
      </w:r>
      <w:commentRangeEnd w:id="164"/>
      <w:r w:rsidR="008B2CC4">
        <w:rPr>
          <w:rStyle w:val="CommentReference"/>
          <w:rFonts w:ascii="DIN-Regular" w:hAnsi="DIN-Regular"/>
          <w:b w:val="0"/>
          <w:i w:val="0"/>
        </w:rPr>
        <w:commentReference w:id="164"/>
      </w:r>
    </w:p>
    <w:p w14:paraId="56EDD7FE" w14:textId="77777777" w:rsidR="00AB424B" w:rsidRPr="00F27756" w:rsidRDefault="00AB424B" w:rsidP="00475621">
      <w:pPr>
        <w:jc w:val="both"/>
        <w:rPr>
          <w:rFonts w:ascii="News Gothic GDB" w:hAnsi="News Gothic GDB"/>
          <w:lang w:val="fr-FR"/>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AB424B" w:rsidRPr="00F27756" w14:paraId="19FC5A3F" w14:textId="77777777" w:rsidTr="631CDB64">
        <w:trPr>
          <w:tblHeader/>
        </w:trPr>
        <w:tc>
          <w:tcPr>
            <w:tcW w:w="1620" w:type="dxa"/>
          </w:tcPr>
          <w:p w14:paraId="7D841691" w14:textId="77777777" w:rsidR="00AB424B" w:rsidRPr="00F27756" w:rsidRDefault="00AB424B" w:rsidP="00475621">
            <w:pPr>
              <w:jc w:val="both"/>
              <w:rPr>
                <w:rFonts w:ascii="News Gothic GDB" w:hAnsi="News Gothic GDB"/>
                <w:i/>
              </w:rPr>
            </w:pPr>
            <w:r w:rsidRPr="6ABC4B8F">
              <w:rPr>
                <w:rFonts w:ascii="News Gothic GDB" w:hAnsi="News Gothic GDB" w:cs="Arial"/>
                <w:i/>
                <w:sz w:val="22"/>
                <w:szCs w:val="22"/>
              </w:rPr>
              <w:t>Topic</w:t>
            </w:r>
          </w:p>
        </w:tc>
        <w:tc>
          <w:tcPr>
            <w:tcW w:w="13134" w:type="dxa"/>
          </w:tcPr>
          <w:p w14:paraId="4F62BD13" w14:textId="53E2F0E9" w:rsidR="00AB424B" w:rsidRPr="00F27756" w:rsidRDefault="00AB424B" w:rsidP="00475621">
            <w:pPr>
              <w:jc w:val="both"/>
              <w:rPr>
                <w:rFonts w:ascii="News Gothic GDB" w:hAnsi="News Gothic GDB"/>
                <w:i/>
              </w:rPr>
            </w:pPr>
            <w:r w:rsidRPr="6ABC4B8F">
              <w:rPr>
                <w:rFonts w:ascii="News Gothic GDB" w:hAnsi="News Gothic GDB" w:cs="Arial"/>
                <w:i/>
                <w:sz w:val="22"/>
                <w:szCs w:val="22"/>
              </w:rPr>
              <w:t>Review and results</w:t>
            </w:r>
            <w:r w:rsidR="009549C0">
              <w:rPr>
                <w:rFonts w:ascii="News Gothic GDB" w:hAnsi="News Gothic GDB" w:cs="Arial"/>
                <w:i/>
                <w:sz w:val="22"/>
                <w:szCs w:val="22"/>
              </w:rPr>
              <w:t xml:space="preserve"> (</w:t>
            </w:r>
            <w:r w:rsidR="007412F3">
              <w:rPr>
                <w:rFonts w:ascii="News Gothic GDB" w:hAnsi="News Gothic GDB" w:cs="Arial"/>
                <w:i/>
                <w:sz w:val="22"/>
                <w:szCs w:val="22"/>
              </w:rPr>
              <w:t>Recertification Process)</w:t>
            </w:r>
          </w:p>
        </w:tc>
      </w:tr>
      <w:tr w:rsidR="00AB424B" w:rsidRPr="00F27756" w14:paraId="0AA10475" w14:textId="77777777" w:rsidTr="631CDB64">
        <w:tc>
          <w:tcPr>
            <w:tcW w:w="1620" w:type="dxa"/>
          </w:tcPr>
          <w:p w14:paraId="011EDC49" w14:textId="77777777" w:rsidR="00AB424B" w:rsidRPr="00F27756" w:rsidRDefault="00AB424B" w:rsidP="00F0051C">
            <w:pPr>
              <w:rPr>
                <w:rFonts w:ascii="News Gothic GDB" w:hAnsi="News Gothic GDB"/>
              </w:rPr>
            </w:pPr>
            <w:r w:rsidRPr="6ABC4B8F">
              <w:rPr>
                <w:rFonts w:ascii="News Gothic GDB" w:hAnsi="News Gothic GDB" w:cs="Arial"/>
                <w:sz w:val="22"/>
                <w:szCs w:val="22"/>
              </w:rPr>
              <w:t>Process description</w:t>
            </w:r>
            <w:r w:rsidRPr="6ABC4B8F">
              <w:rPr>
                <w:rFonts w:ascii="News Gothic GDB" w:hAnsi="News Gothic GDB"/>
                <w:sz w:val="16"/>
                <w:szCs w:val="16"/>
              </w:rPr>
              <w:t xml:space="preserve"> </w:t>
            </w:r>
          </w:p>
        </w:tc>
        <w:tc>
          <w:tcPr>
            <w:tcW w:w="13134" w:type="dxa"/>
          </w:tcPr>
          <w:p w14:paraId="10D5E500" w14:textId="71A1E8AC" w:rsidR="00107604" w:rsidRPr="002915EF" w:rsidRDefault="2463BF27" w:rsidP="00210D25">
            <w:pPr>
              <w:jc w:val="both"/>
              <w:rPr>
                <w:rFonts w:ascii="News Gothic GDB" w:hAnsi="News Gothic GDB" w:cs="Arial"/>
                <w:color w:val="000000" w:themeColor="text1"/>
                <w:sz w:val="22"/>
                <w:szCs w:val="22"/>
                <w:lang w:bidi="ar-SA"/>
              </w:rPr>
            </w:pPr>
            <w:r w:rsidRPr="37098B90">
              <w:rPr>
                <w:rFonts w:ascii="News Gothic GDB" w:hAnsi="News Gothic GDB" w:cs="Arial"/>
                <w:color w:val="000000" w:themeColor="text1"/>
                <w:sz w:val="22"/>
                <w:szCs w:val="22"/>
                <w:lang w:bidi="ar-SA"/>
              </w:rPr>
              <w:t>As part of the overall IAM and PAM process, r</w:t>
            </w:r>
            <w:r w:rsidR="002915EF" w:rsidRPr="37098B90">
              <w:rPr>
                <w:rFonts w:ascii="News Gothic GDB" w:hAnsi="News Gothic GDB" w:cs="Arial"/>
                <w:color w:val="000000" w:themeColor="text1"/>
                <w:sz w:val="22"/>
                <w:szCs w:val="22"/>
                <w:lang w:bidi="ar-SA"/>
              </w:rPr>
              <w:t xml:space="preserve">ecertification is an internal control that </w:t>
            </w:r>
            <w:r w:rsidR="00305CA6" w:rsidRPr="37098B90">
              <w:rPr>
                <w:rFonts w:ascii="News Gothic GDB" w:hAnsi="News Gothic GDB" w:cs="Arial"/>
                <w:color w:val="000000" w:themeColor="text1"/>
                <w:sz w:val="22"/>
                <w:szCs w:val="22"/>
                <w:lang w:bidi="ar-SA"/>
              </w:rPr>
              <w:t>shoul</w:t>
            </w:r>
            <w:r w:rsidR="00305CA6" w:rsidRPr="37098B90">
              <w:rPr>
                <w:rFonts w:ascii="News Gothic GDB" w:hAnsi="News Gothic GDB" w:cs="Arial"/>
                <w:color w:val="000000" w:themeColor="text1"/>
                <w:sz w:val="22"/>
                <w:szCs w:val="22"/>
              </w:rPr>
              <w:t>d</w:t>
            </w:r>
            <w:r w:rsidR="002915EF" w:rsidRPr="37098B90">
              <w:rPr>
                <w:rFonts w:ascii="News Gothic GDB" w:hAnsi="News Gothic GDB" w:cs="Arial"/>
                <w:color w:val="000000" w:themeColor="text1"/>
                <w:sz w:val="22"/>
                <w:szCs w:val="22"/>
                <w:lang w:bidi="ar-SA"/>
              </w:rPr>
              <w:t xml:space="preserve"> ensure that only </w:t>
            </w:r>
            <w:r w:rsidR="00B31FF4" w:rsidRPr="37098B90">
              <w:rPr>
                <w:rFonts w:ascii="News Gothic GDB" w:hAnsi="News Gothic GDB" w:cs="Arial"/>
                <w:color w:val="000000" w:themeColor="text1"/>
                <w:sz w:val="22"/>
                <w:szCs w:val="22"/>
                <w:lang w:bidi="ar-SA"/>
              </w:rPr>
              <w:t>authorized</w:t>
            </w:r>
            <w:r w:rsidR="002915EF" w:rsidRPr="37098B90">
              <w:rPr>
                <w:rFonts w:ascii="News Gothic GDB" w:hAnsi="News Gothic GDB" w:cs="Arial"/>
                <w:color w:val="000000" w:themeColor="text1"/>
                <w:sz w:val="22"/>
                <w:szCs w:val="22"/>
                <w:lang w:bidi="ar-SA"/>
              </w:rPr>
              <w:t xml:space="preserve"> persons have access to applications.</w:t>
            </w:r>
            <w:r w:rsidR="000B789F">
              <w:rPr>
                <w:rFonts w:ascii="News Gothic GDB" w:hAnsi="News Gothic GDB" w:cs="Arial"/>
                <w:color w:val="000000" w:themeColor="text1"/>
                <w:sz w:val="22"/>
                <w:szCs w:val="22"/>
                <w:lang w:bidi="ar-SA"/>
              </w:rPr>
              <w:t xml:space="preserve"> </w:t>
            </w:r>
            <w:r w:rsidR="00AA52B6">
              <w:rPr>
                <w:rFonts w:ascii="News Gothic GDB" w:hAnsi="News Gothic GDB" w:cs="Arial"/>
                <w:color w:val="000000" w:themeColor="text1"/>
                <w:sz w:val="22"/>
                <w:szCs w:val="22"/>
                <w:lang w:bidi="ar-SA"/>
              </w:rPr>
              <w:t>The recertification</w:t>
            </w:r>
            <w:r w:rsidR="00657594">
              <w:rPr>
                <w:rFonts w:ascii="News Gothic GDB" w:hAnsi="News Gothic GDB" w:cs="Arial"/>
                <w:color w:val="000000" w:themeColor="text1"/>
                <w:sz w:val="22"/>
                <w:szCs w:val="22"/>
                <w:lang w:bidi="ar-SA"/>
              </w:rPr>
              <w:t xml:space="preserve"> is requested to be </w:t>
            </w:r>
            <w:r w:rsidR="00CC426A">
              <w:rPr>
                <w:rFonts w:ascii="News Gothic GDB" w:hAnsi="News Gothic GDB" w:cs="Arial"/>
                <w:color w:val="000000" w:themeColor="text1"/>
                <w:sz w:val="22"/>
                <w:szCs w:val="22"/>
                <w:lang w:bidi="ar-SA"/>
              </w:rPr>
              <w:t>perfor</w:t>
            </w:r>
            <w:r w:rsidR="00CC426A">
              <w:rPr>
                <w:rFonts w:ascii="News Gothic GDB" w:hAnsi="News Gothic GDB" w:cs="Arial"/>
                <w:color w:val="000000" w:themeColor="text1"/>
                <w:sz w:val="22"/>
                <w:szCs w:val="22"/>
              </w:rPr>
              <w:t>med</w:t>
            </w:r>
            <w:r w:rsidR="00657594">
              <w:rPr>
                <w:rFonts w:ascii="News Gothic GDB" w:hAnsi="News Gothic GDB" w:cs="Arial"/>
                <w:color w:val="000000" w:themeColor="text1"/>
                <w:sz w:val="22"/>
                <w:szCs w:val="22"/>
                <w:lang w:bidi="ar-SA"/>
              </w:rPr>
              <w:t xml:space="preserve"> </w:t>
            </w:r>
            <w:r w:rsidR="002915EF" w:rsidRPr="37098B90">
              <w:rPr>
                <w:rFonts w:ascii="News Gothic GDB" w:hAnsi="News Gothic GDB" w:cs="Arial"/>
                <w:color w:val="000000" w:themeColor="text1"/>
                <w:sz w:val="22"/>
                <w:szCs w:val="22"/>
                <w:lang w:bidi="ar-SA"/>
              </w:rPr>
              <w:t xml:space="preserve">for access rights and roles </w:t>
            </w:r>
            <w:r w:rsidR="00C30B89" w:rsidRPr="37098B90">
              <w:rPr>
                <w:rFonts w:ascii="News Gothic GDB" w:hAnsi="News Gothic GDB" w:cs="Arial"/>
                <w:color w:val="000000" w:themeColor="text1"/>
                <w:sz w:val="22"/>
                <w:szCs w:val="22"/>
                <w:lang w:bidi="ar-SA"/>
              </w:rPr>
              <w:t>composition</w:t>
            </w:r>
            <w:r w:rsidR="00C30B89">
              <w:rPr>
                <w:rFonts w:ascii="News Gothic GDB" w:hAnsi="News Gothic GDB" w:cs="Arial"/>
                <w:color w:val="000000" w:themeColor="text1"/>
                <w:sz w:val="22"/>
                <w:szCs w:val="22"/>
                <w:lang w:bidi="ar-SA"/>
              </w:rPr>
              <w:t xml:space="preserve"> and</w:t>
            </w:r>
            <w:r w:rsidR="0019049F">
              <w:rPr>
                <w:rFonts w:ascii="News Gothic GDB" w:hAnsi="News Gothic GDB" w:cs="Arial"/>
                <w:color w:val="000000" w:themeColor="text1"/>
                <w:sz w:val="22"/>
                <w:szCs w:val="22"/>
                <w:lang w:bidi="ar-SA"/>
              </w:rPr>
              <w:t xml:space="preserve"> are defined in the </w:t>
            </w:r>
            <w:r w:rsidR="002915EF" w:rsidRPr="00DE6EB6">
              <w:rPr>
                <w:rFonts w:ascii="News Gothic GDB" w:hAnsi="News Gothic GDB" w:cs="Arial"/>
                <w:i/>
                <w:iCs/>
                <w:color w:val="000000" w:themeColor="text1"/>
                <w:sz w:val="22"/>
                <w:szCs w:val="22"/>
                <w:lang w:bidi="ar-SA"/>
              </w:rPr>
              <w:t>Identity and Access Management Guideline</w:t>
            </w:r>
            <w:r w:rsidR="0019049F">
              <w:rPr>
                <w:rFonts w:ascii="News Gothic GDB" w:hAnsi="News Gothic GDB" w:cs="Arial"/>
                <w:color w:val="000000" w:themeColor="text1"/>
                <w:sz w:val="22"/>
                <w:szCs w:val="22"/>
                <w:lang w:bidi="ar-SA"/>
              </w:rPr>
              <w:t xml:space="preserve"> (</w:t>
            </w:r>
            <w:r w:rsidR="1B59DACC" w:rsidRPr="37098B90">
              <w:rPr>
                <w:rFonts w:ascii="News Gothic GDB" w:hAnsi="News Gothic GDB" w:cs="Arial"/>
                <w:color w:val="000000" w:themeColor="text1"/>
                <w:sz w:val="22"/>
                <w:szCs w:val="22"/>
                <w:lang w:bidi="ar-SA"/>
              </w:rPr>
              <w:t>2LoD</w:t>
            </w:r>
            <w:r w:rsidR="0019049F">
              <w:rPr>
                <w:rFonts w:ascii="News Gothic GDB" w:hAnsi="News Gothic GDB" w:cs="Arial"/>
                <w:color w:val="000000" w:themeColor="text1"/>
                <w:sz w:val="22"/>
                <w:szCs w:val="22"/>
                <w:lang w:bidi="ar-SA"/>
              </w:rPr>
              <w:t>)</w:t>
            </w:r>
            <w:r w:rsidR="1B59DACC" w:rsidRPr="37098B90">
              <w:rPr>
                <w:rFonts w:ascii="News Gothic GDB" w:hAnsi="News Gothic GDB" w:cs="Arial"/>
                <w:color w:val="000000" w:themeColor="text1"/>
                <w:sz w:val="22"/>
                <w:szCs w:val="22"/>
                <w:lang w:bidi="ar-SA"/>
              </w:rPr>
              <w:t xml:space="preserve">, </w:t>
            </w:r>
            <w:r w:rsidR="00DE6EB6" w:rsidRPr="37098B90">
              <w:rPr>
                <w:rFonts w:ascii="News Gothic GDB" w:hAnsi="News Gothic GDB" w:cs="Arial"/>
                <w:color w:val="000000" w:themeColor="text1"/>
                <w:sz w:val="22"/>
                <w:szCs w:val="22"/>
                <w:lang w:bidi="ar-SA"/>
              </w:rPr>
              <w:t>V1.</w:t>
            </w:r>
            <w:r w:rsidR="00DE6EB6">
              <w:rPr>
                <w:rFonts w:ascii="News Gothic GDB" w:hAnsi="News Gothic GDB" w:cs="Arial"/>
                <w:color w:val="000000" w:themeColor="text1"/>
                <w:sz w:val="22"/>
                <w:szCs w:val="22"/>
              </w:rPr>
              <w:t>1,</w:t>
            </w:r>
            <w:r w:rsidR="00DB5A3C">
              <w:rPr>
                <w:rFonts w:ascii="News Gothic GDB" w:hAnsi="News Gothic GDB" w:cs="Arial"/>
                <w:color w:val="000000" w:themeColor="text1"/>
                <w:sz w:val="22"/>
                <w:szCs w:val="22"/>
                <w:lang w:bidi="ar-SA"/>
              </w:rPr>
              <w:t xml:space="preserve"> and the </w:t>
            </w:r>
            <w:r w:rsidR="05D3FB05" w:rsidRPr="00DE6EB6">
              <w:rPr>
                <w:rFonts w:ascii="News Gothic GDB" w:hAnsi="News Gothic GDB" w:cs="Arial"/>
                <w:i/>
                <w:iCs/>
                <w:color w:val="000000" w:themeColor="text1"/>
                <w:sz w:val="22"/>
                <w:szCs w:val="22"/>
                <w:lang w:bidi="ar-SA"/>
              </w:rPr>
              <w:t>Identity and Access Management Procedure</w:t>
            </w:r>
            <w:r w:rsidR="05D3FB05" w:rsidRPr="37098B90">
              <w:rPr>
                <w:rFonts w:ascii="News Gothic GDB" w:hAnsi="News Gothic GDB" w:cs="Arial"/>
                <w:color w:val="000000" w:themeColor="text1"/>
                <w:sz w:val="22"/>
                <w:szCs w:val="22"/>
                <w:lang w:bidi="ar-SA"/>
              </w:rPr>
              <w:t xml:space="preserve"> </w:t>
            </w:r>
            <w:r w:rsidR="00DB5A3C">
              <w:rPr>
                <w:rFonts w:ascii="News Gothic GDB" w:hAnsi="News Gothic GDB" w:cs="Arial"/>
                <w:color w:val="000000" w:themeColor="text1"/>
                <w:sz w:val="22"/>
                <w:szCs w:val="22"/>
                <w:lang w:bidi="ar-SA"/>
              </w:rPr>
              <w:t xml:space="preserve">(1LoD), </w:t>
            </w:r>
            <w:r w:rsidR="00DE6EB6" w:rsidRPr="37098B90">
              <w:rPr>
                <w:rFonts w:ascii="News Gothic GDB" w:hAnsi="News Gothic GDB" w:cs="Arial"/>
                <w:color w:val="000000" w:themeColor="text1"/>
                <w:sz w:val="22"/>
                <w:szCs w:val="22"/>
                <w:lang w:bidi="ar-SA"/>
              </w:rPr>
              <w:t>V</w:t>
            </w:r>
            <w:r w:rsidR="00DE6EB6" w:rsidRPr="37098B90">
              <w:rPr>
                <w:rFonts w:ascii="News Gothic GDB" w:hAnsi="News Gothic GDB" w:cs="Arial"/>
                <w:color w:val="000000" w:themeColor="text1"/>
                <w:sz w:val="22"/>
                <w:szCs w:val="22"/>
              </w:rPr>
              <w:t>1.0</w:t>
            </w:r>
            <w:r w:rsidR="00DE6EB6">
              <w:rPr>
                <w:rFonts w:ascii="News Gothic GDB" w:hAnsi="News Gothic GDB" w:cs="Arial"/>
                <w:color w:val="000000" w:themeColor="text1"/>
                <w:sz w:val="22"/>
                <w:szCs w:val="22"/>
              </w:rPr>
              <w:t>.</w:t>
            </w:r>
          </w:p>
          <w:p w14:paraId="278DC99E" w14:textId="3915C893" w:rsidR="0038397A" w:rsidRDefault="0038397A" w:rsidP="00210D25">
            <w:pPr>
              <w:jc w:val="both"/>
              <w:rPr>
                <w:rFonts w:ascii="News Gothic GDB" w:hAnsi="News Gothic GDB" w:cs="Arial"/>
                <w:color w:val="000000" w:themeColor="text1"/>
                <w:sz w:val="22"/>
                <w:szCs w:val="22"/>
                <w:lang w:bidi="ar-SA"/>
              </w:rPr>
            </w:pPr>
            <w:r>
              <w:rPr>
                <w:rFonts w:ascii="News Gothic GDB" w:hAnsi="News Gothic GDB" w:cs="Arial"/>
                <w:color w:val="000000" w:themeColor="text1"/>
                <w:sz w:val="22"/>
                <w:szCs w:val="22"/>
                <w:lang w:bidi="ar-SA"/>
              </w:rPr>
              <w:t xml:space="preserve">As defined, the </w:t>
            </w:r>
            <w:r w:rsidRPr="002915EF">
              <w:rPr>
                <w:rFonts w:ascii="News Gothic GDB" w:hAnsi="News Gothic GDB" w:cs="Arial"/>
                <w:color w:val="000000" w:themeColor="text1"/>
                <w:sz w:val="22"/>
                <w:szCs w:val="22"/>
                <w:lang w:bidi="ar-SA"/>
              </w:rPr>
              <w:t>recertification must take place every six</w:t>
            </w:r>
            <w:r w:rsidR="00D4438D">
              <w:rPr>
                <w:rFonts w:ascii="News Gothic GDB" w:hAnsi="News Gothic GDB" w:cs="Arial"/>
                <w:color w:val="000000" w:themeColor="text1"/>
                <w:sz w:val="22"/>
                <w:szCs w:val="22"/>
                <w:lang w:bidi="ar-SA"/>
              </w:rPr>
              <w:t xml:space="preserve">, </w:t>
            </w:r>
            <w:r w:rsidR="007120DE">
              <w:rPr>
                <w:rFonts w:ascii="News Gothic GDB" w:hAnsi="News Gothic GDB" w:cs="Arial"/>
                <w:color w:val="000000" w:themeColor="text1"/>
                <w:sz w:val="22"/>
                <w:szCs w:val="22"/>
                <w:lang w:bidi="ar-SA"/>
              </w:rPr>
              <w:t>at the</w:t>
            </w:r>
            <w:r w:rsidR="007120DE">
              <w:rPr>
                <w:rFonts w:ascii="News Gothic GDB" w:hAnsi="News Gothic GDB" w:cs="Arial"/>
                <w:color w:val="000000" w:themeColor="text1"/>
                <w:sz w:val="22"/>
                <w:szCs w:val="22"/>
              </w:rPr>
              <w:t xml:space="preserve"> </w:t>
            </w:r>
            <w:r w:rsidR="007120DE">
              <w:rPr>
                <w:rFonts w:ascii="News Gothic GDB" w:hAnsi="News Gothic GDB" w:cs="Arial"/>
                <w:color w:val="000000" w:themeColor="text1"/>
                <w:sz w:val="22"/>
                <w:szCs w:val="22"/>
                <w:lang w:bidi="ar-SA"/>
              </w:rPr>
              <w:t>latest</w:t>
            </w:r>
            <w:r w:rsidR="00D4438D">
              <w:rPr>
                <w:rFonts w:ascii="News Gothic GDB" w:hAnsi="News Gothic GDB" w:cs="Arial"/>
                <w:color w:val="000000" w:themeColor="text1"/>
                <w:sz w:val="22"/>
                <w:szCs w:val="22"/>
                <w:lang w:bidi="ar-SA"/>
              </w:rPr>
              <w:t xml:space="preserve"> every </w:t>
            </w:r>
            <w:r w:rsidR="00AB52FC">
              <w:rPr>
                <w:rFonts w:ascii="News Gothic GDB" w:hAnsi="News Gothic GDB" w:cs="Arial"/>
                <w:color w:val="000000" w:themeColor="text1"/>
                <w:sz w:val="22"/>
                <w:szCs w:val="22"/>
                <w:lang w:bidi="ar-SA"/>
              </w:rPr>
              <w:t xml:space="preserve">twelve </w:t>
            </w:r>
            <w:r w:rsidRPr="002915EF">
              <w:rPr>
                <w:rFonts w:ascii="News Gothic GDB" w:hAnsi="News Gothic GDB" w:cs="Arial"/>
                <w:color w:val="000000" w:themeColor="text1"/>
                <w:sz w:val="22"/>
                <w:szCs w:val="22"/>
                <w:lang w:bidi="ar-SA"/>
              </w:rPr>
              <w:t>months</w:t>
            </w:r>
            <w:r w:rsidR="003D403D">
              <w:rPr>
                <w:rFonts w:ascii="News Gothic GDB" w:hAnsi="News Gothic GDB" w:cs="Arial"/>
                <w:color w:val="000000" w:themeColor="text1"/>
                <w:sz w:val="22"/>
                <w:szCs w:val="22"/>
                <w:lang w:bidi="ar-SA"/>
              </w:rPr>
              <w:t xml:space="preserve"> (considering the </w:t>
            </w:r>
            <w:r w:rsidR="00541655">
              <w:rPr>
                <w:rFonts w:ascii="News Gothic GDB" w:hAnsi="News Gothic GDB" w:cs="Arial"/>
                <w:color w:val="000000" w:themeColor="text1"/>
                <w:sz w:val="22"/>
                <w:szCs w:val="22"/>
                <w:lang w:bidi="ar-SA"/>
              </w:rPr>
              <w:t>access type and criticality).</w:t>
            </w:r>
          </w:p>
          <w:p w14:paraId="33A87D2A" w14:textId="203B35FB" w:rsidR="00866A9F" w:rsidRDefault="00EF3FED" w:rsidP="00210D25">
            <w:pPr>
              <w:jc w:val="both"/>
              <w:rPr>
                <w:rFonts w:ascii="News Gothic GDB" w:hAnsi="News Gothic GDB" w:cs="Arial"/>
                <w:color w:val="000000" w:themeColor="text1"/>
                <w:sz w:val="22"/>
                <w:szCs w:val="22"/>
                <w:lang w:bidi="ar-SA"/>
              </w:rPr>
            </w:pPr>
            <w:r>
              <w:rPr>
                <w:rFonts w:ascii="News Gothic GDB" w:hAnsi="News Gothic GDB" w:cs="Arial"/>
                <w:color w:val="000000" w:themeColor="text1"/>
                <w:sz w:val="22"/>
                <w:szCs w:val="22"/>
                <w:lang w:bidi="ar-SA"/>
              </w:rPr>
              <w:t xml:space="preserve">This L2 was in focus of </w:t>
            </w:r>
            <w:r w:rsidR="00F92A14">
              <w:rPr>
                <w:rFonts w:ascii="News Gothic GDB" w:hAnsi="News Gothic GDB" w:cs="Arial"/>
                <w:color w:val="000000" w:themeColor="text1"/>
                <w:sz w:val="22"/>
                <w:szCs w:val="22"/>
                <w:lang w:bidi="ar-SA"/>
              </w:rPr>
              <w:t xml:space="preserve">subsequent </w:t>
            </w:r>
            <w:r w:rsidR="001102E8">
              <w:rPr>
                <w:rFonts w:ascii="News Gothic GDB" w:hAnsi="News Gothic GDB" w:cs="Arial"/>
                <w:color w:val="000000" w:themeColor="text1"/>
                <w:sz w:val="22"/>
                <w:szCs w:val="22"/>
                <w:lang w:bidi="ar-SA"/>
              </w:rPr>
              <w:t>internal and external audits</w:t>
            </w:r>
            <w:r w:rsidR="006E1F47">
              <w:rPr>
                <w:rFonts w:ascii="News Gothic GDB" w:hAnsi="News Gothic GDB" w:cs="Arial"/>
                <w:color w:val="000000" w:themeColor="text1"/>
                <w:sz w:val="22"/>
                <w:szCs w:val="22"/>
                <w:lang w:bidi="ar-SA"/>
              </w:rPr>
              <w:t xml:space="preserve">. </w:t>
            </w:r>
            <w:r w:rsidR="004D56B1">
              <w:rPr>
                <w:rFonts w:ascii="News Gothic GDB" w:hAnsi="News Gothic GDB" w:cs="Arial"/>
                <w:color w:val="000000" w:themeColor="text1"/>
                <w:sz w:val="22"/>
                <w:szCs w:val="22"/>
                <w:lang w:bidi="ar-SA"/>
              </w:rPr>
              <w:t>Additionally</w:t>
            </w:r>
            <w:r w:rsidR="004D56B1">
              <w:rPr>
                <w:rFonts w:ascii="News Gothic GDB" w:hAnsi="News Gothic GDB" w:cs="Arial"/>
                <w:color w:val="000000" w:themeColor="text1"/>
                <w:sz w:val="22"/>
                <w:szCs w:val="22"/>
              </w:rPr>
              <w:t>,</w:t>
            </w:r>
            <w:r w:rsidR="006E1F47">
              <w:rPr>
                <w:rFonts w:ascii="News Gothic GDB" w:hAnsi="News Gothic GDB" w:cs="Arial"/>
                <w:color w:val="000000" w:themeColor="text1"/>
                <w:sz w:val="22"/>
                <w:szCs w:val="22"/>
                <w:lang w:bidi="ar-SA"/>
              </w:rPr>
              <w:t xml:space="preserve"> </w:t>
            </w:r>
            <w:r w:rsidR="0003094F">
              <w:rPr>
                <w:rFonts w:ascii="News Gothic GDB" w:hAnsi="News Gothic GDB" w:cs="Arial"/>
                <w:color w:val="000000" w:themeColor="text1"/>
                <w:sz w:val="22"/>
                <w:szCs w:val="22"/>
                <w:lang w:bidi="ar-SA"/>
              </w:rPr>
              <w:t>FuNs</w:t>
            </w:r>
            <w:r w:rsidR="004209CA">
              <w:rPr>
                <w:rFonts w:ascii="News Gothic GDB" w:hAnsi="News Gothic GDB" w:cs="Arial"/>
                <w:color w:val="000000" w:themeColor="text1"/>
                <w:sz w:val="22"/>
                <w:szCs w:val="22"/>
                <w:lang w:bidi="ar-SA"/>
              </w:rPr>
              <w:t xml:space="preserve"> were </w:t>
            </w:r>
            <w:r w:rsidR="007A4250">
              <w:rPr>
                <w:rFonts w:ascii="News Gothic GDB" w:hAnsi="News Gothic GDB" w:cs="Arial"/>
                <w:color w:val="000000" w:themeColor="text1"/>
                <w:sz w:val="22"/>
                <w:szCs w:val="22"/>
                <w:lang w:bidi="ar-SA"/>
              </w:rPr>
              <w:t>documented.</w:t>
            </w:r>
          </w:p>
          <w:p w14:paraId="7E3EA2FA" w14:textId="408BFA43" w:rsidR="002E6D63" w:rsidRDefault="002E6D63" w:rsidP="00210D25">
            <w:pPr>
              <w:jc w:val="both"/>
              <w:rPr>
                <w:rFonts w:ascii="News Gothic GDB" w:hAnsi="News Gothic GDB" w:cs="Arial"/>
                <w:bCs/>
                <w:iCs/>
                <w:sz w:val="22"/>
                <w:szCs w:val="22"/>
              </w:rPr>
            </w:pPr>
            <w:r>
              <w:rPr>
                <w:rFonts w:ascii="News Gothic GDB" w:hAnsi="News Gothic GDB" w:cs="Arial"/>
                <w:color w:val="000000" w:themeColor="text1"/>
                <w:sz w:val="22"/>
                <w:szCs w:val="22"/>
                <w:lang w:bidi="ar-SA"/>
              </w:rPr>
              <w:t xml:space="preserve">The process is supported by the applications </w:t>
            </w:r>
            <w:r w:rsidRPr="00FA530F">
              <w:rPr>
                <w:rFonts w:ascii="News Gothic GDB" w:hAnsi="News Gothic GDB" w:cs="Arial"/>
                <w:bCs/>
                <w:iCs/>
                <w:sz w:val="22"/>
                <w:szCs w:val="22"/>
              </w:rPr>
              <w:t>SailPoint IIQ (AID760</w:t>
            </w:r>
            <w:r>
              <w:rPr>
                <w:rFonts w:ascii="News Gothic GDB" w:hAnsi="News Gothic GDB" w:cs="Arial"/>
                <w:bCs/>
                <w:iCs/>
                <w:sz w:val="22"/>
                <w:szCs w:val="22"/>
              </w:rPr>
              <w:t>) and Nexis (</w:t>
            </w:r>
            <w:r w:rsidRPr="00BC1E6E">
              <w:rPr>
                <w:rFonts w:ascii="News Gothic GDB" w:hAnsi="News Gothic GDB" w:cs="Arial"/>
                <w:bCs/>
                <w:iCs/>
                <w:sz w:val="22"/>
                <w:szCs w:val="22"/>
              </w:rPr>
              <w:t>AID931</w:t>
            </w:r>
            <w:r>
              <w:rPr>
                <w:rFonts w:ascii="News Gothic GDB" w:hAnsi="News Gothic GDB" w:cs="Arial"/>
                <w:bCs/>
                <w:iCs/>
                <w:sz w:val="22"/>
                <w:szCs w:val="22"/>
              </w:rPr>
              <w:t>).</w:t>
            </w:r>
            <w:r w:rsidR="005762E9">
              <w:rPr>
                <w:rFonts w:ascii="News Gothic GDB" w:hAnsi="News Gothic GDB" w:cs="Arial"/>
                <w:bCs/>
                <w:iCs/>
                <w:sz w:val="22"/>
                <w:szCs w:val="22"/>
              </w:rPr>
              <w:t xml:space="preserve"> Business Owner for both applications is Carsten Kreuz (</w:t>
            </w:r>
            <w:r w:rsidR="000841C8">
              <w:rPr>
                <w:rFonts w:ascii="News Gothic GDB" w:hAnsi="News Gothic GDB" w:cs="Arial"/>
                <w:bCs/>
                <w:iCs/>
                <w:sz w:val="22"/>
                <w:szCs w:val="22"/>
              </w:rPr>
              <w:t xml:space="preserve">Head of </w:t>
            </w:r>
            <w:r w:rsidR="00E16764">
              <w:rPr>
                <w:rFonts w:ascii="News Gothic GDB" w:hAnsi="News Gothic GDB" w:cs="Arial"/>
                <w:bCs/>
                <w:iCs/>
                <w:sz w:val="22"/>
                <w:szCs w:val="22"/>
              </w:rPr>
              <w:t>Identity &amp; Access Management, ICA).</w:t>
            </w:r>
          </w:p>
          <w:p w14:paraId="4135CD0E" w14:textId="6D4ED2FA" w:rsidR="000F61C6" w:rsidRDefault="00514A34" w:rsidP="00210D25">
            <w:pPr>
              <w:jc w:val="both"/>
              <w:rPr>
                <w:rFonts w:ascii="News Gothic GDB" w:hAnsi="News Gothic GDB" w:cs="Arial"/>
                <w:bCs/>
                <w:iCs/>
                <w:sz w:val="22"/>
                <w:szCs w:val="22"/>
              </w:rPr>
            </w:pPr>
            <w:r>
              <w:rPr>
                <w:rFonts w:ascii="News Gothic GDB" w:hAnsi="News Gothic GDB" w:cs="Arial"/>
                <w:bCs/>
                <w:iCs/>
                <w:sz w:val="22"/>
                <w:szCs w:val="22"/>
              </w:rPr>
              <w:t>Related ICS</w:t>
            </w:r>
            <w:r w:rsidR="00E83E5E">
              <w:rPr>
                <w:rFonts w:ascii="News Gothic GDB" w:hAnsi="News Gothic GDB" w:cs="Arial"/>
                <w:bCs/>
                <w:iCs/>
                <w:sz w:val="22"/>
                <w:szCs w:val="22"/>
              </w:rPr>
              <w:t xml:space="preserve"> process: </w:t>
            </w:r>
            <w:r w:rsidR="00EE70CB" w:rsidRPr="00EE70CB">
              <w:rPr>
                <w:rFonts w:ascii="News Gothic GDB" w:hAnsi="News Gothic GDB" w:cs="Arial"/>
                <w:bCs/>
                <w:iCs/>
                <w:sz w:val="22"/>
                <w:szCs w:val="22"/>
              </w:rPr>
              <w:t>P_DBAG_SU_11.7_Identity, Access &amp; Rights</w:t>
            </w:r>
          </w:p>
          <w:p w14:paraId="621D0B4D" w14:textId="77777777" w:rsidR="006B054D" w:rsidRDefault="006B054D" w:rsidP="00210D25">
            <w:pPr>
              <w:jc w:val="both"/>
              <w:rPr>
                <w:rFonts w:ascii="News Gothic GDB" w:hAnsi="News Gothic GDB" w:cs="Arial"/>
                <w:color w:val="000000" w:themeColor="text1"/>
                <w:sz w:val="22"/>
                <w:szCs w:val="22"/>
              </w:rPr>
            </w:pPr>
          </w:p>
          <w:p w14:paraId="4577BFC1" w14:textId="23344CDB" w:rsidR="006B054D" w:rsidRDefault="00345390" w:rsidP="00210D25">
            <w:pPr>
              <w:jc w:val="both"/>
              <w:rPr>
                <w:rFonts w:ascii="News Gothic GDB" w:hAnsi="News Gothic GDB" w:cs="Arial"/>
                <w:color w:val="000000" w:themeColor="text1"/>
                <w:sz w:val="22"/>
                <w:szCs w:val="22"/>
              </w:rPr>
            </w:pPr>
            <w:r>
              <w:rPr>
                <w:rFonts w:ascii="News Gothic GDB" w:hAnsi="News Gothic GDB" w:cs="Arial"/>
                <w:color w:val="000000" w:themeColor="text1"/>
                <w:sz w:val="22"/>
                <w:szCs w:val="22"/>
              </w:rPr>
              <w:t>A</w:t>
            </w:r>
            <w:r w:rsidR="00C16400">
              <w:rPr>
                <w:rFonts w:ascii="News Gothic GDB" w:hAnsi="News Gothic GDB" w:cs="Arial"/>
                <w:color w:val="000000" w:themeColor="text1"/>
                <w:sz w:val="22"/>
                <w:szCs w:val="22"/>
              </w:rPr>
              <w:t xml:space="preserve">n </w:t>
            </w:r>
            <w:r w:rsidR="009332A3">
              <w:rPr>
                <w:rFonts w:ascii="News Gothic GDB" w:hAnsi="News Gothic GDB" w:cs="Arial"/>
                <w:color w:val="000000" w:themeColor="text1"/>
                <w:sz w:val="22"/>
                <w:szCs w:val="22"/>
              </w:rPr>
              <w:t>incomplete</w:t>
            </w:r>
            <w:r w:rsidR="00A10109">
              <w:rPr>
                <w:rFonts w:ascii="News Gothic GDB" w:hAnsi="News Gothic GDB" w:cs="Arial"/>
                <w:color w:val="000000" w:themeColor="text1"/>
                <w:sz w:val="22"/>
                <w:szCs w:val="22"/>
              </w:rPr>
              <w:t xml:space="preserve">, </w:t>
            </w:r>
            <w:r w:rsidR="009B7745">
              <w:rPr>
                <w:rFonts w:ascii="News Gothic GDB" w:hAnsi="News Gothic GDB" w:cs="Arial"/>
                <w:color w:val="000000" w:themeColor="text1"/>
                <w:sz w:val="22"/>
                <w:szCs w:val="22"/>
              </w:rPr>
              <w:t xml:space="preserve">incorrect </w:t>
            </w:r>
            <w:r w:rsidR="00A10109">
              <w:rPr>
                <w:rFonts w:ascii="News Gothic GDB" w:hAnsi="News Gothic GDB" w:cs="Arial"/>
                <w:color w:val="000000" w:themeColor="text1"/>
                <w:sz w:val="22"/>
                <w:szCs w:val="22"/>
              </w:rPr>
              <w:t xml:space="preserve">or </w:t>
            </w:r>
            <w:r w:rsidR="0004388F">
              <w:rPr>
                <w:rFonts w:ascii="News Gothic GDB" w:hAnsi="News Gothic GDB" w:cs="Arial"/>
                <w:color w:val="000000" w:themeColor="text1"/>
                <w:sz w:val="22"/>
                <w:szCs w:val="22"/>
              </w:rPr>
              <w:t>uncontrolled recertification process</w:t>
            </w:r>
            <w:r w:rsidR="00B2262C">
              <w:rPr>
                <w:rFonts w:ascii="News Gothic GDB" w:hAnsi="News Gothic GDB" w:cs="Arial"/>
                <w:color w:val="000000" w:themeColor="text1"/>
                <w:sz w:val="22"/>
                <w:szCs w:val="22"/>
              </w:rPr>
              <w:t xml:space="preserve"> may lead to the following risks:</w:t>
            </w:r>
          </w:p>
          <w:p w14:paraId="327963EC" w14:textId="553B7EE8" w:rsidR="0059498E" w:rsidRDefault="0059498E" w:rsidP="00D40F5B">
            <w:pPr>
              <w:pStyle w:val="ListParagraph"/>
              <w:numPr>
                <w:ilvl w:val="0"/>
                <w:numId w:val="11"/>
              </w:numPr>
              <w:ind w:left="166" w:hanging="166"/>
              <w:jc w:val="both"/>
              <w:rPr>
                <w:rFonts w:ascii="News Gothic GDB" w:hAnsi="News Gothic GDB" w:cs="Arial"/>
                <w:color w:val="000000" w:themeColor="text1"/>
              </w:rPr>
            </w:pPr>
            <w:r>
              <w:rPr>
                <w:rFonts w:ascii="News Gothic GDB" w:hAnsi="News Gothic GDB" w:cs="Arial"/>
                <w:color w:val="000000" w:themeColor="text1"/>
              </w:rPr>
              <w:t>Unauthorized access</w:t>
            </w:r>
          </w:p>
          <w:p w14:paraId="07200BE6" w14:textId="4D4DFB3E" w:rsidR="00A54F79" w:rsidRDefault="006D63D6" w:rsidP="00D40F5B">
            <w:pPr>
              <w:pStyle w:val="ListParagraph"/>
              <w:numPr>
                <w:ilvl w:val="0"/>
                <w:numId w:val="11"/>
              </w:numPr>
              <w:ind w:left="166" w:hanging="166"/>
              <w:jc w:val="both"/>
              <w:rPr>
                <w:rFonts w:ascii="News Gothic GDB" w:hAnsi="News Gothic GDB" w:cs="Arial"/>
                <w:color w:val="000000" w:themeColor="text1"/>
              </w:rPr>
            </w:pPr>
            <w:r>
              <w:rPr>
                <w:rFonts w:ascii="News Gothic GDB" w:hAnsi="News Gothic GDB" w:cs="Arial"/>
                <w:color w:val="000000" w:themeColor="text1"/>
              </w:rPr>
              <w:t>Regulatory incompliance</w:t>
            </w:r>
          </w:p>
          <w:p w14:paraId="1D51E0D2" w14:textId="0EAD3024" w:rsidR="00107604" w:rsidRDefault="00437317" w:rsidP="00D40F5B">
            <w:pPr>
              <w:pStyle w:val="ListParagraph"/>
              <w:numPr>
                <w:ilvl w:val="0"/>
                <w:numId w:val="11"/>
              </w:numPr>
              <w:ind w:left="166" w:hanging="166"/>
              <w:jc w:val="both"/>
              <w:rPr>
                <w:rFonts w:ascii="News Gothic GDB" w:hAnsi="News Gothic GDB" w:cs="Arial"/>
                <w:color w:val="000000" w:themeColor="text1"/>
                <w:lang w:bidi="ar-SA"/>
              </w:rPr>
            </w:pPr>
            <w:r>
              <w:rPr>
                <w:rFonts w:ascii="News Gothic GDB" w:hAnsi="News Gothic GDB" w:cs="Arial"/>
                <w:color w:val="000000" w:themeColor="text1"/>
              </w:rPr>
              <w:lastRenderedPageBreak/>
              <w:t xml:space="preserve">Violation </w:t>
            </w:r>
            <w:r w:rsidR="00EA5227">
              <w:rPr>
                <w:rFonts w:ascii="News Gothic GDB" w:hAnsi="News Gothic GDB" w:cs="Arial"/>
                <w:color w:val="000000" w:themeColor="text1"/>
              </w:rPr>
              <w:t xml:space="preserve">of Segregation of Duties </w:t>
            </w:r>
            <w:r w:rsidR="00CB1001">
              <w:rPr>
                <w:rFonts w:ascii="News Gothic GDB" w:hAnsi="News Gothic GDB" w:cs="Arial"/>
                <w:color w:val="000000" w:themeColor="text1"/>
              </w:rPr>
              <w:t>(SoD)</w:t>
            </w:r>
            <w:r w:rsidR="00113A47">
              <w:rPr>
                <w:rFonts w:ascii="News Gothic GDB" w:hAnsi="News Gothic GDB" w:cs="Arial"/>
                <w:color w:val="000000" w:themeColor="text1"/>
              </w:rPr>
              <w:t xml:space="preserve">, </w:t>
            </w:r>
            <w:r w:rsidR="00175459">
              <w:rPr>
                <w:rFonts w:ascii="News Gothic GDB" w:hAnsi="News Gothic GDB" w:cs="Arial"/>
                <w:color w:val="000000" w:themeColor="text1"/>
              </w:rPr>
              <w:t>a</w:t>
            </w:r>
            <w:r w:rsidR="00113A47">
              <w:rPr>
                <w:rFonts w:ascii="News Gothic GDB" w:hAnsi="News Gothic GDB" w:cs="Arial"/>
                <w:color w:val="000000" w:themeColor="text1"/>
              </w:rPr>
              <w:t>nd least privilege</w:t>
            </w:r>
            <w:r w:rsidR="00CB1001">
              <w:rPr>
                <w:rFonts w:ascii="News Gothic GDB" w:hAnsi="News Gothic GDB" w:cs="Arial"/>
                <w:color w:val="000000" w:themeColor="text1"/>
              </w:rPr>
              <w:t xml:space="preserve"> </w:t>
            </w:r>
            <w:r w:rsidR="00272A7F">
              <w:rPr>
                <w:rFonts w:ascii="News Gothic GDB" w:hAnsi="News Gothic GDB" w:cs="Arial"/>
                <w:color w:val="000000" w:themeColor="text1"/>
              </w:rPr>
              <w:t>principle</w:t>
            </w:r>
          </w:p>
          <w:p w14:paraId="0ED13B82" w14:textId="6CFEE26F" w:rsidR="005A7057" w:rsidRDefault="005E534B" w:rsidP="00D40F5B">
            <w:pPr>
              <w:pStyle w:val="ListParagraph"/>
              <w:numPr>
                <w:ilvl w:val="0"/>
                <w:numId w:val="11"/>
              </w:numPr>
              <w:ind w:left="166" w:hanging="166"/>
              <w:jc w:val="both"/>
              <w:rPr>
                <w:rFonts w:ascii="News Gothic GDB" w:hAnsi="News Gothic GDB" w:cs="Arial"/>
                <w:color w:val="000000" w:themeColor="text1"/>
                <w:lang w:bidi="ar-SA"/>
              </w:rPr>
            </w:pPr>
            <w:r>
              <w:rPr>
                <w:rFonts w:ascii="News Gothic GDB" w:hAnsi="News Gothic GDB" w:cs="Arial"/>
                <w:color w:val="000000" w:themeColor="text1"/>
                <w:lang w:bidi="ar-SA"/>
              </w:rPr>
              <w:t xml:space="preserve">Issues </w:t>
            </w:r>
            <w:r w:rsidR="00347234">
              <w:rPr>
                <w:rFonts w:ascii="News Gothic GDB" w:hAnsi="News Gothic GDB" w:cs="Arial"/>
                <w:color w:val="000000" w:themeColor="text1"/>
                <w:lang w:bidi="ar-SA"/>
              </w:rPr>
              <w:t>with data integrity</w:t>
            </w:r>
          </w:p>
          <w:p w14:paraId="6529AB64" w14:textId="56031085" w:rsidR="00CD3A94" w:rsidRPr="00CD3A94" w:rsidRDefault="008E53FF" w:rsidP="00D40F5B">
            <w:pPr>
              <w:pStyle w:val="ListParagraph"/>
              <w:numPr>
                <w:ilvl w:val="0"/>
                <w:numId w:val="11"/>
              </w:numPr>
              <w:ind w:left="166" w:hanging="166"/>
              <w:jc w:val="both"/>
              <w:rPr>
                <w:rFonts w:ascii="News Gothic GDB" w:hAnsi="News Gothic GDB" w:cs="Arial"/>
                <w:color w:val="000000" w:themeColor="text1"/>
                <w:lang w:bidi="ar-SA"/>
              </w:rPr>
            </w:pPr>
            <w:r>
              <w:rPr>
                <w:rFonts w:ascii="News Gothic GDB" w:hAnsi="News Gothic GDB" w:cs="Arial"/>
                <w:color w:val="000000" w:themeColor="text1"/>
                <w:lang w:bidi="ar-SA"/>
              </w:rPr>
              <w:t>Insider threats</w:t>
            </w:r>
            <w:r w:rsidR="00C75A6C">
              <w:rPr>
                <w:rFonts w:ascii="News Gothic GDB" w:hAnsi="News Gothic GDB" w:cs="Arial"/>
                <w:color w:val="000000" w:themeColor="text1"/>
                <w:lang w:bidi="ar-SA"/>
              </w:rPr>
              <w:t xml:space="preserve"> (e.g. data theft, sabotage</w:t>
            </w:r>
            <w:r w:rsidR="009B1DD8">
              <w:rPr>
                <w:rFonts w:ascii="News Gothic GDB" w:hAnsi="News Gothic GDB" w:cs="Arial"/>
                <w:color w:val="000000" w:themeColor="text1"/>
                <w:lang w:bidi="ar-SA"/>
              </w:rPr>
              <w:t>, misuse of privileges)</w:t>
            </w:r>
            <w:r w:rsidR="009679F6">
              <w:rPr>
                <w:rFonts w:ascii="News Gothic GDB" w:hAnsi="News Gothic GDB" w:cs="Arial"/>
                <w:color w:val="000000" w:themeColor="text1"/>
                <w:lang w:bidi="ar-SA"/>
              </w:rPr>
              <w:t>.</w:t>
            </w:r>
          </w:p>
        </w:tc>
      </w:tr>
      <w:tr w:rsidR="00AB424B" w:rsidRPr="00F27756" w14:paraId="29CB1798" w14:textId="77777777" w:rsidTr="631CDB64">
        <w:tc>
          <w:tcPr>
            <w:tcW w:w="1620" w:type="dxa"/>
          </w:tcPr>
          <w:p w14:paraId="058C57A9" w14:textId="77777777" w:rsidR="00AB424B" w:rsidRPr="00F27756" w:rsidRDefault="00AB424B" w:rsidP="00F0051C">
            <w:pPr>
              <w:rPr>
                <w:rFonts w:ascii="News Gothic GDB" w:hAnsi="News Gothic GDB"/>
              </w:rPr>
            </w:pPr>
            <w:r w:rsidRPr="6ABC4B8F">
              <w:rPr>
                <w:rFonts w:ascii="News Gothic GDB" w:hAnsi="News Gothic GDB" w:cs="Arial"/>
                <w:sz w:val="22"/>
                <w:szCs w:val="22"/>
              </w:rPr>
              <w:lastRenderedPageBreak/>
              <w:t>Key business indicators</w:t>
            </w:r>
          </w:p>
        </w:tc>
        <w:tc>
          <w:tcPr>
            <w:tcW w:w="13134" w:type="dxa"/>
          </w:tcPr>
          <w:p w14:paraId="0834A1F1" w14:textId="7758611D" w:rsidR="006957F5" w:rsidRDefault="00953878" w:rsidP="00953878">
            <w:pPr>
              <w:jc w:val="both"/>
              <w:rPr>
                <w:rFonts w:ascii="News Gothic GDB" w:hAnsi="News Gothic GDB"/>
              </w:rPr>
            </w:pPr>
            <w:r w:rsidRPr="00953878">
              <w:rPr>
                <w:rFonts w:ascii="News Gothic GDB" w:hAnsi="News Gothic GDB"/>
              </w:rPr>
              <w:t>Business indicators are available</w:t>
            </w:r>
            <w:r w:rsidR="006957F5" w:rsidRPr="00953878">
              <w:rPr>
                <w:rFonts w:ascii="News Gothic GDB" w:hAnsi="News Gothic GDB"/>
              </w:rPr>
              <w:t xml:space="preserve"> in the latest Digital Security Committee Report</w:t>
            </w:r>
            <w:r w:rsidR="00756769">
              <w:rPr>
                <w:rFonts w:ascii="News Gothic GDB" w:hAnsi="News Gothic GDB"/>
              </w:rPr>
              <w:t xml:space="preserve">, but recertification is not </w:t>
            </w:r>
            <w:r w:rsidR="00D65C7F">
              <w:rPr>
                <w:rFonts w:ascii="News Gothic GDB" w:hAnsi="News Gothic GDB"/>
              </w:rPr>
              <w:t>considered.</w:t>
            </w:r>
          </w:p>
          <w:p w14:paraId="5175A86C" w14:textId="4437E5E0" w:rsidR="00AB424B" w:rsidRPr="00F27756" w:rsidRDefault="00D65C7F" w:rsidP="00D65C7F">
            <w:pPr>
              <w:jc w:val="both"/>
              <w:rPr>
                <w:rFonts w:ascii="News Gothic GDB" w:hAnsi="News Gothic GDB"/>
              </w:rPr>
            </w:pPr>
            <w:r>
              <w:rPr>
                <w:rFonts w:ascii="News Gothic GDB" w:hAnsi="News Gothic GDB"/>
              </w:rPr>
              <w:t xml:space="preserve">To be considered in </w:t>
            </w:r>
            <w:r w:rsidR="00E24B60" w:rsidRPr="00E24B60">
              <w:rPr>
                <w:rFonts w:ascii="News Gothic GDB" w:hAnsi="News Gothic GDB"/>
              </w:rPr>
              <w:t>TP1: Audit internal and DORA demands, management, oversight, metrics, measurement, and reporting of IAM recertification.</w:t>
            </w:r>
          </w:p>
        </w:tc>
      </w:tr>
      <w:tr w:rsidR="00AB424B" w:rsidRPr="00F27756" w14:paraId="6213AA9C" w14:textId="77777777" w:rsidTr="631CDB64">
        <w:tc>
          <w:tcPr>
            <w:tcW w:w="1620" w:type="dxa"/>
          </w:tcPr>
          <w:p w14:paraId="6F54EC52" w14:textId="77777777" w:rsidR="00AB424B" w:rsidRPr="00F27756" w:rsidRDefault="00AB424B" w:rsidP="00F0051C">
            <w:pPr>
              <w:rPr>
                <w:rFonts w:ascii="News Gothic GDB" w:hAnsi="News Gothic GDB"/>
              </w:rPr>
            </w:pPr>
          </w:p>
        </w:tc>
        <w:tc>
          <w:tcPr>
            <w:tcW w:w="13134" w:type="dxa"/>
          </w:tcPr>
          <w:p w14:paraId="27FAF848" w14:textId="77777777" w:rsidR="00AB424B" w:rsidRPr="00F27756" w:rsidRDefault="00AB424B" w:rsidP="00475621">
            <w:pPr>
              <w:jc w:val="both"/>
              <w:rPr>
                <w:rFonts w:ascii="News Gothic GDB" w:hAnsi="News Gothic GDB"/>
              </w:rPr>
            </w:pPr>
          </w:p>
        </w:tc>
      </w:tr>
      <w:tr w:rsidR="006823A3" w:rsidRPr="00F27756" w14:paraId="6A55C57B" w14:textId="77777777" w:rsidTr="631CDB64">
        <w:trPr>
          <w:cantSplit/>
        </w:trPr>
        <w:tc>
          <w:tcPr>
            <w:tcW w:w="1620" w:type="dxa"/>
          </w:tcPr>
          <w:p w14:paraId="340DCA27" w14:textId="3598F6DA" w:rsidR="006823A3" w:rsidRPr="00F27756" w:rsidRDefault="006823A3" w:rsidP="00F0051C">
            <w:pPr>
              <w:rPr>
                <w:rFonts w:ascii="News Gothic GDB" w:hAnsi="News Gothic GDB" w:cs="Arial"/>
                <w:sz w:val="22"/>
                <w:szCs w:val="22"/>
                <w:lang w:bidi="ar-SA"/>
              </w:rPr>
            </w:pPr>
            <w:r w:rsidRPr="00FA530F">
              <w:rPr>
                <w:rFonts w:ascii="News Gothic GDB" w:hAnsi="News Gothic GDB" w:cs="Arial"/>
                <w:sz w:val="22"/>
                <w:szCs w:val="22"/>
              </w:rPr>
              <w:t>IT environment + Cloud services</w:t>
            </w:r>
          </w:p>
        </w:tc>
        <w:tc>
          <w:tcPr>
            <w:tcW w:w="13134" w:type="dxa"/>
          </w:tcPr>
          <w:p w14:paraId="1D4BD598" w14:textId="77777777" w:rsidR="006823A3" w:rsidRDefault="006823A3" w:rsidP="00475621">
            <w:pPr>
              <w:jc w:val="both"/>
              <w:rPr>
                <w:rFonts w:ascii="News Gothic GDB" w:hAnsi="News Gothic GDB" w:cs="Arial"/>
                <w:bCs/>
                <w:iCs/>
                <w:sz w:val="22"/>
                <w:szCs w:val="22"/>
              </w:rPr>
            </w:pPr>
            <w:r w:rsidRPr="00FA530F">
              <w:rPr>
                <w:rFonts w:ascii="News Gothic GDB" w:hAnsi="News Gothic GDB" w:cs="Arial"/>
                <w:bCs/>
                <w:iCs/>
                <w:sz w:val="22"/>
                <w:szCs w:val="22"/>
              </w:rPr>
              <w:t xml:space="preserve">No </w:t>
            </w:r>
            <w:r w:rsidRPr="00FA530F">
              <w:rPr>
                <w:rFonts w:ascii="News Gothic GDB" w:hAnsi="News Gothic GDB" w:cs="Arial"/>
                <w:sz w:val="22"/>
                <w:szCs w:val="22"/>
              </w:rPr>
              <w:t>application was</w:t>
            </w:r>
            <w:r w:rsidRPr="00FA530F">
              <w:rPr>
                <w:rFonts w:ascii="News Gothic GDB" w:hAnsi="News Gothic GDB" w:cs="Arial"/>
                <w:bCs/>
                <w:iCs/>
                <w:sz w:val="22"/>
                <w:szCs w:val="22"/>
              </w:rPr>
              <w:t xml:space="preserve"> identified as relevant to this L2 process as per the AAP2025 Golden Source.</w:t>
            </w:r>
          </w:p>
          <w:p w14:paraId="46AE1D3B" w14:textId="3B133E57" w:rsidR="00FA530F" w:rsidRDefault="00FA530F" w:rsidP="00475621">
            <w:pPr>
              <w:jc w:val="both"/>
              <w:rPr>
                <w:rFonts w:ascii="News Gothic GDB" w:hAnsi="News Gothic GDB" w:cs="Arial"/>
                <w:bCs/>
                <w:iCs/>
                <w:sz w:val="22"/>
                <w:szCs w:val="22"/>
              </w:rPr>
            </w:pPr>
            <w:r>
              <w:rPr>
                <w:rFonts w:ascii="News Gothic GDB" w:hAnsi="News Gothic GDB" w:cs="Arial"/>
                <w:bCs/>
                <w:iCs/>
                <w:sz w:val="22"/>
                <w:szCs w:val="22"/>
              </w:rPr>
              <w:t xml:space="preserve">However, tools like </w:t>
            </w:r>
            <w:r w:rsidRPr="00FA530F">
              <w:rPr>
                <w:rFonts w:ascii="News Gothic GDB" w:hAnsi="News Gothic GDB" w:cs="Arial"/>
                <w:bCs/>
                <w:iCs/>
                <w:sz w:val="22"/>
                <w:szCs w:val="22"/>
              </w:rPr>
              <w:t>SailPoint IIQ (AID760</w:t>
            </w:r>
            <w:r>
              <w:rPr>
                <w:rFonts w:ascii="News Gothic GDB" w:hAnsi="News Gothic GDB" w:cs="Arial"/>
                <w:bCs/>
                <w:iCs/>
                <w:sz w:val="22"/>
                <w:szCs w:val="22"/>
              </w:rPr>
              <w:t xml:space="preserve">) </w:t>
            </w:r>
            <w:r w:rsidR="00BC1E6E">
              <w:rPr>
                <w:rFonts w:ascii="News Gothic GDB" w:hAnsi="News Gothic GDB" w:cs="Arial"/>
                <w:bCs/>
                <w:iCs/>
                <w:sz w:val="22"/>
                <w:szCs w:val="22"/>
              </w:rPr>
              <w:t>and Nexis (</w:t>
            </w:r>
            <w:r w:rsidR="00BC1E6E" w:rsidRPr="00BC1E6E">
              <w:rPr>
                <w:rFonts w:ascii="News Gothic GDB" w:hAnsi="News Gothic GDB" w:cs="Arial"/>
                <w:bCs/>
                <w:iCs/>
                <w:sz w:val="22"/>
                <w:szCs w:val="22"/>
              </w:rPr>
              <w:t>AID931</w:t>
            </w:r>
            <w:r w:rsidR="00BC1E6E">
              <w:rPr>
                <w:rFonts w:ascii="News Gothic GDB" w:hAnsi="News Gothic GDB" w:cs="Arial"/>
                <w:bCs/>
                <w:iCs/>
                <w:sz w:val="22"/>
                <w:szCs w:val="22"/>
              </w:rPr>
              <w:t xml:space="preserve">) </w:t>
            </w:r>
            <w:r>
              <w:rPr>
                <w:rFonts w:ascii="News Gothic GDB" w:hAnsi="News Gothic GDB" w:cs="Arial"/>
                <w:bCs/>
                <w:iCs/>
                <w:sz w:val="22"/>
                <w:szCs w:val="22"/>
              </w:rPr>
              <w:t>are used for the recertification process</w:t>
            </w:r>
            <w:r w:rsidR="005315A7">
              <w:rPr>
                <w:rFonts w:ascii="News Gothic GDB" w:hAnsi="News Gothic GDB" w:cs="Arial"/>
                <w:bCs/>
                <w:iCs/>
                <w:sz w:val="22"/>
                <w:szCs w:val="22"/>
              </w:rPr>
              <w:t xml:space="preserve"> and tested when appropriate</w:t>
            </w:r>
            <w:r>
              <w:rPr>
                <w:rFonts w:ascii="News Gothic GDB" w:hAnsi="News Gothic GDB" w:cs="Arial"/>
                <w:bCs/>
                <w:iCs/>
                <w:sz w:val="22"/>
                <w:szCs w:val="22"/>
              </w:rPr>
              <w:t>.</w:t>
            </w:r>
          </w:p>
          <w:p w14:paraId="24E47102" w14:textId="77777777" w:rsidR="00FA530F" w:rsidRPr="00FA530F" w:rsidRDefault="00FA530F" w:rsidP="00475621">
            <w:pPr>
              <w:jc w:val="both"/>
              <w:rPr>
                <w:rFonts w:ascii="News Gothic GDB" w:hAnsi="News Gothic GDB" w:cs="Arial"/>
                <w:bCs/>
                <w:iCs/>
                <w:sz w:val="22"/>
                <w:szCs w:val="22"/>
              </w:rPr>
            </w:pPr>
          </w:p>
          <w:p w14:paraId="7505608C" w14:textId="6A186765" w:rsidR="006823A3" w:rsidRPr="00F27756" w:rsidRDefault="00D779BE" w:rsidP="00475621">
            <w:pPr>
              <w:jc w:val="both"/>
              <w:rPr>
                <w:rFonts w:ascii="News Gothic GDB" w:hAnsi="News Gothic GDB"/>
              </w:rPr>
            </w:pPr>
            <w:r w:rsidRPr="00D779BE">
              <w:rPr>
                <w:rFonts w:ascii="News Gothic GDB" w:hAnsi="News Gothic GDB" w:cs="Arial"/>
                <w:sz w:val="22"/>
                <w:szCs w:val="22"/>
                <w:u w:val="single"/>
              </w:rPr>
              <w:t>Conclusion for RCA:</w:t>
            </w:r>
            <w:r w:rsidRPr="00D779BE">
              <w:rPr>
                <w:rFonts w:ascii="News Gothic GDB" w:hAnsi="News Gothic GDB" w:cs="Arial"/>
                <w:sz w:val="22"/>
                <w:szCs w:val="22"/>
              </w:rPr>
              <w:t xml:space="preserve"> </w:t>
            </w:r>
            <w:r w:rsidR="006823A3" w:rsidRPr="00FA530F">
              <w:rPr>
                <w:rFonts w:ascii="News Gothic GDB" w:hAnsi="News Gothic GDB" w:cs="Arial"/>
                <w:sz w:val="22"/>
                <w:szCs w:val="22"/>
              </w:rPr>
              <w:t xml:space="preserve">No test procedure </w:t>
            </w:r>
            <w:r w:rsidR="00FA530F">
              <w:rPr>
                <w:rFonts w:ascii="News Gothic GDB" w:hAnsi="News Gothic GDB" w:cs="Arial"/>
                <w:sz w:val="22"/>
                <w:szCs w:val="22"/>
              </w:rPr>
              <w:t xml:space="preserve">for this L2 </w:t>
            </w:r>
            <w:r w:rsidR="006823A3" w:rsidRPr="00FA530F">
              <w:rPr>
                <w:rFonts w:ascii="News Gothic GDB" w:hAnsi="News Gothic GDB" w:cs="Arial"/>
                <w:sz w:val="22"/>
                <w:szCs w:val="22"/>
              </w:rPr>
              <w:t>to be added.</w:t>
            </w:r>
          </w:p>
        </w:tc>
      </w:tr>
      <w:tr w:rsidR="00DD4C01" w:rsidRPr="00F27756" w14:paraId="08BB7442" w14:textId="77777777" w:rsidTr="631CDB64">
        <w:tc>
          <w:tcPr>
            <w:tcW w:w="1620" w:type="dxa"/>
          </w:tcPr>
          <w:p w14:paraId="7920E599" w14:textId="77777777" w:rsidR="00DD4C01" w:rsidRPr="00F27756" w:rsidRDefault="00DD4C01" w:rsidP="00F0051C">
            <w:pPr>
              <w:rPr>
                <w:rFonts w:ascii="News Gothic GDB" w:hAnsi="News Gothic GDB" w:cs="Arial"/>
                <w:sz w:val="22"/>
                <w:szCs w:val="22"/>
              </w:rPr>
            </w:pPr>
          </w:p>
        </w:tc>
        <w:tc>
          <w:tcPr>
            <w:tcW w:w="13134" w:type="dxa"/>
          </w:tcPr>
          <w:p w14:paraId="7E150DB2" w14:textId="77777777" w:rsidR="00DD4C01" w:rsidRPr="00F27756" w:rsidRDefault="00DD4C01" w:rsidP="00475621">
            <w:pPr>
              <w:jc w:val="both"/>
              <w:rPr>
                <w:rFonts w:ascii="News Gothic GDB" w:hAnsi="News Gothic GDB"/>
              </w:rPr>
            </w:pPr>
          </w:p>
        </w:tc>
      </w:tr>
      <w:tr w:rsidR="00D85B08" w:rsidRPr="00F27756" w14:paraId="29957C29" w14:textId="77777777" w:rsidTr="631CDB64">
        <w:trPr>
          <w:trHeight w:val="548"/>
        </w:trPr>
        <w:tc>
          <w:tcPr>
            <w:tcW w:w="1620" w:type="dxa"/>
          </w:tcPr>
          <w:p w14:paraId="1A67AE91" w14:textId="3F3FA585" w:rsidR="00D85B08" w:rsidRPr="00F27756" w:rsidRDefault="00D85B08" w:rsidP="00F0051C">
            <w:pPr>
              <w:rPr>
                <w:rFonts w:ascii="News Gothic GDB" w:hAnsi="News Gothic GDB" w:cs="Arial"/>
                <w:sz w:val="22"/>
                <w:szCs w:val="22"/>
              </w:rPr>
            </w:pPr>
            <w:r w:rsidRPr="001E09B3">
              <w:rPr>
                <w:rFonts w:ascii="News Gothic GDB" w:hAnsi="News Gothic GDB"/>
                <w:sz w:val="22"/>
                <w:szCs w:val="22"/>
              </w:rPr>
              <w:t>Data from Internal Audit</w:t>
            </w:r>
          </w:p>
        </w:tc>
        <w:tc>
          <w:tcPr>
            <w:tcW w:w="13134" w:type="dxa"/>
          </w:tcPr>
          <w:p w14:paraId="37B82AB2" w14:textId="4CCC9130" w:rsidR="003671C5" w:rsidRDefault="003671C5" w:rsidP="6A5440D4">
            <w:pPr>
              <w:jc w:val="both"/>
              <w:rPr>
                <w:rFonts w:ascii="News Gothic GDB" w:hAnsi="News Gothic GDB"/>
                <w:sz w:val="22"/>
                <w:szCs w:val="22"/>
              </w:rPr>
            </w:pPr>
            <w:r>
              <w:rPr>
                <w:rFonts w:ascii="News Gothic GDB" w:hAnsi="News Gothic GDB"/>
                <w:sz w:val="22"/>
                <w:szCs w:val="22"/>
              </w:rPr>
              <w:t>In reference to testing:</w:t>
            </w:r>
          </w:p>
          <w:p w14:paraId="13E7BDBF" w14:textId="7E84D9D5" w:rsidR="001E09B3" w:rsidRPr="001E09B3" w:rsidRDefault="001E09B3" w:rsidP="6A5440D4">
            <w:pPr>
              <w:jc w:val="both"/>
              <w:rPr>
                <w:rFonts w:ascii="News Gothic GDB" w:hAnsi="News Gothic GDB"/>
                <w:sz w:val="22"/>
                <w:szCs w:val="22"/>
              </w:rPr>
            </w:pPr>
            <w:r w:rsidRPr="001E09B3">
              <w:rPr>
                <w:rFonts w:ascii="News Gothic GDB" w:hAnsi="News Gothic GDB"/>
                <w:sz w:val="22"/>
                <w:szCs w:val="22"/>
              </w:rPr>
              <w:t>#2023-043_F11</w:t>
            </w:r>
          </w:p>
          <w:p w14:paraId="26E96372" w14:textId="77777777" w:rsidR="001E09B3" w:rsidRDefault="001E09B3" w:rsidP="6A5440D4">
            <w:pPr>
              <w:jc w:val="both"/>
              <w:rPr>
                <w:rFonts w:ascii="News Gothic GDB" w:hAnsi="News Gothic GDB"/>
                <w:sz w:val="22"/>
                <w:szCs w:val="22"/>
              </w:rPr>
            </w:pPr>
            <w:r w:rsidRPr="001E09B3">
              <w:rPr>
                <w:rFonts w:ascii="News Gothic GDB" w:hAnsi="News Gothic GDB"/>
                <w:sz w:val="22"/>
                <w:szCs w:val="22"/>
              </w:rPr>
              <w:t>#2025-024_F03 and F04</w:t>
            </w:r>
          </w:p>
          <w:p w14:paraId="3530BB7D" w14:textId="0BBA65BC" w:rsidR="00B70BFA" w:rsidRPr="001E09B3" w:rsidRDefault="00B70BFA" w:rsidP="6A5440D4">
            <w:pPr>
              <w:jc w:val="both"/>
              <w:rPr>
                <w:rFonts w:ascii="News Gothic GDB" w:hAnsi="News Gothic GDB"/>
                <w:sz w:val="22"/>
                <w:szCs w:val="22"/>
              </w:rPr>
            </w:pPr>
            <w:r w:rsidRPr="00287CC1">
              <w:rPr>
                <w:rFonts w:ascii="News Gothic GDB" w:hAnsi="News Gothic GDB" w:cs="Arial"/>
                <w:sz w:val="22"/>
                <w:szCs w:val="22"/>
                <w:u w:val="single"/>
              </w:rPr>
              <w:t>Conclusion for RCA:</w:t>
            </w:r>
            <w:r w:rsidRPr="002175C3">
              <w:rPr>
                <w:rFonts w:ascii="News Gothic GDB" w:hAnsi="News Gothic GDB"/>
                <w:sz w:val="22"/>
                <w:szCs w:val="22"/>
              </w:rPr>
              <w:t xml:space="preserve"> No dedicated test point to be added</w:t>
            </w:r>
            <w:r w:rsidR="00EE0D74">
              <w:rPr>
                <w:rFonts w:ascii="News Gothic GDB" w:hAnsi="News Gothic GDB"/>
                <w:sz w:val="22"/>
                <w:szCs w:val="22"/>
              </w:rPr>
              <w:t>, only for reference.</w:t>
            </w:r>
          </w:p>
        </w:tc>
      </w:tr>
      <w:tr w:rsidR="00DD4C01" w:rsidRPr="00F27756" w14:paraId="7F5FE1D0" w14:textId="77777777" w:rsidTr="631CDB64">
        <w:tc>
          <w:tcPr>
            <w:tcW w:w="1620" w:type="dxa"/>
          </w:tcPr>
          <w:p w14:paraId="66C8EAE3" w14:textId="77777777" w:rsidR="00DD4C01" w:rsidRPr="002175C3" w:rsidRDefault="00DD4C01" w:rsidP="00F0051C">
            <w:pPr>
              <w:rPr>
                <w:rFonts w:ascii="News Gothic GDB" w:hAnsi="News Gothic GDB" w:cs="Arial"/>
                <w:sz w:val="22"/>
                <w:szCs w:val="22"/>
              </w:rPr>
            </w:pPr>
            <w:r w:rsidRPr="002175C3">
              <w:rPr>
                <w:rFonts w:ascii="News Gothic GDB" w:hAnsi="News Gothic GDB" w:cs="Arial"/>
                <w:sz w:val="22"/>
                <w:szCs w:val="22"/>
              </w:rPr>
              <w:t>Data from External Audit</w:t>
            </w:r>
          </w:p>
        </w:tc>
        <w:tc>
          <w:tcPr>
            <w:tcW w:w="13134" w:type="dxa"/>
          </w:tcPr>
          <w:p w14:paraId="5F6B636A" w14:textId="681A9BA5" w:rsidR="003244E6" w:rsidRPr="002175C3" w:rsidRDefault="00AF3293" w:rsidP="00475621">
            <w:pPr>
              <w:jc w:val="both"/>
              <w:rPr>
                <w:rFonts w:ascii="News Gothic GDB" w:eastAsia="News Gothic GDB" w:hAnsi="News Gothic GDB" w:cs="News Gothic GDB"/>
                <w:sz w:val="22"/>
                <w:szCs w:val="22"/>
              </w:rPr>
            </w:pPr>
            <w:r w:rsidRPr="002175C3">
              <w:rPr>
                <w:rFonts w:ascii="News Gothic GDB" w:hAnsi="News Gothic GDB"/>
                <w:sz w:val="22"/>
                <w:szCs w:val="22"/>
              </w:rPr>
              <w:t xml:space="preserve">For open external findings (F3/F4) relevant to this process, IA is performing validation on the implemented action plans in the ongoing SFV Program with target date as end of December 2025. </w:t>
            </w:r>
            <w:r w:rsidR="00890C01" w:rsidRPr="002175C3">
              <w:rPr>
                <w:rFonts w:ascii="News Gothic GDB" w:hAnsi="News Gothic GDB"/>
                <w:sz w:val="22"/>
                <w:szCs w:val="22"/>
              </w:rPr>
              <w:t>One</w:t>
            </w:r>
            <w:r w:rsidRPr="002175C3">
              <w:rPr>
                <w:rFonts w:ascii="News Gothic GDB" w:hAnsi="News Gothic GDB"/>
                <w:sz w:val="22"/>
                <w:szCs w:val="22"/>
              </w:rPr>
              <w:t xml:space="preserve"> validation package relevant to this L2</w:t>
            </w:r>
            <w:r w:rsidR="00890C01" w:rsidRPr="002175C3">
              <w:rPr>
                <w:rFonts w:ascii="News Gothic GDB" w:hAnsi="News Gothic GDB"/>
                <w:sz w:val="22"/>
                <w:szCs w:val="22"/>
              </w:rPr>
              <w:t xml:space="preserve"> is</w:t>
            </w:r>
            <w:r w:rsidRPr="002175C3">
              <w:rPr>
                <w:rFonts w:ascii="News Gothic GDB" w:hAnsi="News Gothic GDB"/>
                <w:sz w:val="22"/>
                <w:szCs w:val="22"/>
              </w:rPr>
              <w:t xml:space="preserve"> </w:t>
            </w:r>
            <w:r w:rsidR="00890C01" w:rsidRPr="002175C3">
              <w:rPr>
                <w:rFonts w:ascii="News Gothic GDB" w:hAnsi="News Gothic GDB"/>
                <w:sz w:val="22"/>
                <w:szCs w:val="22"/>
              </w:rPr>
              <w:t xml:space="preserve">IAM-11 (Manual recon of access rights; Target vs Actual Comp). </w:t>
            </w:r>
            <w:r w:rsidRPr="002175C3">
              <w:rPr>
                <w:rFonts w:ascii="News Gothic GDB" w:eastAsia="News Gothic GDB" w:hAnsi="News Gothic GDB" w:cs="News Gothic GDB"/>
                <w:sz w:val="22"/>
                <w:szCs w:val="22"/>
              </w:rPr>
              <w:t>No low severity external regulatory finding was identified as relevant to this L2.</w:t>
            </w:r>
          </w:p>
          <w:p w14:paraId="42422A5C" w14:textId="24F68FA2" w:rsidR="00DD4C01" w:rsidRPr="002175C3" w:rsidRDefault="00AF3293" w:rsidP="00475621">
            <w:pPr>
              <w:jc w:val="both"/>
              <w:rPr>
                <w:rFonts w:ascii="News Gothic GDB" w:hAnsi="News Gothic GDB" w:cs="Arial"/>
                <w:sz w:val="22"/>
                <w:szCs w:val="22"/>
                <w:lang w:bidi="ar-SA"/>
              </w:rPr>
            </w:pPr>
            <w:r w:rsidRPr="00287CC1">
              <w:rPr>
                <w:rFonts w:ascii="News Gothic GDB" w:hAnsi="News Gothic GDB" w:cs="Arial"/>
                <w:sz w:val="22"/>
                <w:szCs w:val="22"/>
                <w:u w:val="single"/>
              </w:rPr>
              <w:t>Conclusion for RCA:</w:t>
            </w:r>
            <w:r w:rsidRPr="002175C3">
              <w:rPr>
                <w:rFonts w:ascii="News Gothic GDB" w:hAnsi="News Gothic GDB"/>
                <w:sz w:val="22"/>
                <w:szCs w:val="22"/>
              </w:rPr>
              <w:t xml:space="preserve"> No dedicated test point to be added.</w:t>
            </w:r>
          </w:p>
        </w:tc>
      </w:tr>
      <w:tr w:rsidR="00DD4C01" w:rsidRPr="00F27756" w14:paraId="40ABA495" w14:textId="77777777" w:rsidTr="631CDB64">
        <w:trPr>
          <w:cantSplit/>
        </w:trPr>
        <w:tc>
          <w:tcPr>
            <w:tcW w:w="1620" w:type="dxa"/>
          </w:tcPr>
          <w:p w14:paraId="1C66D2F7" w14:textId="77777777" w:rsidR="00DD4C01" w:rsidRPr="002175C3" w:rsidRDefault="00DD4C01" w:rsidP="00F0051C">
            <w:pPr>
              <w:rPr>
                <w:rFonts w:ascii="News Gothic GDB" w:hAnsi="News Gothic GDB" w:cs="Arial"/>
                <w:sz w:val="22"/>
                <w:szCs w:val="22"/>
                <w:lang w:bidi="ar-SA"/>
              </w:rPr>
            </w:pPr>
            <w:r w:rsidRPr="002175C3">
              <w:rPr>
                <w:rFonts w:ascii="News Gothic GDB" w:hAnsi="News Gothic GDB" w:cs="Arial"/>
                <w:sz w:val="22"/>
                <w:szCs w:val="22"/>
              </w:rPr>
              <w:lastRenderedPageBreak/>
              <w:t>Relevant Future notes</w:t>
            </w:r>
          </w:p>
        </w:tc>
        <w:tc>
          <w:tcPr>
            <w:tcW w:w="13134" w:type="dxa"/>
          </w:tcPr>
          <w:p w14:paraId="238AA1B8" w14:textId="6118A866" w:rsidR="009C1175" w:rsidRPr="002175C3" w:rsidRDefault="6ABF1F1D" w:rsidP="00E34C04">
            <w:pPr>
              <w:jc w:val="both"/>
              <w:rPr>
                <w:rFonts w:ascii="News Gothic GDB" w:hAnsi="News Gothic GDB" w:cs="Arial"/>
                <w:sz w:val="22"/>
                <w:szCs w:val="22"/>
              </w:rPr>
            </w:pPr>
            <w:r w:rsidRPr="002175C3">
              <w:rPr>
                <w:rFonts w:ascii="News Gothic GDB" w:hAnsi="News Gothic GDB" w:cs="Arial"/>
                <w:sz w:val="22"/>
                <w:szCs w:val="22"/>
              </w:rPr>
              <w:t xml:space="preserve">The following FuNs are identified as relevant to this L2 process: </w:t>
            </w:r>
            <w:r w:rsidR="6223B49D" w:rsidRPr="002175C3">
              <w:rPr>
                <w:rFonts w:ascii="News Gothic GDB" w:hAnsi="News Gothic GDB" w:cs="Arial"/>
                <w:sz w:val="22"/>
                <w:szCs w:val="22"/>
              </w:rPr>
              <w:t>(</w:t>
            </w:r>
            <w:hyperlink r:id="rId45">
              <w:r w:rsidR="6223B49D" w:rsidRPr="002175C3">
                <w:rPr>
                  <w:rStyle w:val="Hyperlink"/>
                  <w:rFonts w:ascii="News Gothic GDB" w:hAnsi="News Gothic GDB" w:cs="Arial"/>
                  <w:color w:val="auto"/>
                  <w:sz w:val="22"/>
                  <w:szCs w:val="22"/>
                </w:rPr>
                <w:t>link</w:t>
              </w:r>
            </w:hyperlink>
            <w:r w:rsidR="6223B49D" w:rsidRPr="002175C3">
              <w:rPr>
                <w:rFonts w:ascii="News Gothic GDB" w:hAnsi="News Gothic GDB" w:cs="Arial"/>
                <w:sz w:val="22"/>
                <w:szCs w:val="22"/>
              </w:rPr>
              <w:t>)</w:t>
            </w:r>
            <w:r w:rsidR="00782473" w:rsidRPr="002175C3">
              <w:rPr>
                <w:rFonts w:ascii="News Gothic GDB" w:hAnsi="News Gothic GDB" w:cs="Arial"/>
                <w:sz w:val="22"/>
                <w:szCs w:val="22"/>
              </w:rPr>
              <w:t>:</w:t>
            </w:r>
          </w:p>
          <w:p w14:paraId="18C755F4" w14:textId="33E320A6" w:rsidR="00782473" w:rsidRPr="002175C3" w:rsidRDefault="009C1175" w:rsidP="00D40F5B">
            <w:pPr>
              <w:pStyle w:val="ListParagraph"/>
              <w:numPr>
                <w:ilvl w:val="0"/>
                <w:numId w:val="11"/>
              </w:numPr>
              <w:ind w:left="166" w:hanging="166"/>
              <w:jc w:val="both"/>
              <w:rPr>
                <w:rFonts w:ascii="News Gothic GDB" w:hAnsi="News Gothic GDB" w:cs="Arial"/>
              </w:rPr>
            </w:pPr>
            <w:r w:rsidRPr="002175C3">
              <w:rPr>
                <w:rFonts w:ascii="News Gothic GDB" w:hAnsi="News Gothic GDB" w:cs="Arial"/>
              </w:rPr>
              <w:t>210628155918</w:t>
            </w:r>
            <w:r w:rsidR="00782473" w:rsidRPr="002175C3">
              <w:rPr>
                <w:rFonts w:ascii="News Gothic GDB" w:hAnsi="News Gothic GDB" w:cs="Arial"/>
              </w:rPr>
              <w:t xml:space="preserve">: </w:t>
            </w:r>
            <w:r w:rsidR="00077FEF" w:rsidRPr="002175C3">
              <w:rPr>
                <w:rFonts w:ascii="News Gothic GDB" w:hAnsi="News Gothic GDB" w:cs="Arial"/>
              </w:rPr>
              <w:t>As</w:t>
            </w:r>
            <w:r w:rsidR="00782473" w:rsidRPr="002175C3">
              <w:rPr>
                <w:rFonts w:ascii="News Gothic GDB" w:hAnsi="News Gothic GDB" w:cs="Arial"/>
              </w:rPr>
              <w:t xml:space="preserve"> per information </w:t>
            </w:r>
            <w:r w:rsidR="00B66C83" w:rsidRPr="002175C3">
              <w:rPr>
                <w:rFonts w:ascii="News Gothic GDB" w:hAnsi="News Gothic GDB" w:cs="Arial"/>
              </w:rPr>
              <w:t>received</w:t>
            </w:r>
            <w:r w:rsidR="00782473" w:rsidRPr="002175C3">
              <w:rPr>
                <w:rFonts w:ascii="News Gothic GDB" w:hAnsi="News Gothic GDB" w:cs="Arial"/>
              </w:rPr>
              <w:t>, the BaFin finding remediation is still underway. No action to be included in RCA.</w:t>
            </w:r>
          </w:p>
          <w:p w14:paraId="099FF7BE" w14:textId="77777777" w:rsidR="00782473" w:rsidRPr="002175C3" w:rsidRDefault="009C1175" w:rsidP="00D40F5B">
            <w:pPr>
              <w:pStyle w:val="ListParagraph"/>
              <w:numPr>
                <w:ilvl w:val="0"/>
                <w:numId w:val="11"/>
              </w:numPr>
              <w:ind w:left="166" w:hanging="166"/>
              <w:jc w:val="both"/>
              <w:rPr>
                <w:rFonts w:ascii="News Gothic GDB" w:hAnsi="News Gothic GDB" w:cs="Arial"/>
              </w:rPr>
            </w:pPr>
            <w:r w:rsidRPr="002175C3">
              <w:rPr>
                <w:rFonts w:ascii="News Gothic GDB" w:hAnsi="News Gothic GDB" w:cs="Arial"/>
              </w:rPr>
              <w:t>241106111950</w:t>
            </w:r>
          </w:p>
          <w:p w14:paraId="44869CCD" w14:textId="77777777" w:rsidR="00782473" w:rsidRPr="002175C3" w:rsidRDefault="009C1175" w:rsidP="00D40F5B">
            <w:pPr>
              <w:pStyle w:val="ListParagraph"/>
              <w:numPr>
                <w:ilvl w:val="0"/>
                <w:numId w:val="11"/>
              </w:numPr>
              <w:ind w:left="166" w:hanging="166"/>
              <w:jc w:val="both"/>
              <w:rPr>
                <w:rFonts w:ascii="News Gothic GDB" w:hAnsi="News Gothic GDB" w:cs="Arial"/>
              </w:rPr>
            </w:pPr>
            <w:r w:rsidRPr="002175C3">
              <w:rPr>
                <w:rFonts w:ascii="News Gothic GDB" w:hAnsi="News Gothic GDB" w:cs="Arial"/>
              </w:rPr>
              <w:t>241106112230</w:t>
            </w:r>
          </w:p>
          <w:p w14:paraId="490D1C6D" w14:textId="16CCA946" w:rsidR="00782473" w:rsidRPr="002175C3" w:rsidRDefault="3C04AB52" w:rsidP="00D40F5B">
            <w:pPr>
              <w:pStyle w:val="ListParagraph"/>
              <w:numPr>
                <w:ilvl w:val="0"/>
                <w:numId w:val="11"/>
              </w:numPr>
              <w:ind w:left="166" w:hanging="166"/>
              <w:jc w:val="both"/>
              <w:rPr>
                <w:rFonts w:ascii="News Gothic GDB" w:hAnsi="News Gothic GDB" w:cs="Arial"/>
              </w:rPr>
            </w:pPr>
            <w:commentRangeStart w:id="170"/>
            <w:commentRangeStart w:id="171"/>
            <w:r w:rsidRPr="002175C3">
              <w:rPr>
                <w:rFonts w:ascii="News Gothic GDB" w:hAnsi="News Gothic GDB" w:cs="Arial"/>
              </w:rPr>
              <w:t>250714112849</w:t>
            </w:r>
            <w:commentRangeEnd w:id="170"/>
            <w:r w:rsidR="009C1175" w:rsidRPr="002175C3">
              <w:rPr>
                <w:rStyle w:val="CommentReference"/>
              </w:rPr>
              <w:commentReference w:id="170"/>
            </w:r>
            <w:commentRangeEnd w:id="171"/>
            <w:r w:rsidR="009C1175" w:rsidRPr="002175C3">
              <w:rPr>
                <w:rStyle w:val="CommentReference"/>
              </w:rPr>
              <w:commentReference w:id="171"/>
            </w:r>
          </w:p>
          <w:p w14:paraId="2FB7FE83" w14:textId="5FD1F5E3" w:rsidR="00DD4C01" w:rsidRPr="002175C3" w:rsidRDefault="00E737E8" w:rsidP="00E34C04">
            <w:pPr>
              <w:jc w:val="both"/>
              <w:rPr>
                <w:rFonts w:ascii="News Gothic GDB" w:hAnsi="News Gothic GDB"/>
                <w:sz w:val="22"/>
                <w:szCs w:val="22"/>
              </w:rPr>
            </w:pPr>
            <w:r w:rsidRPr="00EE0D74">
              <w:rPr>
                <w:rFonts w:ascii="News Gothic GDB" w:hAnsi="News Gothic GDB"/>
                <w:sz w:val="22"/>
                <w:szCs w:val="22"/>
                <w:u w:val="single"/>
              </w:rPr>
              <w:t>Conclusion for RCA</w:t>
            </w:r>
            <w:r w:rsidRPr="002175C3">
              <w:rPr>
                <w:rFonts w:ascii="News Gothic GDB" w:hAnsi="News Gothic GDB"/>
                <w:sz w:val="22"/>
                <w:szCs w:val="22"/>
              </w:rPr>
              <w:t>:</w:t>
            </w:r>
            <w:r w:rsidR="00B66C83" w:rsidRPr="002175C3">
              <w:rPr>
                <w:rFonts w:ascii="News Gothic GDB" w:hAnsi="News Gothic GDB"/>
                <w:sz w:val="22"/>
                <w:szCs w:val="22"/>
              </w:rPr>
              <w:t xml:space="preserve"> </w:t>
            </w:r>
            <w:r w:rsidRPr="002175C3">
              <w:rPr>
                <w:rFonts w:ascii="News Gothic GDB" w:hAnsi="News Gothic GDB"/>
                <w:sz w:val="22"/>
                <w:szCs w:val="22"/>
              </w:rPr>
              <w:t>FuNs: 241106111950, 241106112230, 250714112849</w:t>
            </w:r>
          </w:p>
        </w:tc>
      </w:tr>
      <w:tr w:rsidR="00DD4C01" w:rsidRPr="00F27756" w14:paraId="00F59B2F" w14:textId="77777777" w:rsidTr="631CDB64">
        <w:trPr>
          <w:trHeight w:val="300"/>
        </w:trPr>
        <w:tc>
          <w:tcPr>
            <w:tcW w:w="1620" w:type="dxa"/>
            <w:tcBorders>
              <w:bottom w:val="single" w:sz="4" w:space="0" w:color="auto"/>
            </w:tcBorders>
          </w:tcPr>
          <w:p w14:paraId="72C82FA9" w14:textId="77777777" w:rsidR="00DD4C01" w:rsidRPr="00F27756" w:rsidRDefault="00DD4C01" w:rsidP="00F0051C">
            <w:pPr>
              <w:rPr>
                <w:rFonts w:ascii="News Gothic GDB" w:hAnsi="News Gothic GDB" w:cs="Arial"/>
                <w:sz w:val="22"/>
                <w:szCs w:val="22"/>
              </w:rPr>
            </w:pPr>
            <w:r w:rsidRPr="6ABC4B8F">
              <w:rPr>
                <w:rFonts w:ascii="News Gothic GDB" w:hAnsi="News Gothic GDB" w:cs="Arial"/>
                <w:sz w:val="22"/>
                <w:szCs w:val="22"/>
              </w:rPr>
              <w:t>Data Analytics</w:t>
            </w:r>
          </w:p>
        </w:tc>
        <w:tc>
          <w:tcPr>
            <w:tcW w:w="13134" w:type="dxa"/>
            <w:tcBorders>
              <w:bottom w:val="single" w:sz="4" w:space="0" w:color="auto"/>
            </w:tcBorders>
          </w:tcPr>
          <w:p w14:paraId="26DCD574" w14:textId="6D173BC1" w:rsidR="00DD4C01" w:rsidRPr="00F27756" w:rsidRDefault="00537B5D" w:rsidP="00475621">
            <w:pPr>
              <w:tabs>
                <w:tab w:val="left" w:pos="7020"/>
              </w:tabs>
              <w:jc w:val="both"/>
              <w:rPr>
                <w:rFonts w:ascii="News Gothic GDB" w:eastAsia="Calibri" w:hAnsi="News Gothic GDB" w:cs="Calibri"/>
                <w:i/>
                <w:color w:val="FF0000"/>
                <w:sz w:val="22"/>
                <w:szCs w:val="22"/>
              </w:rPr>
            </w:pPr>
            <w:r w:rsidRPr="00D02C20">
              <w:rPr>
                <w:rFonts w:ascii="News Gothic GDB" w:hAnsi="News Gothic GDB" w:cs="Arial"/>
                <w:sz w:val="22"/>
                <w:szCs w:val="22"/>
              </w:rPr>
              <w:t>Based on current understanding, it</w:t>
            </w:r>
            <w:r w:rsidRPr="00D02C20">
              <w:rPr>
                <w:rFonts w:ascii="News Gothic GDB" w:eastAsia="Calibri" w:hAnsi="News Gothic GDB" w:cs="Arial"/>
                <w:sz w:val="22"/>
                <w:szCs w:val="22"/>
              </w:rPr>
              <w:t xml:space="preserve"> </w:t>
            </w:r>
            <w:r w:rsidRPr="00D02C20">
              <w:rPr>
                <w:rFonts w:ascii="News Gothic GDB" w:hAnsi="News Gothic GDB" w:cs="Arial"/>
                <w:sz w:val="22"/>
                <w:szCs w:val="22"/>
              </w:rPr>
              <w:t>may be</w:t>
            </w:r>
            <w:r w:rsidRPr="00D02C20">
              <w:rPr>
                <w:rFonts w:ascii="News Gothic GDB" w:eastAsia="Calibri" w:hAnsi="News Gothic GDB" w:cs="Arial"/>
                <w:sz w:val="22"/>
                <w:szCs w:val="22"/>
              </w:rPr>
              <w:t xml:space="preserve"> </w:t>
            </w:r>
            <w:r w:rsidRPr="00D02C20">
              <w:rPr>
                <w:rFonts w:ascii="News Gothic GDB" w:hAnsi="News Gothic GDB" w:cs="Arial"/>
                <w:sz w:val="22"/>
                <w:szCs w:val="22"/>
              </w:rPr>
              <w:t xml:space="preserve">eligible for Data Analytics (DA) testing. i.e. about completeness or timeliness of data and if properly recorded and approved, investigate the discrepancies. </w:t>
            </w:r>
            <w:r w:rsidR="00AD43F2">
              <w:rPr>
                <w:rFonts w:ascii="News Gothic GDB" w:hAnsi="News Gothic GDB" w:cs="Arial"/>
                <w:sz w:val="22"/>
                <w:szCs w:val="22"/>
              </w:rPr>
              <w:t xml:space="preserve">On best effort, </w:t>
            </w:r>
            <w:r w:rsidR="00CF0C93">
              <w:rPr>
                <w:rFonts w:ascii="News Gothic GDB" w:hAnsi="News Gothic GDB" w:cs="Arial"/>
                <w:sz w:val="22"/>
                <w:szCs w:val="22"/>
              </w:rPr>
              <w:t xml:space="preserve">reporting information </w:t>
            </w:r>
            <w:r w:rsidR="00216C0E">
              <w:rPr>
                <w:rFonts w:ascii="News Gothic GDB" w:hAnsi="News Gothic GDB" w:cs="Arial"/>
                <w:sz w:val="22"/>
                <w:szCs w:val="22"/>
              </w:rPr>
              <w:t>from IIQ and Nexis are to be analyzed.</w:t>
            </w:r>
          </w:p>
        </w:tc>
      </w:tr>
      <w:tr w:rsidR="00DD4C01" w:rsidRPr="00F27756" w14:paraId="1556EB1A" w14:textId="77777777" w:rsidTr="631CDB64">
        <w:trPr>
          <w:trHeight w:val="345"/>
        </w:trPr>
        <w:tc>
          <w:tcPr>
            <w:tcW w:w="1620" w:type="dxa"/>
            <w:tcBorders>
              <w:top w:val="single" w:sz="4" w:space="0" w:color="auto"/>
              <w:bottom w:val="single" w:sz="4" w:space="0" w:color="auto"/>
            </w:tcBorders>
          </w:tcPr>
          <w:p w14:paraId="694F1DF5" w14:textId="77777777" w:rsidR="00DD4C01" w:rsidRPr="00F27756" w:rsidRDefault="00DD4C01" w:rsidP="00F0051C">
            <w:pPr>
              <w:rPr>
                <w:rFonts w:ascii="News Gothic GDB" w:hAnsi="News Gothic GDB" w:cs="Arial"/>
                <w:sz w:val="22"/>
                <w:szCs w:val="22"/>
              </w:rPr>
            </w:pPr>
            <w:r w:rsidRPr="6ABC4B8F">
              <w:rPr>
                <w:rFonts w:ascii="News Gothic GDB" w:hAnsi="News Gothic GDB" w:cs="Arial"/>
                <w:sz w:val="22"/>
                <w:szCs w:val="22"/>
              </w:rPr>
              <w:t>Defined test</w:t>
            </w:r>
          </w:p>
        </w:tc>
        <w:tc>
          <w:tcPr>
            <w:tcW w:w="13134" w:type="dxa"/>
            <w:tcBorders>
              <w:top w:val="single" w:sz="4" w:space="0" w:color="auto"/>
              <w:bottom w:val="single" w:sz="4" w:space="0" w:color="auto"/>
            </w:tcBorders>
          </w:tcPr>
          <w:p w14:paraId="7EFF216F" w14:textId="1CB295DD" w:rsidR="00470E7D" w:rsidRDefault="00470E7D" w:rsidP="002175C3">
            <w:pPr>
              <w:jc w:val="both"/>
              <w:rPr>
                <w:rFonts w:ascii="News Gothic GDB" w:hAnsi="News Gothic GDB"/>
                <w:sz w:val="22"/>
                <w:szCs w:val="22"/>
              </w:rPr>
            </w:pPr>
            <w:r w:rsidRPr="6ABC4B8F">
              <w:rPr>
                <w:rFonts w:ascii="News Gothic GDB" w:hAnsi="News Gothic GDB" w:cs="Arial"/>
                <w:sz w:val="22"/>
                <w:szCs w:val="22"/>
                <w:u w:val="single"/>
              </w:rPr>
              <w:t>Conclusion for RCA:</w:t>
            </w:r>
            <w:r w:rsidRPr="6ABC4B8F">
              <w:rPr>
                <w:rFonts w:ascii="News Gothic GDB" w:hAnsi="News Gothic GDB"/>
                <w:sz w:val="22"/>
                <w:szCs w:val="22"/>
              </w:rPr>
              <w:t xml:space="preserve"> </w:t>
            </w:r>
            <w:r>
              <w:rPr>
                <w:rFonts w:ascii="News Gothic GDB" w:hAnsi="News Gothic GDB"/>
                <w:sz w:val="22"/>
                <w:szCs w:val="22"/>
              </w:rPr>
              <w:t>Tests points consider the general risks, documented FuNs as well as the respective audit results. Results out of IT AMELI are excluded due to finding validation.</w:t>
            </w:r>
          </w:p>
          <w:p w14:paraId="551DDCB7" w14:textId="77777777" w:rsidR="00470E7D" w:rsidRDefault="00470E7D" w:rsidP="002175C3">
            <w:pPr>
              <w:jc w:val="both"/>
              <w:rPr>
                <w:rFonts w:ascii="News Gothic GDB" w:hAnsi="News Gothic GDB" w:cs="Arial"/>
                <w:sz w:val="22"/>
                <w:szCs w:val="22"/>
              </w:rPr>
            </w:pPr>
          </w:p>
          <w:p w14:paraId="23F727D4" w14:textId="29E8BE5B" w:rsidR="00B30CE6" w:rsidRDefault="77C0EA11" w:rsidP="0033AB2C">
            <w:pPr>
              <w:jc w:val="both"/>
              <w:rPr>
                <w:rFonts w:ascii="News Gothic GDB" w:hAnsi="News Gothic GDB" w:cs="Arial"/>
                <w:sz w:val="22"/>
                <w:szCs w:val="22"/>
              </w:rPr>
            </w:pPr>
            <w:r w:rsidRPr="631CDB64">
              <w:rPr>
                <w:rFonts w:ascii="News Gothic GDB" w:hAnsi="News Gothic GDB" w:cs="Arial"/>
                <w:sz w:val="22"/>
                <w:szCs w:val="22"/>
              </w:rPr>
              <w:t>TP1:</w:t>
            </w:r>
            <w:r w:rsidR="3CB6B9F9" w:rsidRPr="631CDB64">
              <w:rPr>
                <w:rFonts w:ascii="News Gothic GDB" w:hAnsi="News Gothic GDB" w:cs="Arial"/>
                <w:sz w:val="22"/>
                <w:szCs w:val="22"/>
              </w:rPr>
              <w:t xml:space="preserve"> </w:t>
            </w:r>
            <w:r w:rsidR="4B4CE649" w:rsidRPr="631CDB64">
              <w:rPr>
                <w:rFonts w:ascii="News Gothic GDB" w:hAnsi="News Gothic GDB" w:cs="Arial"/>
                <w:sz w:val="22"/>
                <w:szCs w:val="22"/>
              </w:rPr>
              <w:t>Verify</w:t>
            </w:r>
            <w:r w:rsidR="595677DE" w:rsidRPr="631CDB64">
              <w:rPr>
                <w:rFonts w:ascii="News Gothic GDB" w:hAnsi="News Gothic GDB" w:cs="Arial"/>
                <w:sz w:val="22"/>
                <w:szCs w:val="22"/>
              </w:rPr>
              <w:t xml:space="preserve"> </w:t>
            </w:r>
            <w:r w:rsidRPr="631CDB64">
              <w:rPr>
                <w:rFonts w:ascii="News Gothic GDB" w:hAnsi="News Gothic GDB" w:cs="Arial"/>
                <w:sz w:val="22"/>
                <w:szCs w:val="22"/>
              </w:rPr>
              <w:t xml:space="preserve">internal </w:t>
            </w:r>
            <w:r w:rsidR="61335F70" w:rsidRPr="631CDB64">
              <w:rPr>
                <w:rFonts w:ascii="News Gothic GDB" w:hAnsi="News Gothic GDB" w:cs="Arial"/>
                <w:sz w:val="22"/>
                <w:szCs w:val="22"/>
              </w:rPr>
              <w:t xml:space="preserve">and </w:t>
            </w:r>
            <w:r w:rsidR="336F8611" w:rsidRPr="631CDB64">
              <w:rPr>
                <w:rFonts w:ascii="News Gothic GDB" w:hAnsi="News Gothic GDB" w:cs="Arial"/>
                <w:sz w:val="22"/>
                <w:szCs w:val="22"/>
              </w:rPr>
              <w:t>ex</w:t>
            </w:r>
            <w:r w:rsidR="4B4CE649" w:rsidRPr="631CDB64">
              <w:rPr>
                <w:rFonts w:ascii="News Gothic GDB" w:hAnsi="News Gothic GDB" w:cs="Arial"/>
                <w:sz w:val="22"/>
                <w:szCs w:val="22"/>
              </w:rPr>
              <w:t xml:space="preserve">ternal </w:t>
            </w:r>
            <w:r w:rsidRPr="631CDB64">
              <w:rPr>
                <w:rFonts w:ascii="News Gothic GDB" w:hAnsi="News Gothic GDB" w:cs="Arial"/>
                <w:sz w:val="22"/>
                <w:szCs w:val="22"/>
              </w:rPr>
              <w:t xml:space="preserve">demands, </w:t>
            </w:r>
            <w:r w:rsidR="24B85069" w:rsidRPr="631CDB64">
              <w:rPr>
                <w:rFonts w:ascii="News Gothic GDB" w:hAnsi="News Gothic GDB" w:cs="Arial"/>
                <w:sz w:val="22"/>
                <w:szCs w:val="22"/>
              </w:rPr>
              <w:t xml:space="preserve">management, </w:t>
            </w:r>
            <w:r w:rsidRPr="631CDB64">
              <w:rPr>
                <w:rFonts w:ascii="News Gothic GDB" w:hAnsi="News Gothic GDB" w:cs="Arial"/>
                <w:sz w:val="22"/>
                <w:szCs w:val="22"/>
              </w:rPr>
              <w:t>oversight</w:t>
            </w:r>
            <w:r w:rsidR="5C30FB64" w:rsidRPr="631CDB64">
              <w:rPr>
                <w:rFonts w:ascii="News Gothic GDB" w:hAnsi="News Gothic GDB" w:cs="Arial"/>
                <w:sz w:val="22"/>
                <w:szCs w:val="22"/>
              </w:rPr>
              <w:t xml:space="preserve">, </w:t>
            </w:r>
            <w:r w:rsidR="279302D5" w:rsidRPr="631CDB64">
              <w:rPr>
                <w:rFonts w:ascii="News Gothic GDB" w:hAnsi="News Gothic GDB" w:cs="Arial"/>
                <w:sz w:val="22"/>
                <w:szCs w:val="22"/>
              </w:rPr>
              <w:t xml:space="preserve">metrics, measurement, and </w:t>
            </w:r>
            <w:r w:rsidR="5C30FB64" w:rsidRPr="631CDB64">
              <w:rPr>
                <w:rFonts w:ascii="News Gothic GDB" w:hAnsi="News Gothic GDB" w:cs="Arial"/>
                <w:sz w:val="22"/>
                <w:szCs w:val="22"/>
              </w:rPr>
              <w:t>reporting of IAM recertification.</w:t>
            </w:r>
          </w:p>
          <w:p w14:paraId="4DBAD4F6" w14:textId="699A4F07" w:rsidR="00B744C0" w:rsidRDefault="00B744C0" w:rsidP="00D40F5B">
            <w:pPr>
              <w:pStyle w:val="ListParagraph"/>
              <w:numPr>
                <w:ilvl w:val="0"/>
                <w:numId w:val="11"/>
              </w:numPr>
              <w:ind w:left="166" w:hanging="166"/>
              <w:jc w:val="both"/>
              <w:rPr>
                <w:rFonts w:ascii="News Gothic GDB" w:hAnsi="News Gothic GDB" w:cs="Arial"/>
              </w:rPr>
            </w:pPr>
            <w:r>
              <w:rPr>
                <w:rFonts w:ascii="News Gothic GDB" w:hAnsi="News Gothic GDB" w:cs="Arial"/>
              </w:rPr>
              <w:t>Verification of demands</w:t>
            </w:r>
            <w:r w:rsidR="001F5C67">
              <w:rPr>
                <w:rFonts w:ascii="News Gothic GDB" w:hAnsi="News Gothic GDB" w:cs="Arial"/>
              </w:rPr>
              <w:t xml:space="preserve"> and metrics </w:t>
            </w:r>
            <w:r w:rsidR="00DE2E4A">
              <w:rPr>
                <w:rFonts w:ascii="News Gothic GDB" w:hAnsi="News Gothic GDB" w:cs="Arial"/>
              </w:rPr>
              <w:t>regarding recertification</w:t>
            </w:r>
          </w:p>
          <w:p w14:paraId="48A440CE" w14:textId="59A73C3E" w:rsidR="00DE2E4A" w:rsidRDefault="00DE2E4A" w:rsidP="00D40F5B">
            <w:pPr>
              <w:pStyle w:val="ListParagraph"/>
              <w:numPr>
                <w:ilvl w:val="0"/>
                <w:numId w:val="11"/>
              </w:numPr>
              <w:ind w:left="166" w:hanging="166"/>
              <w:jc w:val="both"/>
              <w:rPr>
                <w:rFonts w:ascii="News Gothic GDB" w:hAnsi="News Gothic GDB" w:cs="Arial"/>
              </w:rPr>
            </w:pPr>
            <w:r>
              <w:rPr>
                <w:rFonts w:ascii="News Gothic GDB" w:hAnsi="News Gothic GDB" w:cs="Arial"/>
              </w:rPr>
              <w:t xml:space="preserve">Identification of </w:t>
            </w:r>
            <w:r w:rsidR="004042AA">
              <w:rPr>
                <w:rFonts w:ascii="News Gothic GDB" w:hAnsi="News Gothic GDB" w:cs="Arial"/>
              </w:rPr>
              <w:t xml:space="preserve">demands and metrics in 1LoD and 2LoD </w:t>
            </w:r>
            <w:r w:rsidR="00DE540A">
              <w:rPr>
                <w:rFonts w:ascii="News Gothic GDB" w:hAnsi="News Gothic GDB" w:cs="Arial"/>
              </w:rPr>
              <w:t>documents</w:t>
            </w:r>
            <w:r w:rsidR="00CB2A6D">
              <w:rPr>
                <w:rFonts w:ascii="News Gothic GDB" w:hAnsi="News Gothic GDB" w:cs="Arial"/>
              </w:rPr>
              <w:t xml:space="preserve">, </w:t>
            </w:r>
            <w:r w:rsidR="00DE540A">
              <w:rPr>
                <w:rFonts w:ascii="News Gothic GDB" w:hAnsi="News Gothic GDB" w:cs="Arial"/>
              </w:rPr>
              <w:t>procedures</w:t>
            </w:r>
            <w:r w:rsidR="00CB2A6D">
              <w:rPr>
                <w:rFonts w:ascii="News Gothic GDB" w:hAnsi="News Gothic GDB" w:cs="Arial"/>
              </w:rPr>
              <w:t>, and controls</w:t>
            </w:r>
          </w:p>
          <w:p w14:paraId="01FAA210" w14:textId="6C8BF697" w:rsidR="00DE540A" w:rsidRPr="00B744C0" w:rsidRDefault="00CB2A6D" w:rsidP="00D40F5B">
            <w:pPr>
              <w:pStyle w:val="ListParagraph"/>
              <w:numPr>
                <w:ilvl w:val="0"/>
                <w:numId w:val="11"/>
              </w:numPr>
              <w:ind w:left="166" w:hanging="166"/>
              <w:jc w:val="both"/>
              <w:rPr>
                <w:rFonts w:ascii="News Gothic GDB" w:hAnsi="News Gothic GDB" w:cs="Arial"/>
              </w:rPr>
            </w:pPr>
            <w:r>
              <w:rPr>
                <w:rFonts w:ascii="News Gothic GDB" w:hAnsi="News Gothic GDB" w:cs="Arial"/>
              </w:rPr>
              <w:t xml:space="preserve">Verification </w:t>
            </w:r>
            <w:r w:rsidR="00706818">
              <w:rPr>
                <w:rFonts w:ascii="News Gothic GDB" w:hAnsi="News Gothic GDB" w:cs="Arial"/>
              </w:rPr>
              <w:t xml:space="preserve">of reporting and </w:t>
            </w:r>
            <w:proofErr w:type="gramStart"/>
            <w:r w:rsidR="00F555A0">
              <w:rPr>
                <w:rFonts w:ascii="News Gothic GDB" w:hAnsi="News Gothic GDB" w:cs="Arial"/>
              </w:rPr>
              <w:t>control</w:t>
            </w:r>
            <w:proofErr w:type="gramEnd"/>
            <w:r w:rsidR="00F555A0">
              <w:rPr>
                <w:rFonts w:ascii="News Gothic GDB" w:hAnsi="News Gothic GDB" w:cs="Arial"/>
              </w:rPr>
              <w:t xml:space="preserve"> results</w:t>
            </w:r>
          </w:p>
          <w:p w14:paraId="04736378" w14:textId="652B796E" w:rsidR="00B30CE6" w:rsidRPr="00B30CE6" w:rsidRDefault="5C30FB64" w:rsidP="0033AB2C">
            <w:pPr>
              <w:jc w:val="both"/>
              <w:rPr>
                <w:rFonts w:ascii="News Gothic GDB" w:hAnsi="News Gothic GDB" w:cs="Arial"/>
                <w:sz w:val="22"/>
                <w:szCs w:val="22"/>
              </w:rPr>
            </w:pPr>
            <w:r w:rsidRPr="631CDB64">
              <w:rPr>
                <w:rFonts w:ascii="News Gothic GDB" w:hAnsi="News Gothic GDB" w:cs="Arial"/>
                <w:sz w:val="22"/>
                <w:szCs w:val="22"/>
              </w:rPr>
              <w:t>TP2:</w:t>
            </w:r>
            <w:r w:rsidR="6ADB241D" w:rsidRPr="631CDB64">
              <w:rPr>
                <w:rFonts w:ascii="News Gothic GDB" w:hAnsi="News Gothic GDB" w:cs="Arial"/>
                <w:sz w:val="22"/>
                <w:szCs w:val="22"/>
              </w:rPr>
              <w:t xml:space="preserve"> </w:t>
            </w:r>
            <w:r w:rsidR="1A8EEE82" w:rsidRPr="631CDB64">
              <w:rPr>
                <w:rFonts w:ascii="News Gothic GDB" w:hAnsi="News Gothic GDB" w:cs="Arial"/>
                <w:sz w:val="22"/>
                <w:szCs w:val="22"/>
              </w:rPr>
              <w:t xml:space="preserve">Test </w:t>
            </w:r>
            <w:r w:rsidR="310F4153" w:rsidRPr="631CDB64">
              <w:rPr>
                <w:rFonts w:ascii="News Gothic GDB" w:hAnsi="News Gothic GDB" w:cs="Arial"/>
                <w:sz w:val="22"/>
                <w:szCs w:val="22"/>
              </w:rPr>
              <w:t>IIQ-onboarding, on-prem and cloud (f</w:t>
            </w:r>
            <w:r w:rsidR="0C5CFF07" w:rsidRPr="631CDB64">
              <w:rPr>
                <w:rFonts w:ascii="News Gothic GDB" w:hAnsi="News Gothic GDB" w:cs="Arial"/>
                <w:sz w:val="22"/>
                <w:szCs w:val="22"/>
              </w:rPr>
              <w:t>ollow up FuN 241106111950</w:t>
            </w:r>
            <w:r w:rsidR="7FBFC563" w:rsidRPr="631CDB64">
              <w:rPr>
                <w:rFonts w:ascii="News Gothic GDB" w:hAnsi="News Gothic GDB" w:cs="Arial"/>
                <w:sz w:val="22"/>
                <w:szCs w:val="22"/>
              </w:rPr>
              <w:t xml:space="preserve">, </w:t>
            </w:r>
            <w:r w:rsidR="0C9F89CA" w:rsidRPr="631CDB64">
              <w:rPr>
                <w:rFonts w:ascii="News Gothic GDB" w:hAnsi="News Gothic GDB" w:cs="Arial"/>
                <w:sz w:val="22"/>
                <w:szCs w:val="22"/>
              </w:rPr>
              <w:t xml:space="preserve">reference to </w:t>
            </w:r>
            <w:r w:rsidR="7FBFC563" w:rsidRPr="631CDB64">
              <w:rPr>
                <w:rFonts w:ascii="News Gothic GDB" w:hAnsi="News Gothic GDB" w:cs="Arial"/>
                <w:sz w:val="22"/>
                <w:szCs w:val="22"/>
              </w:rPr>
              <w:t>#2023-043_F11</w:t>
            </w:r>
            <w:r w:rsidR="21E657AC" w:rsidRPr="631CDB64">
              <w:rPr>
                <w:rFonts w:ascii="News Gothic GDB" w:hAnsi="News Gothic GDB" w:cs="Arial"/>
                <w:sz w:val="22"/>
                <w:szCs w:val="22"/>
              </w:rPr>
              <w:t>)</w:t>
            </w:r>
            <w:r w:rsidR="5E3C53E1" w:rsidRPr="631CDB64">
              <w:rPr>
                <w:rFonts w:ascii="News Gothic GDB" w:hAnsi="News Gothic GDB" w:cs="Arial"/>
                <w:sz w:val="22"/>
                <w:szCs w:val="22"/>
              </w:rPr>
              <w:t>.</w:t>
            </w:r>
          </w:p>
          <w:p w14:paraId="29CE9902" w14:textId="0FA91D64" w:rsidR="00835235" w:rsidRDefault="00835235" w:rsidP="00D40F5B">
            <w:pPr>
              <w:pStyle w:val="ListParagraph"/>
              <w:numPr>
                <w:ilvl w:val="0"/>
                <w:numId w:val="11"/>
              </w:numPr>
              <w:ind w:left="166" w:hanging="166"/>
              <w:jc w:val="both"/>
              <w:rPr>
                <w:rFonts w:ascii="News Gothic GDB" w:hAnsi="News Gothic GDB" w:cs="Arial"/>
              </w:rPr>
            </w:pPr>
            <w:r>
              <w:rPr>
                <w:rFonts w:ascii="News Gothic GDB" w:hAnsi="News Gothic GDB" w:cs="Arial"/>
              </w:rPr>
              <w:t xml:space="preserve">Oversight </w:t>
            </w:r>
            <w:r w:rsidR="000074B5">
              <w:rPr>
                <w:rFonts w:ascii="News Gothic GDB" w:hAnsi="News Gothic GDB" w:cs="Arial"/>
              </w:rPr>
              <w:t xml:space="preserve">and reporting </w:t>
            </w:r>
            <w:r>
              <w:rPr>
                <w:rFonts w:ascii="News Gothic GDB" w:hAnsi="News Gothic GDB" w:cs="Arial"/>
              </w:rPr>
              <w:t xml:space="preserve">of </w:t>
            </w:r>
            <w:r w:rsidR="00F555A0">
              <w:rPr>
                <w:rFonts w:ascii="News Gothic GDB" w:hAnsi="News Gothic GDB" w:cs="Arial"/>
              </w:rPr>
              <w:t>non-IIQ</w:t>
            </w:r>
            <w:r>
              <w:rPr>
                <w:rFonts w:ascii="News Gothic GDB" w:hAnsi="News Gothic GDB" w:cs="Arial"/>
              </w:rPr>
              <w:t>-onboarded applications (on-prem and cloud)</w:t>
            </w:r>
          </w:p>
          <w:p w14:paraId="44774D0A" w14:textId="284DA16D" w:rsidR="004E475D" w:rsidRDefault="001846E5" w:rsidP="00D40F5B">
            <w:pPr>
              <w:pStyle w:val="ListParagraph"/>
              <w:numPr>
                <w:ilvl w:val="0"/>
                <w:numId w:val="11"/>
              </w:numPr>
              <w:ind w:left="166" w:hanging="166"/>
              <w:jc w:val="both"/>
              <w:rPr>
                <w:rFonts w:ascii="News Gothic GDB" w:hAnsi="News Gothic GDB" w:cs="Arial"/>
              </w:rPr>
            </w:pPr>
            <w:r>
              <w:rPr>
                <w:rFonts w:ascii="News Gothic GDB" w:hAnsi="News Gothic GDB" w:cs="Arial"/>
              </w:rPr>
              <w:t xml:space="preserve">Test the </w:t>
            </w:r>
            <w:r w:rsidR="000A7D76">
              <w:rPr>
                <w:rFonts w:ascii="News Gothic GDB" w:hAnsi="News Gothic GDB" w:cs="Arial"/>
              </w:rPr>
              <w:t xml:space="preserve">oversight, control and reporting, if </w:t>
            </w:r>
            <w:r w:rsidR="0059467F">
              <w:rPr>
                <w:rFonts w:ascii="News Gothic GDB" w:hAnsi="News Gothic GDB" w:cs="Arial"/>
              </w:rPr>
              <w:t>systems are onboarded</w:t>
            </w:r>
            <w:r w:rsidR="003E60E7">
              <w:rPr>
                <w:rFonts w:ascii="News Gothic GDB" w:hAnsi="News Gothic GDB" w:cs="Arial"/>
              </w:rPr>
              <w:t xml:space="preserve"> (on-prem and cloud)</w:t>
            </w:r>
          </w:p>
          <w:p w14:paraId="1C07D33F" w14:textId="1BBEAF48" w:rsidR="0059467F" w:rsidRPr="001846E5" w:rsidRDefault="00F96D70" w:rsidP="00D40F5B">
            <w:pPr>
              <w:pStyle w:val="ListParagraph"/>
              <w:numPr>
                <w:ilvl w:val="0"/>
                <w:numId w:val="11"/>
              </w:numPr>
              <w:ind w:left="166" w:hanging="166"/>
              <w:jc w:val="both"/>
              <w:rPr>
                <w:rFonts w:ascii="News Gothic GDB" w:hAnsi="News Gothic GDB" w:cs="Arial"/>
              </w:rPr>
            </w:pPr>
            <w:r w:rsidRPr="00D40F5B">
              <w:rPr>
                <w:rFonts w:ascii="News Gothic GDB" w:hAnsi="News Gothic GDB" w:cs="Arial"/>
                <w:color w:val="000000" w:themeColor="text1"/>
              </w:rPr>
              <w:t>Verify</w:t>
            </w:r>
            <w:r>
              <w:rPr>
                <w:rFonts w:ascii="News Gothic GDB" w:hAnsi="News Gothic GDB" w:cs="Arial"/>
              </w:rPr>
              <w:t xml:space="preserve"> </w:t>
            </w:r>
            <w:r w:rsidR="005C5709">
              <w:rPr>
                <w:rFonts w:ascii="News Gothic GDB" w:hAnsi="News Gothic GDB" w:cs="Arial"/>
              </w:rPr>
              <w:t xml:space="preserve">if onboarding </w:t>
            </w:r>
            <w:r w:rsidR="003D135B">
              <w:rPr>
                <w:rFonts w:ascii="News Gothic GDB" w:hAnsi="News Gothic GDB" w:cs="Arial"/>
              </w:rPr>
              <w:t xml:space="preserve">oversight includes </w:t>
            </w:r>
            <w:r w:rsidR="00573C86">
              <w:rPr>
                <w:rFonts w:ascii="News Gothic GDB" w:hAnsi="News Gothic GDB" w:cs="Arial"/>
              </w:rPr>
              <w:t>information on reconciliation</w:t>
            </w:r>
          </w:p>
          <w:p w14:paraId="6BC69998" w14:textId="05C0A26E" w:rsidR="00F55713" w:rsidRPr="001846E5" w:rsidRDefault="00F55713" w:rsidP="00D40F5B">
            <w:pPr>
              <w:pStyle w:val="ListParagraph"/>
              <w:numPr>
                <w:ilvl w:val="0"/>
                <w:numId w:val="11"/>
              </w:numPr>
              <w:ind w:left="166" w:hanging="166"/>
              <w:jc w:val="both"/>
              <w:rPr>
                <w:rFonts w:ascii="News Gothic GDB" w:hAnsi="News Gothic GDB" w:cs="Arial"/>
              </w:rPr>
            </w:pPr>
            <w:r>
              <w:rPr>
                <w:rFonts w:ascii="News Gothic GDB" w:hAnsi="News Gothic GDB" w:cs="Arial"/>
              </w:rPr>
              <w:t xml:space="preserve">Manual- or automated information </w:t>
            </w:r>
            <w:r w:rsidR="0095491C">
              <w:rPr>
                <w:rFonts w:ascii="News Gothic GDB" w:hAnsi="News Gothic GDB" w:cs="Arial"/>
              </w:rPr>
              <w:t>flows</w:t>
            </w:r>
            <w:r>
              <w:rPr>
                <w:rFonts w:ascii="News Gothic GDB" w:hAnsi="News Gothic GDB" w:cs="Arial"/>
              </w:rPr>
              <w:t xml:space="preserve"> </w:t>
            </w:r>
            <w:r w:rsidR="003F25E2">
              <w:rPr>
                <w:rFonts w:ascii="News Gothic GDB" w:hAnsi="News Gothic GDB" w:cs="Arial"/>
              </w:rPr>
              <w:t>from and to IIQ</w:t>
            </w:r>
            <w:r w:rsidR="0095491C">
              <w:rPr>
                <w:rFonts w:ascii="News Gothic GDB" w:hAnsi="News Gothic GDB" w:cs="Arial"/>
              </w:rPr>
              <w:t xml:space="preserve"> (focusing</w:t>
            </w:r>
            <w:r w:rsidR="003F25E2">
              <w:rPr>
                <w:rFonts w:ascii="News Gothic GDB" w:hAnsi="News Gothic GDB" w:cs="Arial"/>
              </w:rPr>
              <w:t xml:space="preserve"> on recertification</w:t>
            </w:r>
            <w:r w:rsidR="0095491C">
              <w:rPr>
                <w:rFonts w:ascii="News Gothic GDB" w:hAnsi="News Gothic GDB" w:cs="Arial"/>
              </w:rPr>
              <w:t>)</w:t>
            </w:r>
            <w:r w:rsidR="00580F81">
              <w:rPr>
                <w:rFonts w:ascii="News Gothic GDB" w:hAnsi="News Gothic GDB" w:cs="Arial"/>
              </w:rPr>
              <w:t>.</w:t>
            </w:r>
          </w:p>
          <w:p w14:paraId="4659C507" w14:textId="77777777" w:rsidR="00FA2FFE" w:rsidRPr="00B30CE6" w:rsidRDefault="00FA2FFE" w:rsidP="0033AB2C">
            <w:pPr>
              <w:jc w:val="both"/>
              <w:rPr>
                <w:rFonts w:ascii="News Gothic GDB" w:hAnsi="News Gothic GDB" w:cs="Arial"/>
                <w:sz w:val="22"/>
                <w:szCs w:val="22"/>
              </w:rPr>
            </w:pPr>
          </w:p>
          <w:p w14:paraId="5DC9FD23" w14:textId="22BB5CD8" w:rsidR="00B30CE6" w:rsidRDefault="4A7FF356" w:rsidP="0033AB2C">
            <w:pPr>
              <w:jc w:val="both"/>
              <w:rPr>
                <w:rFonts w:ascii="News Gothic GDB" w:hAnsi="News Gothic GDB" w:cs="Arial"/>
                <w:sz w:val="22"/>
                <w:szCs w:val="22"/>
              </w:rPr>
            </w:pPr>
            <w:r w:rsidRPr="631CDB64">
              <w:rPr>
                <w:rFonts w:ascii="News Gothic GDB" w:hAnsi="News Gothic GDB" w:cs="Arial"/>
                <w:sz w:val="22"/>
                <w:szCs w:val="22"/>
              </w:rPr>
              <w:lastRenderedPageBreak/>
              <w:t>TP3:</w:t>
            </w:r>
            <w:r w:rsidR="3748933D" w:rsidRPr="631CDB64">
              <w:rPr>
                <w:rFonts w:ascii="News Gothic GDB" w:hAnsi="News Gothic GDB" w:cs="Arial"/>
                <w:sz w:val="22"/>
                <w:szCs w:val="22"/>
              </w:rPr>
              <w:t xml:space="preserve"> </w:t>
            </w:r>
            <w:r w:rsidR="303E0029" w:rsidRPr="631CDB64">
              <w:rPr>
                <w:rFonts w:ascii="News Gothic GDB" w:hAnsi="News Gothic GDB" w:cs="Arial"/>
                <w:sz w:val="22"/>
                <w:szCs w:val="22"/>
              </w:rPr>
              <w:t xml:space="preserve">Audit </w:t>
            </w:r>
            <w:r w:rsidR="2A09B029" w:rsidRPr="631CDB64">
              <w:rPr>
                <w:rFonts w:ascii="News Gothic GDB" w:hAnsi="News Gothic GDB" w:cs="Arial"/>
                <w:sz w:val="22"/>
                <w:szCs w:val="22"/>
              </w:rPr>
              <w:t xml:space="preserve">recertification </w:t>
            </w:r>
            <w:r w:rsidR="2604607B" w:rsidRPr="631CDB64">
              <w:rPr>
                <w:rFonts w:ascii="News Gothic GDB" w:hAnsi="News Gothic GDB" w:cs="Arial"/>
                <w:sz w:val="22"/>
                <w:szCs w:val="22"/>
              </w:rPr>
              <w:t xml:space="preserve">of SharePoint </w:t>
            </w:r>
            <w:r w:rsidR="3F266696" w:rsidRPr="631CDB64">
              <w:rPr>
                <w:rFonts w:ascii="News Gothic GDB" w:hAnsi="News Gothic GDB" w:cs="Arial"/>
                <w:sz w:val="22"/>
                <w:szCs w:val="22"/>
              </w:rPr>
              <w:t>a</w:t>
            </w:r>
            <w:r w:rsidR="2604607B" w:rsidRPr="631CDB64">
              <w:rPr>
                <w:rFonts w:ascii="News Gothic GDB" w:hAnsi="News Gothic GDB" w:cs="Arial"/>
                <w:sz w:val="22"/>
                <w:szCs w:val="22"/>
              </w:rPr>
              <w:t xml:space="preserve">ccess </w:t>
            </w:r>
            <w:r w:rsidR="462E774D" w:rsidRPr="631CDB64">
              <w:rPr>
                <w:rFonts w:ascii="News Gothic GDB" w:hAnsi="News Gothic GDB" w:cs="Arial"/>
                <w:sz w:val="22"/>
                <w:szCs w:val="22"/>
              </w:rPr>
              <w:t xml:space="preserve">and accounts </w:t>
            </w:r>
            <w:r w:rsidR="2DE73C82" w:rsidRPr="631CDB64">
              <w:rPr>
                <w:rFonts w:ascii="News Gothic GDB" w:hAnsi="News Gothic GDB" w:cs="Arial"/>
                <w:sz w:val="22"/>
                <w:szCs w:val="22"/>
              </w:rPr>
              <w:t xml:space="preserve">outside DBG domain accounts </w:t>
            </w:r>
            <w:r w:rsidR="2604607B" w:rsidRPr="631CDB64">
              <w:rPr>
                <w:rFonts w:ascii="News Gothic GDB" w:hAnsi="News Gothic GDB" w:cs="Arial"/>
                <w:sz w:val="22"/>
                <w:szCs w:val="22"/>
              </w:rPr>
              <w:t>(f</w:t>
            </w:r>
            <w:r w:rsidRPr="631CDB64">
              <w:rPr>
                <w:rFonts w:ascii="News Gothic GDB" w:hAnsi="News Gothic GDB" w:cs="Arial"/>
                <w:sz w:val="22"/>
                <w:szCs w:val="22"/>
              </w:rPr>
              <w:t>ollow up FuN 241106112230</w:t>
            </w:r>
            <w:r w:rsidR="69A074B7" w:rsidRPr="631CDB64">
              <w:rPr>
                <w:rFonts w:ascii="News Gothic GDB" w:hAnsi="News Gothic GDB" w:cs="Arial"/>
                <w:sz w:val="22"/>
                <w:szCs w:val="22"/>
              </w:rPr>
              <w:t xml:space="preserve">, </w:t>
            </w:r>
            <w:r w:rsidR="69A074B7" w:rsidRPr="631CDB64">
              <w:rPr>
                <w:rFonts w:ascii="News Gothic GDB" w:hAnsi="News Gothic GDB" w:cs="Arial"/>
                <w:color w:val="000000" w:themeColor="text1"/>
                <w:sz w:val="22"/>
                <w:szCs w:val="22"/>
                <w:lang w:bidi="ar-SA"/>
              </w:rPr>
              <w:t>reference to #2025-024_F03</w:t>
            </w:r>
            <w:r w:rsidR="2604607B" w:rsidRPr="631CDB64">
              <w:rPr>
                <w:rFonts w:ascii="News Gothic GDB" w:hAnsi="News Gothic GDB" w:cs="Arial"/>
                <w:sz w:val="22"/>
                <w:szCs w:val="22"/>
              </w:rPr>
              <w:t>)</w:t>
            </w:r>
            <w:r w:rsidR="5E3C53E1" w:rsidRPr="631CDB64">
              <w:rPr>
                <w:rFonts w:ascii="News Gothic GDB" w:hAnsi="News Gothic GDB" w:cs="Arial"/>
                <w:sz w:val="22"/>
                <w:szCs w:val="22"/>
              </w:rPr>
              <w:t>.</w:t>
            </w:r>
          </w:p>
          <w:p w14:paraId="4B3AB777" w14:textId="07429870" w:rsidR="00FA2FFE" w:rsidRDefault="00FA2FFE" w:rsidP="00D40F5B">
            <w:pPr>
              <w:pStyle w:val="ListParagraph"/>
              <w:numPr>
                <w:ilvl w:val="0"/>
                <w:numId w:val="11"/>
              </w:numPr>
              <w:ind w:left="166" w:hanging="166"/>
              <w:jc w:val="both"/>
              <w:rPr>
                <w:rFonts w:ascii="News Gothic GDB" w:hAnsi="News Gothic GDB" w:cs="Arial"/>
              </w:rPr>
            </w:pPr>
            <w:r>
              <w:rPr>
                <w:rFonts w:ascii="News Gothic GDB" w:hAnsi="News Gothic GDB" w:cs="Arial"/>
              </w:rPr>
              <w:t>Test</w:t>
            </w:r>
            <w:r w:rsidR="002A3256">
              <w:rPr>
                <w:rFonts w:ascii="News Gothic GDB" w:hAnsi="News Gothic GDB" w:cs="Arial"/>
              </w:rPr>
              <w:t xml:space="preserve">, </w:t>
            </w:r>
            <w:r w:rsidR="006C4294">
              <w:rPr>
                <w:rFonts w:ascii="News Gothic GDB" w:hAnsi="News Gothic GDB" w:cs="Arial"/>
              </w:rPr>
              <w:t>how</w:t>
            </w:r>
            <w:r w:rsidR="004224B9">
              <w:rPr>
                <w:rFonts w:ascii="News Gothic GDB" w:hAnsi="News Gothic GDB" w:cs="Arial"/>
              </w:rPr>
              <w:t xml:space="preserve"> </w:t>
            </w:r>
            <w:r w:rsidR="00D330DF">
              <w:rPr>
                <w:rFonts w:ascii="News Gothic GDB" w:hAnsi="News Gothic GDB" w:cs="Arial"/>
              </w:rPr>
              <w:t>SharePoint</w:t>
            </w:r>
            <w:r w:rsidR="004224B9">
              <w:rPr>
                <w:rFonts w:ascii="News Gothic GDB" w:hAnsi="News Gothic GDB" w:cs="Arial"/>
              </w:rPr>
              <w:t xml:space="preserve">- and outside DBG domain accounts are </w:t>
            </w:r>
            <w:r w:rsidR="00EB2791">
              <w:rPr>
                <w:rFonts w:ascii="News Gothic GDB" w:hAnsi="News Gothic GDB" w:cs="Arial"/>
              </w:rPr>
              <w:t>defined and controlled, according to 1LoD and 2LoD documentation</w:t>
            </w:r>
            <w:r w:rsidR="0041387E">
              <w:rPr>
                <w:rFonts w:ascii="News Gothic GDB" w:hAnsi="News Gothic GDB" w:cs="Arial"/>
              </w:rPr>
              <w:t>.</w:t>
            </w:r>
          </w:p>
          <w:p w14:paraId="7F9A20DA" w14:textId="3D4C1132" w:rsidR="00FA2FFE" w:rsidRPr="006C4294" w:rsidRDefault="00EB2791" w:rsidP="00D40F5B">
            <w:pPr>
              <w:pStyle w:val="ListParagraph"/>
              <w:numPr>
                <w:ilvl w:val="0"/>
                <w:numId w:val="11"/>
              </w:numPr>
              <w:ind w:left="166" w:hanging="166"/>
              <w:jc w:val="both"/>
              <w:rPr>
                <w:rFonts w:ascii="News Gothic GDB" w:hAnsi="News Gothic GDB" w:cs="Arial"/>
              </w:rPr>
            </w:pPr>
            <w:r w:rsidRPr="006C4294">
              <w:rPr>
                <w:rFonts w:ascii="News Gothic GDB" w:hAnsi="News Gothic GDB" w:cs="Arial"/>
              </w:rPr>
              <w:t xml:space="preserve">Verify the management </w:t>
            </w:r>
            <w:r w:rsidR="006C4294" w:rsidRPr="006C4294">
              <w:rPr>
                <w:rFonts w:ascii="News Gothic GDB" w:hAnsi="News Gothic GDB" w:cs="Arial"/>
              </w:rPr>
              <w:t xml:space="preserve">of </w:t>
            </w:r>
            <w:r w:rsidRPr="006C4294">
              <w:rPr>
                <w:rFonts w:ascii="News Gothic GDB" w:hAnsi="News Gothic GDB" w:cs="Arial"/>
              </w:rPr>
              <w:t xml:space="preserve">and reporting </w:t>
            </w:r>
            <w:r w:rsidR="006C4294" w:rsidRPr="006C4294">
              <w:rPr>
                <w:rFonts w:ascii="News Gothic GDB" w:hAnsi="News Gothic GDB" w:cs="Arial"/>
              </w:rPr>
              <w:t>over</w:t>
            </w:r>
            <w:r w:rsidR="00957860" w:rsidRPr="006C4294">
              <w:rPr>
                <w:rFonts w:ascii="News Gothic GDB" w:hAnsi="News Gothic GDB" w:cs="Arial"/>
              </w:rPr>
              <w:t xml:space="preserve"> these accounts</w:t>
            </w:r>
            <w:r w:rsidR="006C4294" w:rsidRPr="006C4294">
              <w:rPr>
                <w:rFonts w:ascii="News Gothic GDB" w:hAnsi="News Gothic GDB" w:cs="Arial"/>
              </w:rPr>
              <w:t>.</w:t>
            </w:r>
          </w:p>
          <w:p w14:paraId="1CFA4B52" w14:textId="77777777" w:rsidR="00FA2FFE" w:rsidRDefault="00FA2FFE" w:rsidP="0033AB2C">
            <w:pPr>
              <w:jc w:val="both"/>
              <w:rPr>
                <w:rFonts w:ascii="News Gothic GDB" w:hAnsi="News Gothic GDB" w:cs="Arial"/>
                <w:sz w:val="22"/>
                <w:szCs w:val="22"/>
              </w:rPr>
            </w:pPr>
          </w:p>
          <w:p w14:paraId="429AB99E" w14:textId="0E218813" w:rsidR="00B30CE6" w:rsidRDefault="004E7974" w:rsidP="0033AB2C">
            <w:pPr>
              <w:jc w:val="both"/>
              <w:rPr>
                <w:rFonts w:ascii="News Gothic GDB" w:hAnsi="News Gothic GDB" w:cs="Arial"/>
                <w:sz w:val="22"/>
                <w:szCs w:val="22"/>
              </w:rPr>
            </w:pPr>
            <w:r>
              <w:rPr>
                <w:rFonts w:ascii="News Gothic GDB" w:hAnsi="News Gothic GDB" w:cs="Arial"/>
                <w:sz w:val="22"/>
                <w:szCs w:val="22"/>
              </w:rPr>
              <w:t>TP4: Audit the identification</w:t>
            </w:r>
            <w:r w:rsidR="00AD3117">
              <w:rPr>
                <w:rFonts w:ascii="News Gothic GDB" w:hAnsi="News Gothic GDB" w:cs="Arial"/>
                <w:sz w:val="22"/>
                <w:szCs w:val="22"/>
              </w:rPr>
              <w:t xml:space="preserve">, control and limitation </w:t>
            </w:r>
            <w:r w:rsidR="00AB50D7">
              <w:rPr>
                <w:rFonts w:ascii="News Gothic GDB" w:hAnsi="News Gothic GDB" w:cs="Arial"/>
                <w:sz w:val="22"/>
                <w:szCs w:val="22"/>
              </w:rPr>
              <w:t xml:space="preserve">of scripts with </w:t>
            </w:r>
            <w:r w:rsidR="00EE0D74">
              <w:rPr>
                <w:rFonts w:ascii="News Gothic GDB" w:hAnsi="News Gothic GDB" w:cs="Arial"/>
                <w:sz w:val="22"/>
                <w:szCs w:val="22"/>
              </w:rPr>
              <w:t>power user</w:t>
            </w:r>
            <w:r w:rsidR="00AB50D7">
              <w:rPr>
                <w:rFonts w:ascii="News Gothic GDB" w:hAnsi="News Gothic GDB" w:cs="Arial"/>
                <w:sz w:val="22"/>
                <w:szCs w:val="22"/>
              </w:rPr>
              <w:t xml:space="preserve"> rights (f</w:t>
            </w:r>
            <w:commentRangeStart w:id="173"/>
            <w:commentRangeStart w:id="174"/>
            <w:r w:rsidR="00576432" w:rsidRPr="0033AB2C">
              <w:rPr>
                <w:rFonts w:ascii="News Gothic GDB" w:hAnsi="News Gothic GDB"/>
                <w:sz w:val="22"/>
                <w:szCs w:val="22"/>
              </w:rPr>
              <w:t xml:space="preserve">ollow up on </w:t>
            </w:r>
            <w:r w:rsidR="00576432" w:rsidRPr="0033AB2C">
              <w:rPr>
                <w:rFonts w:ascii="News Gothic GDB" w:hAnsi="News Gothic GDB" w:cs="Arial"/>
                <w:sz w:val="22"/>
                <w:szCs w:val="22"/>
              </w:rPr>
              <w:t>FuN 250714112849</w:t>
            </w:r>
            <w:commentRangeEnd w:id="173"/>
            <w:r w:rsidR="00576432">
              <w:rPr>
                <w:rStyle w:val="CommentReference"/>
              </w:rPr>
              <w:commentReference w:id="173"/>
            </w:r>
            <w:commentRangeEnd w:id="174"/>
            <w:r w:rsidR="00576432">
              <w:rPr>
                <w:rStyle w:val="CommentReference"/>
              </w:rPr>
              <w:commentReference w:id="174"/>
            </w:r>
            <w:r w:rsidR="00BF10C3">
              <w:rPr>
                <w:rFonts w:ascii="News Gothic GDB" w:hAnsi="News Gothic GDB" w:cs="Arial"/>
                <w:sz w:val="22"/>
                <w:szCs w:val="22"/>
              </w:rPr>
              <w:t>)</w:t>
            </w:r>
            <w:r w:rsidR="00512DE6">
              <w:rPr>
                <w:rFonts w:ascii="News Gothic GDB" w:hAnsi="News Gothic GDB" w:cs="Arial"/>
                <w:sz w:val="22"/>
                <w:szCs w:val="22"/>
              </w:rPr>
              <w:t>.</w:t>
            </w:r>
          </w:p>
          <w:p w14:paraId="769F527E" w14:textId="3A1C395F" w:rsidR="002C178C" w:rsidRDefault="002C178C" w:rsidP="00D40F5B">
            <w:pPr>
              <w:pStyle w:val="ListParagraph"/>
              <w:numPr>
                <w:ilvl w:val="0"/>
                <w:numId w:val="11"/>
              </w:numPr>
              <w:ind w:left="166" w:hanging="166"/>
              <w:jc w:val="both"/>
              <w:rPr>
                <w:rFonts w:ascii="News Gothic GDB" w:hAnsi="News Gothic GDB" w:cs="Arial"/>
              </w:rPr>
            </w:pPr>
            <w:r>
              <w:rPr>
                <w:rFonts w:ascii="News Gothic GDB" w:hAnsi="News Gothic GDB" w:cs="Arial"/>
              </w:rPr>
              <w:t xml:space="preserve">Verify if </w:t>
            </w:r>
            <w:r w:rsidR="003058C2">
              <w:rPr>
                <w:rFonts w:ascii="News Gothic GDB" w:hAnsi="News Gothic GDB" w:cs="Arial"/>
              </w:rPr>
              <w:t>scripts</w:t>
            </w:r>
            <w:r w:rsidR="000240A0">
              <w:rPr>
                <w:rFonts w:ascii="News Gothic GDB" w:hAnsi="News Gothic GDB" w:cs="Arial"/>
              </w:rPr>
              <w:t>/ shells</w:t>
            </w:r>
            <w:r w:rsidR="003058C2">
              <w:rPr>
                <w:rFonts w:ascii="News Gothic GDB" w:hAnsi="News Gothic GDB" w:cs="Arial"/>
              </w:rPr>
              <w:t xml:space="preserve"> with enhanced rights (to e.g. change or reactivate accounts) are </w:t>
            </w:r>
            <w:r w:rsidR="001A3C51">
              <w:rPr>
                <w:rFonts w:ascii="News Gothic GDB" w:hAnsi="News Gothic GDB" w:cs="Arial"/>
              </w:rPr>
              <w:t>considered in regulation</w:t>
            </w:r>
            <w:r w:rsidR="00B8711B">
              <w:rPr>
                <w:rFonts w:ascii="News Gothic GDB" w:hAnsi="News Gothic GDB" w:cs="Arial"/>
              </w:rPr>
              <w:t xml:space="preserve"> or external demand.</w:t>
            </w:r>
          </w:p>
          <w:p w14:paraId="7475638C" w14:textId="67D1B2FF" w:rsidR="00ED7BB7" w:rsidRDefault="00767CCC" w:rsidP="00D40F5B">
            <w:pPr>
              <w:pStyle w:val="ListParagraph"/>
              <w:numPr>
                <w:ilvl w:val="0"/>
                <w:numId w:val="11"/>
              </w:numPr>
              <w:ind w:left="166" w:hanging="166"/>
              <w:jc w:val="both"/>
              <w:rPr>
                <w:rFonts w:ascii="News Gothic GDB" w:hAnsi="News Gothic GDB" w:cs="Arial"/>
              </w:rPr>
            </w:pPr>
            <w:r>
              <w:rPr>
                <w:rFonts w:ascii="News Gothic GDB" w:hAnsi="News Gothic GDB" w:cs="Arial"/>
              </w:rPr>
              <w:t xml:space="preserve">Verify </w:t>
            </w:r>
            <w:r w:rsidR="004E6340">
              <w:rPr>
                <w:rFonts w:ascii="News Gothic GDB" w:hAnsi="News Gothic GDB" w:cs="Arial"/>
              </w:rPr>
              <w:t xml:space="preserve">if and how </w:t>
            </w:r>
            <w:r w:rsidR="00645E04">
              <w:rPr>
                <w:rFonts w:ascii="News Gothic GDB" w:hAnsi="News Gothic GDB" w:cs="Arial"/>
              </w:rPr>
              <w:t xml:space="preserve">these </w:t>
            </w:r>
            <w:r w:rsidR="004E6340">
              <w:rPr>
                <w:rFonts w:ascii="News Gothic GDB" w:hAnsi="News Gothic GDB" w:cs="Arial"/>
              </w:rPr>
              <w:t xml:space="preserve">scripts are defined and </w:t>
            </w:r>
            <w:r w:rsidR="00471025">
              <w:rPr>
                <w:rFonts w:ascii="News Gothic GDB" w:hAnsi="News Gothic GDB" w:cs="Arial"/>
              </w:rPr>
              <w:t>controlled according to the 1LoD and 2LoD documentation</w:t>
            </w:r>
            <w:r w:rsidR="00B8711B">
              <w:rPr>
                <w:rFonts w:ascii="News Gothic GDB" w:hAnsi="News Gothic GDB" w:cs="Arial"/>
              </w:rPr>
              <w:t>.</w:t>
            </w:r>
          </w:p>
          <w:p w14:paraId="3D94BF88" w14:textId="2874A6B8" w:rsidR="00767CCC" w:rsidRPr="00B508B7" w:rsidRDefault="00471025" w:rsidP="00D40F5B">
            <w:pPr>
              <w:pStyle w:val="ListParagraph"/>
              <w:numPr>
                <w:ilvl w:val="0"/>
                <w:numId w:val="11"/>
              </w:numPr>
              <w:ind w:left="166" w:hanging="166"/>
              <w:jc w:val="both"/>
              <w:rPr>
                <w:rFonts w:ascii="News Gothic GDB" w:hAnsi="News Gothic GDB" w:cs="Arial"/>
              </w:rPr>
            </w:pPr>
            <w:r w:rsidRPr="00B508B7">
              <w:rPr>
                <w:rFonts w:ascii="News Gothic GDB" w:hAnsi="News Gothic GDB" w:cs="Arial"/>
              </w:rPr>
              <w:t xml:space="preserve">Test the </w:t>
            </w:r>
            <w:r w:rsidR="00507035" w:rsidRPr="00B508B7">
              <w:rPr>
                <w:rFonts w:ascii="News Gothic GDB" w:hAnsi="News Gothic GDB" w:cs="Arial"/>
              </w:rPr>
              <w:t>execution</w:t>
            </w:r>
            <w:r w:rsidR="002C178C" w:rsidRPr="00B508B7">
              <w:rPr>
                <w:rFonts w:ascii="News Gothic GDB" w:hAnsi="News Gothic GDB" w:cs="Arial"/>
              </w:rPr>
              <w:t xml:space="preserve"> and reporting </w:t>
            </w:r>
            <w:r w:rsidR="00B508B7" w:rsidRPr="00B508B7">
              <w:rPr>
                <w:rFonts w:ascii="News Gothic GDB" w:hAnsi="News Gothic GDB" w:cs="Arial"/>
              </w:rPr>
              <w:t xml:space="preserve">focusing these </w:t>
            </w:r>
            <w:proofErr w:type="spellStart"/>
            <w:r w:rsidR="0095491C" w:rsidRPr="00B508B7">
              <w:rPr>
                <w:rFonts w:ascii="News Gothic GDB" w:hAnsi="News Gothic GDB" w:cs="Arial"/>
              </w:rPr>
              <w:t>reporting</w:t>
            </w:r>
            <w:r w:rsidR="001A002B">
              <w:rPr>
                <w:rFonts w:ascii="News Gothic GDB" w:hAnsi="News Gothic GDB" w:cs="Arial"/>
              </w:rPr>
              <w:t>s</w:t>
            </w:r>
            <w:proofErr w:type="spellEnd"/>
            <w:r w:rsidR="00B508B7" w:rsidRPr="00B508B7">
              <w:rPr>
                <w:rFonts w:ascii="News Gothic GDB" w:hAnsi="News Gothic GDB" w:cs="Arial"/>
              </w:rPr>
              <w:t>.</w:t>
            </w:r>
          </w:p>
          <w:p w14:paraId="0C781C28" w14:textId="77777777" w:rsidR="00E73FD7" w:rsidRDefault="00E73FD7" w:rsidP="0033AB2C">
            <w:pPr>
              <w:jc w:val="both"/>
              <w:rPr>
                <w:rFonts w:ascii="News Gothic GDB" w:hAnsi="News Gothic GDB" w:cs="Arial"/>
                <w:sz w:val="22"/>
                <w:szCs w:val="22"/>
              </w:rPr>
            </w:pPr>
          </w:p>
          <w:p w14:paraId="376B8D76" w14:textId="37FD6192" w:rsidR="00CD29B0" w:rsidRDefault="00CD29B0" w:rsidP="00CD29B0">
            <w:pPr>
              <w:jc w:val="both"/>
              <w:rPr>
                <w:rFonts w:ascii="News Gothic GDB" w:hAnsi="News Gothic GDB" w:cs="Arial"/>
                <w:sz w:val="22"/>
                <w:szCs w:val="22"/>
              </w:rPr>
            </w:pPr>
            <w:r>
              <w:rPr>
                <w:rFonts w:ascii="News Gothic GDB" w:hAnsi="News Gothic GDB" w:cs="Arial"/>
                <w:sz w:val="22"/>
                <w:szCs w:val="22"/>
              </w:rPr>
              <w:t xml:space="preserve">TP5: </w:t>
            </w:r>
            <w:r w:rsidRPr="00ED6096">
              <w:rPr>
                <w:rFonts w:ascii="News Gothic GDB" w:hAnsi="News Gothic GDB" w:cs="Arial"/>
                <w:sz w:val="22"/>
                <w:szCs w:val="22"/>
              </w:rPr>
              <w:t xml:space="preserve">Assess recertification </w:t>
            </w:r>
            <w:r>
              <w:rPr>
                <w:rFonts w:ascii="News Gothic GDB" w:hAnsi="News Gothic GDB" w:cs="Arial"/>
                <w:sz w:val="22"/>
                <w:szCs w:val="22"/>
              </w:rPr>
              <w:t xml:space="preserve">of </w:t>
            </w:r>
            <w:r w:rsidRPr="00ED6096">
              <w:rPr>
                <w:rFonts w:ascii="News Gothic GDB" w:hAnsi="News Gothic GDB" w:cs="Arial"/>
                <w:sz w:val="22"/>
                <w:szCs w:val="22"/>
              </w:rPr>
              <w:t xml:space="preserve">centralized business roles </w:t>
            </w:r>
            <w:r w:rsidRPr="00105BE8">
              <w:rPr>
                <w:rFonts w:ascii="News Gothic GDB" w:hAnsi="News Gothic GDB" w:cs="Arial"/>
                <w:sz w:val="22"/>
                <w:szCs w:val="22"/>
              </w:rPr>
              <w:t>in Nexis</w:t>
            </w:r>
            <w:r>
              <w:rPr>
                <w:rFonts w:ascii="News Gothic GDB" w:hAnsi="News Gothic GDB" w:cs="Arial"/>
                <w:sz w:val="22"/>
                <w:szCs w:val="22"/>
              </w:rPr>
              <w:t xml:space="preserve">, </w:t>
            </w:r>
            <w:r w:rsidRPr="00ED6096">
              <w:rPr>
                <w:rFonts w:ascii="News Gothic GDB" w:hAnsi="News Gothic GDB" w:cs="Arial"/>
                <w:sz w:val="22"/>
                <w:szCs w:val="22"/>
              </w:rPr>
              <w:t>carried out in 2025</w:t>
            </w:r>
            <w:r>
              <w:rPr>
                <w:rFonts w:ascii="News Gothic GDB" w:hAnsi="News Gothic GDB" w:cs="Arial"/>
                <w:sz w:val="22"/>
                <w:szCs w:val="22"/>
              </w:rPr>
              <w:t xml:space="preserve"> (ref. </w:t>
            </w:r>
            <w:r w:rsidRPr="00105BE8">
              <w:rPr>
                <w:rFonts w:ascii="News Gothic GDB" w:hAnsi="News Gothic GDB" w:cs="Arial"/>
                <w:sz w:val="22"/>
                <w:szCs w:val="22"/>
              </w:rPr>
              <w:t>L2 AU-110-11-Business Roles</w:t>
            </w:r>
            <w:r>
              <w:rPr>
                <w:rFonts w:ascii="News Gothic GDB" w:hAnsi="News Gothic GDB" w:cs="Arial"/>
                <w:sz w:val="22"/>
                <w:szCs w:val="22"/>
              </w:rPr>
              <w:t>)</w:t>
            </w:r>
          </w:p>
          <w:p w14:paraId="04693F3E" w14:textId="2150C684" w:rsidR="00CD29B0" w:rsidRDefault="00CD29B0" w:rsidP="00D40F5B">
            <w:pPr>
              <w:pStyle w:val="ListParagraph"/>
              <w:numPr>
                <w:ilvl w:val="0"/>
                <w:numId w:val="11"/>
              </w:numPr>
              <w:ind w:left="166" w:hanging="166"/>
              <w:jc w:val="both"/>
              <w:rPr>
                <w:rFonts w:ascii="News Gothic GDB" w:hAnsi="News Gothic GDB" w:cs="Arial"/>
              </w:rPr>
            </w:pPr>
            <w:r>
              <w:rPr>
                <w:rFonts w:ascii="News Gothic GDB" w:hAnsi="News Gothic GDB" w:cs="Arial"/>
              </w:rPr>
              <w:t>Test the definition</w:t>
            </w:r>
            <w:r w:rsidR="007B126F">
              <w:rPr>
                <w:rFonts w:ascii="News Gothic GDB" w:hAnsi="News Gothic GDB" w:cs="Arial"/>
              </w:rPr>
              <w:t xml:space="preserve"> and controls of business roles recertification in 1LoD and 2LoD documents</w:t>
            </w:r>
          </w:p>
          <w:p w14:paraId="51BBF978" w14:textId="42CF00A7" w:rsidR="007B126F" w:rsidRPr="00CD29B0" w:rsidRDefault="007B126F" w:rsidP="00D40F5B">
            <w:pPr>
              <w:pStyle w:val="ListParagraph"/>
              <w:numPr>
                <w:ilvl w:val="0"/>
                <w:numId w:val="11"/>
              </w:numPr>
              <w:ind w:left="166" w:hanging="166"/>
              <w:jc w:val="both"/>
              <w:rPr>
                <w:rFonts w:ascii="News Gothic GDB" w:hAnsi="News Gothic GDB" w:cs="Arial"/>
              </w:rPr>
            </w:pPr>
            <w:r>
              <w:rPr>
                <w:rFonts w:ascii="News Gothic GDB" w:hAnsi="News Gothic GDB" w:cs="Arial"/>
              </w:rPr>
              <w:t>Verify, based on examples, if controls were performed and reported.</w:t>
            </w:r>
          </w:p>
          <w:p w14:paraId="39504D61" w14:textId="77777777" w:rsidR="00CD29B0" w:rsidRDefault="00CD29B0" w:rsidP="0033AB2C">
            <w:pPr>
              <w:jc w:val="both"/>
              <w:rPr>
                <w:rFonts w:ascii="News Gothic GDB" w:hAnsi="News Gothic GDB" w:cs="Arial"/>
                <w:sz w:val="22"/>
                <w:szCs w:val="22"/>
              </w:rPr>
            </w:pPr>
          </w:p>
          <w:p w14:paraId="11FA1B85" w14:textId="47243368" w:rsidR="00F92267" w:rsidRPr="00F92267" w:rsidRDefault="00F92267" w:rsidP="008E5D9D">
            <w:pPr>
              <w:jc w:val="both"/>
              <w:rPr>
                <w:rFonts w:ascii="News Gothic GDB" w:hAnsi="News Gothic GDB" w:cs="Arial"/>
                <w:sz w:val="22"/>
                <w:szCs w:val="22"/>
              </w:rPr>
            </w:pPr>
            <w:r>
              <w:rPr>
                <w:rFonts w:ascii="News Gothic GDB" w:hAnsi="News Gothic GDB" w:cs="Arial"/>
                <w:sz w:val="22"/>
                <w:szCs w:val="22"/>
              </w:rPr>
              <w:t>Proposal for sample-testing</w:t>
            </w:r>
            <w:r w:rsidR="008E5D9D">
              <w:rPr>
                <w:rFonts w:ascii="News Gothic GDB" w:hAnsi="News Gothic GDB" w:cs="Arial"/>
                <w:sz w:val="22"/>
                <w:szCs w:val="22"/>
              </w:rPr>
              <w:t xml:space="preserve">, ref. </w:t>
            </w:r>
            <w:r w:rsidRPr="00F92267">
              <w:rPr>
                <w:rFonts w:ascii="News Gothic GDB" w:hAnsi="News Gothic GDB" w:cs="Arial"/>
                <w:sz w:val="22"/>
                <w:szCs w:val="22"/>
              </w:rPr>
              <w:t>FuN 250306153041</w:t>
            </w:r>
            <w:r w:rsidR="00C9175C">
              <w:rPr>
                <w:rFonts w:ascii="News Gothic GDB" w:hAnsi="News Gothic GDB" w:cs="Arial"/>
                <w:sz w:val="22"/>
                <w:szCs w:val="22"/>
              </w:rPr>
              <w:t xml:space="preserve"> (see testing PAM implementation)</w:t>
            </w:r>
            <w:r w:rsidR="008E5D9D">
              <w:rPr>
                <w:rFonts w:ascii="News Gothic GDB" w:hAnsi="News Gothic GDB" w:cs="Arial"/>
                <w:sz w:val="22"/>
                <w:szCs w:val="22"/>
              </w:rPr>
              <w:t>:</w:t>
            </w:r>
          </w:p>
          <w:p w14:paraId="57B977D7" w14:textId="7D247871" w:rsidR="00F92267" w:rsidRDefault="00F92267" w:rsidP="0033AB2C">
            <w:pPr>
              <w:jc w:val="both"/>
              <w:rPr>
                <w:rFonts w:ascii="News Gothic GDB" w:hAnsi="News Gothic GDB" w:cs="Arial"/>
                <w:sz w:val="22"/>
                <w:szCs w:val="22"/>
              </w:rPr>
            </w:pPr>
            <w:r w:rsidRPr="00F92267">
              <w:rPr>
                <w:rFonts w:ascii="News Gothic GDB" w:hAnsi="News Gothic GDB" w:cs="Arial"/>
                <w:sz w:val="22"/>
                <w:szCs w:val="22"/>
              </w:rPr>
              <w:t xml:space="preserve">Check the April 2025 IIQ recertification campaign </w:t>
            </w:r>
            <w:r w:rsidR="008E5D9D">
              <w:rPr>
                <w:rFonts w:ascii="News Gothic GDB" w:hAnsi="News Gothic GDB" w:cs="Arial"/>
                <w:sz w:val="22"/>
                <w:szCs w:val="22"/>
              </w:rPr>
              <w:t xml:space="preserve">for </w:t>
            </w:r>
            <w:r w:rsidRPr="00F92267">
              <w:rPr>
                <w:rFonts w:ascii="News Gothic GDB" w:hAnsi="News Gothic GDB" w:cs="Arial"/>
                <w:sz w:val="22"/>
                <w:szCs w:val="22"/>
              </w:rPr>
              <w:t>CyberArk C safe access groups</w:t>
            </w:r>
          </w:p>
          <w:p w14:paraId="422AEA9A" w14:textId="77777777" w:rsidR="00F92267" w:rsidRDefault="00F92267" w:rsidP="0033AB2C">
            <w:pPr>
              <w:jc w:val="both"/>
              <w:rPr>
                <w:rFonts w:ascii="News Gothic GDB" w:hAnsi="News Gothic GDB" w:cs="Arial"/>
                <w:sz w:val="22"/>
                <w:szCs w:val="22"/>
              </w:rPr>
            </w:pPr>
          </w:p>
          <w:p w14:paraId="12209B72" w14:textId="580C7406" w:rsidR="00ED7BB7" w:rsidRDefault="00ED7BB7" w:rsidP="0033AB2C">
            <w:pPr>
              <w:jc w:val="both"/>
              <w:rPr>
                <w:rFonts w:ascii="News Gothic GDB" w:hAnsi="News Gothic GDB" w:cs="Arial"/>
                <w:sz w:val="22"/>
                <w:szCs w:val="22"/>
              </w:rPr>
            </w:pPr>
            <w:r>
              <w:rPr>
                <w:rFonts w:ascii="News Gothic GDB" w:hAnsi="News Gothic GDB" w:cs="Arial"/>
                <w:sz w:val="22"/>
                <w:szCs w:val="22"/>
              </w:rPr>
              <w:t xml:space="preserve">If applicable </w:t>
            </w:r>
            <w:r w:rsidR="00BC2FEC">
              <w:rPr>
                <w:rFonts w:ascii="News Gothic GDB" w:hAnsi="News Gothic GDB" w:cs="Arial"/>
                <w:sz w:val="22"/>
                <w:szCs w:val="22"/>
              </w:rPr>
              <w:t>and not overlapping with ongoing remediation</w:t>
            </w:r>
            <w:r w:rsidR="00517A24">
              <w:rPr>
                <w:rFonts w:ascii="News Gothic GDB" w:hAnsi="News Gothic GDB" w:cs="Arial"/>
                <w:sz w:val="22"/>
                <w:szCs w:val="22"/>
              </w:rPr>
              <w:t xml:space="preserve">, otherwise </w:t>
            </w:r>
            <w:r w:rsidR="00D76E8D">
              <w:rPr>
                <w:rFonts w:ascii="News Gothic GDB" w:hAnsi="News Gothic GDB" w:cs="Arial"/>
                <w:sz w:val="22"/>
                <w:szCs w:val="22"/>
              </w:rPr>
              <w:t>to be removed</w:t>
            </w:r>
            <w:r w:rsidR="000B4207">
              <w:rPr>
                <w:rFonts w:ascii="News Gothic GDB" w:hAnsi="News Gothic GDB" w:cs="Arial"/>
                <w:sz w:val="22"/>
                <w:szCs w:val="22"/>
              </w:rPr>
              <w:t xml:space="preserve"> </w:t>
            </w:r>
          </w:p>
          <w:p w14:paraId="0F2F7327" w14:textId="1F209D44" w:rsidR="007A455E" w:rsidRDefault="00804C57" w:rsidP="009549C0">
            <w:pPr>
              <w:jc w:val="both"/>
              <w:rPr>
                <w:rFonts w:ascii="News Gothic GDB" w:hAnsi="News Gothic GDB" w:cs="Arial"/>
                <w:color w:val="000000" w:themeColor="text1"/>
                <w:sz w:val="22"/>
                <w:szCs w:val="22"/>
                <w:lang w:bidi="ar-SA"/>
              </w:rPr>
            </w:pPr>
            <w:r>
              <w:rPr>
                <w:rFonts w:ascii="News Gothic GDB" w:hAnsi="News Gothic GDB" w:cs="Arial"/>
                <w:sz w:val="22"/>
                <w:szCs w:val="22"/>
              </w:rPr>
              <w:t>TP</w:t>
            </w:r>
            <w:r w:rsidR="007B126F">
              <w:rPr>
                <w:rFonts w:ascii="News Gothic GDB" w:hAnsi="News Gothic GDB" w:cs="Arial"/>
                <w:sz w:val="22"/>
                <w:szCs w:val="22"/>
              </w:rPr>
              <w:t>6</w:t>
            </w:r>
            <w:r>
              <w:rPr>
                <w:rFonts w:ascii="News Gothic GDB" w:hAnsi="News Gothic GDB" w:cs="Arial"/>
                <w:sz w:val="22"/>
                <w:szCs w:val="22"/>
              </w:rPr>
              <w:t xml:space="preserve">: </w:t>
            </w:r>
            <w:commentRangeStart w:id="175"/>
            <w:commentRangeStart w:id="176"/>
            <w:r w:rsidR="00BF3AA4">
              <w:rPr>
                <w:rFonts w:ascii="News Gothic GDB" w:hAnsi="News Gothic GDB" w:cs="Arial"/>
                <w:sz w:val="22"/>
                <w:szCs w:val="22"/>
              </w:rPr>
              <w:t xml:space="preserve">Audit the </w:t>
            </w:r>
            <w:r w:rsidR="00DB46EA">
              <w:rPr>
                <w:rFonts w:ascii="News Gothic GDB" w:hAnsi="News Gothic GDB" w:cs="Arial"/>
                <w:sz w:val="22"/>
                <w:szCs w:val="22"/>
              </w:rPr>
              <w:t xml:space="preserve">oversight and </w:t>
            </w:r>
            <w:r w:rsidR="0083564F" w:rsidRPr="00574D3E">
              <w:rPr>
                <w:rFonts w:ascii="News Gothic GDB" w:hAnsi="News Gothic GDB" w:cs="Arial"/>
                <w:color w:val="000000" w:themeColor="text1"/>
                <w:sz w:val="22"/>
                <w:szCs w:val="22"/>
                <w:lang w:bidi="ar-SA"/>
              </w:rPr>
              <w:t>recertification for birthright roles</w:t>
            </w:r>
            <w:r w:rsidR="0083564F">
              <w:rPr>
                <w:rFonts w:ascii="News Gothic GDB" w:hAnsi="News Gothic GDB" w:cs="Arial"/>
                <w:color w:val="000000" w:themeColor="text1"/>
                <w:sz w:val="22"/>
                <w:szCs w:val="22"/>
                <w:lang w:bidi="ar-SA"/>
              </w:rPr>
              <w:t xml:space="preserve"> </w:t>
            </w:r>
            <w:commentRangeEnd w:id="175"/>
            <w:r w:rsidR="00A902CC">
              <w:rPr>
                <w:rStyle w:val="CommentReference"/>
                <w:lang w:bidi="ar-SA"/>
              </w:rPr>
              <w:commentReference w:id="175"/>
            </w:r>
            <w:commentRangeEnd w:id="176"/>
            <w:r w:rsidR="00A935A3">
              <w:rPr>
                <w:rStyle w:val="CommentReference"/>
                <w:lang w:bidi="ar-SA"/>
              </w:rPr>
              <w:commentReference w:id="176"/>
            </w:r>
            <w:r w:rsidR="0083564F" w:rsidRPr="00574D3E">
              <w:rPr>
                <w:rFonts w:ascii="News Gothic GDB" w:hAnsi="News Gothic GDB" w:cs="Arial"/>
                <w:color w:val="000000" w:themeColor="text1"/>
                <w:sz w:val="22"/>
                <w:szCs w:val="22"/>
                <w:lang w:bidi="ar-SA"/>
              </w:rPr>
              <w:t>(</w:t>
            </w:r>
            <w:r w:rsidR="00DB46EA">
              <w:rPr>
                <w:rFonts w:ascii="News Gothic GDB" w:hAnsi="News Gothic GDB" w:cs="Arial"/>
                <w:color w:val="000000" w:themeColor="text1"/>
                <w:sz w:val="22"/>
                <w:szCs w:val="22"/>
                <w:lang w:bidi="ar-SA"/>
              </w:rPr>
              <w:t>reference to #</w:t>
            </w:r>
            <w:r w:rsidR="0083564F" w:rsidRPr="00574D3E">
              <w:rPr>
                <w:rFonts w:ascii="News Gothic GDB" w:hAnsi="News Gothic GDB" w:cs="Arial"/>
                <w:color w:val="000000" w:themeColor="text1"/>
                <w:sz w:val="22"/>
                <w:szCs w:val="22"/>
                <w:lang w:bidi="ar-SA"/>
              </w:rPr>
              <w:t>2025-024</w:t>
            </w:r>
            <w:r w:rsidR="00F555A0">
              <w:rPr>
                <w:rFonts w:ascii="News Gothic GDB" w:hAnsi="News Gothic GDB" w:cs="Arial"/>
                <w:color w:val="000000" w:themeColor="text1"/>
                <w:sz w:val="22"/>
                <w:szCs w:val="22"/>
                <w:lang w:bidi="ar-SA"/>
              </w:rPr>
              <w:t>_</w:t>
            </w:r>
            <w:r w:rsidR="0083564F" w:rsidRPr="00574D3E">
              <w:rPr>
                <w:rFonts w:ascii="News Gothic GDB" w:hAnsi="News Gothic GDB" w:cs="Arial"/>
                <w:color w:val="000000" w:themeColor="text1"/>
                <w:sz w:val="22"/>
                <w:szCs w:val="22"/>
                <w:lang w:bidi="ar-SA"/>
              </w:rPr>
              <w:t>F03)</w:t>
            </w:r>
            <w:r w:rsidR="00512DE6">
              <w:rPr>
                <w:rFonts w:ascii="News Gothic GDB" w:hAnsi="News Gothic GDB" w:cs="Arial"/>
                <w:color w:val="000000" w:themeColor="text1"/>
                <w:sz w:val="22"/>
                <w:szCs w:val="22"/>
                <w:lang w:bidi="ar-SA"/>
              </w:rPr>
              <w:t>.</w:t>
            </w:r>
          </w:p>
          <w:p w14:paraId="134ED81E" w14:textId="2396D4A7" w:rsidR="00E73FD7" w:rsidRPr="00ED0442" w:rsidRDefault="005F720C" w:rsidP="00D40F5B">
            <w:pPr>
              <w:pStyle w:val="ListParagraph"/>
              <w:numPr>
                <w:ilvl w:val="0"/>
                <w:numId w:val="11"/>
              </w:numPr>
              <w:ind w:left="166" w:hanging="166"/>
              <w:jc w:val="both"/>
              <w:rPr>
                <w:rFonts w:ascii="News Gothic GDB" w:hAnsi="News Gothic GDB" w:cs="Arial"/>
              </w:rPr>
            </w:pPr>
            <w:proofErr w:type="gramStart"/>
            <w:r w:rsidRPr="00ED0442">
              <w:rPr>
                <w:rFonts w:ascii="News Gothic GDB" w:hAnsi="News Gothic GDB" w:cs="Arial"/>
              </w:rPr>
              <w:t>Verify</w:t>
            </w:r>
            <w:proofErr w:type="gramEnd"/>
            <w:r w:rsidRPr="00ED0442">
              <w:rPr>
                <w:rFonts w:ascii="News Gothic GDB" w:hAnsi="News Gothic GDB" w:cs="Arial"/>
              </w:rPr>
              <w:t xml:space="preserve"> definition</w:t>
            </w:r>
            <w:r w:rsidR="004204D4" w:rsidRPr="00ED0442">
              <w:rPr>
                <w:rFonts w:ascii="News Gothic GDB" w:hAnsi="News Gothic GDB" w:cs="Arial"/>
              </w:rPr>
              <w:t>, demands and controls in 1LoD and 2LoD documents</w:t>
            </w:r>
          </w:p>
          <w:p w14:paraId="1B3D2F93" w14:textId="52D5D745" w:rsidR="007A455E" w:rsidRPr="00F27756" w:rsidRDefault="00ED0442" w:rsidP="00D40F5B">
            <w:pPr>
              <w:pStyle w:val="ListParagraph"/>
              <w:numPr>
                <w:ilvl w:val="0"/>
                <w:numId w:val="11"/>
              </w:numPr>
              <w:ind w:left="166" w:hanging="166"/>
              <w:jc w:val="both"/>
              <w:rPr>
                <w:rFonts w:ascii="News Gothic GDB" w:hAnsi="News Gothic GDB" w:cs="Arial"/>
              </w:rPr>
            </w:pPr>
            <w:r w:rsidRPr="00ED0442">
              <w:rPr>
                <w:rFonts w:ascii="News Gothic GDB" w:hAnsi="News Gothic GDB" w:cs="Arial"/>
              </w:rPr>
              <w:t>Analyze</w:t>
            </w:r>
            <w:r w:rsidR="004204D4" w:rsidRPr="00ED0442">
              <w:rPr>
                <w:rFonts w:ascii="News Gothic GDB" w:hAnsi="News Gothic GDB" w:cs="Arial"/>
              </w:rPr>
              <w:t xml:space="preserve"> </w:t>
            </w:r>
            <w:r w:rsidR="00F23322" w:rsidRPr="00ED0442">
              <w:rPr>
                <w:rFonts w:ascii="News Gothic GDB" w:hAnsi="News Gothic GDB" w:cs="Arial"/>
              </w:rPr>
              <w:t>identification</w:t>
            </w:r>
            <w:r w:rsidR="0091435E" w:rsidRPr="00ED0442">
              <w:rPr>
                <w:rFonts w:ascii="News Gothic GDB" w:hAnsi="News Gothic GDB" w:cs="Arial"/>
              </w:rPr>
              <w:t xml:space="preserve">, </w:t>
            </w:r>
            <w:r w:rsidR="00DF6CA6" w:rsidRPr="00ED0442">
              <w:rPr>
                <w:rFonts w:ascii="News Gothic GDB" w:hAnsi="News Gothic GDB" w:cs="Arial"/>
              </w:rPr>
              <w:t xml:space="preserve">oversight, reconciliation and reporting on </w:t>
            </w:r>
            <w:r w:rsidRPr="00ED0442">
              <w:rPr>
                <w:rFonts w:ascii="News Gothic GDB" w:hAnsi="News Gothic GDB" w:cs="Arial"/>
              </w:rPr>
              <w:t>birthright roles.</w:t>
            </w:r>
          </w:p>
        </w:tc>
      </w:tr>
    </w:tbl>
    <w:p w14:paraId="56B0044C" w14:textId="02C10B88" w:rsidR="00AB424B" w:rsidRPr="00F27756" w:rsidRDefault="00AB424B" w:rsidP="00475621">
      <w:pPr>
        <w:pStyle w:val="Heading2"/>
        <w:ind w:firstLine="360"/>
        <w:jc w:val="both"/>
        <w:rPr>
          <w:rFonts w:ascii="News Gothic GDB" w:hAnsi="News Gothic GDB"/>
          <w:i w:val="0"/>
          <w:sz w:val="20"/>
          <w:szCs w:val="20"/>
        </w:rPr>
      </w:pPr>
      <w:bookmarkStart w:id="177" w:name="_Toc206680701"/>
      <w:r w:rsidRPr="6ABC4B8F">
        <w:rPr>
          <w:rFonts w:ascii="News Gothic GDB" w:hAnsi="News Gothic GDB"/>
          <w:i w:val="0"/>
          <w:sz w:val="20"/>
          <w:szCs w:val="20"/>
        </w:rPr>
        <w:lastRenderedPageBreak/>
        <w:t>5.</w:t>
      </w:r>
      <w:r w:rsidR="00DD4C01" w:rsidRPr="6ABC4B8F">
        <w:rPr>
          <w:rFonts w:ascii="News Gothic GDB" w:hAnsi="News Gothic GDB"/>
          <w:i w:val="0"/>
          <w:sz w:val="20"/>
          <w:szCs w:val="20"/>
        </w:rPr>
        <w:t>6</w:t>
      </w:r>
      <w:r w:rsidRPr="6ABC4B8F">
        <w:rPr>
          <w:rFonts w:ascii="News Gothic GDB" w:hAnsi="News Gothic GDB"/>
          <w:i w:val="0"/>
          <w:sz w:val="20"/>
          <w:szCs w:val="20"/>
        </w:rPr>
        <w:t xml:space="preserve">. </w:t>
      </w:r>
      <w:commentRangeStart w:id="178"/>
      <w:commentRangeStart w:id="179"/>
      <w:commentRangeStart w:id="180"/>
      <w:r w:rsidRPr="6ABC4B8F">
        <w:rPr>
          <w:rFonts w:ascii="News Gothic GDB" w:hAnsi="News Gothic GDB"/>
          <w:i w:val="0"/>
          <w:sz w:val="20"/>
          <w:szCs w:val="20"/>
        </w:rPr>
        <w:t xml:space="preserve">L2 </w:t>
      </w:r>
      <w:r w:rsidR="00142AAF" w:rsidRPr="6ABC4B8F">
        <w:rPr>
          <w:rFonts w:ascii="News Gothic GDB" w:hAnsi="News Gothic GDB"/>
          <w:i w:val="0"/>
          <w:sz w:val="20"/>
          <w:szCs w:val="20"/>
        </w:rPr>
        <w:t>AU-110-06-IAM Central Services (e.g. AD or LDAP)</w:t>
      </w:r>
      <w:commentRangeEnd w:id="178"/>
      <w:r w:rsidR="003144BA">
        <w:rPr>
          <w:rStyle w:val="CommentReference"/>
          <w:rFonts w:ascii="DIN-Regular" w:hAnsi="DIN-Regular"/>
          <w:b w:val="0"/>
          <w:i w:val="0"/>
        </w:rPr>
        <w:commentReference w:id="178"/>
      </w:r>
      <w:commentRangeEnd w:id="179"/>
      <w:commentRangeEnd w:id="180"/>
      <w:r w:rsidR="005C7ACB">
        <w:rPr>
          <w:rStyle w:val="CommentReference"/>
          <w:rFonts w:ascii="DIN-Regular" w:hAnsi="DIN-Regular"/>
          <w:b w:val="0"/>
          <w:i w:val="0"/>
        </w:rPr>
        <w:commentReference w:id="179"/>
      </w:r>
      <w:r w:rsidR="00F414A2">
        <w:rPr>
          <w:rStyle w:val="CommentReference"/>
        </w:rPr>
        <w:commentReference w:id="180"/>
      </w:r>
      <w:bookmarkEnd w:id="177"/>
    </w:p>
    <w:p w14:paraId="39A1B7D1" w14:textId="77777777" w:rsidR="00AB424B" w:rsidRPr="00F27756" w:rsidRDefault="00AB424B" w:rsidP="00475621">
      <w:pPr>
        <w:jc w:val="both"/>
        <w:rPr>
          <w:rFonts w:ascii="News Gothic GDB" w:hAnsi="News Gothic GDB"/>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AB424B" w:rsidRPr="00F27756" w14:paraId="07172C16" w14:textId="77777777" w:rsidTr="75A0BA3F">
        <w:tc>
          <w:tcPr>
            <w:tcW w:w="1620" w:type="dxa"/>
          </w:tcPr>
          <w:p w14:paraId="0C15AF76" w14:textId="77777777" w:rsidR="00AB424B" w:rsidRPr="00F27756" w:rsidRDefault="00AB424B" w:rsidP="00475621">
            <w:pPr>
              <w:jc w:val="both"/>
              <w:rPr>
                <w:rFonts w:ascii="News Gothic GDB" w:hAnsi="News Gothic GDB"/>
                <w:i/>
              </w:rPr>
            </w:pPr>
            <w:r w:rsidRPr="6ABC4B8F">
              <w:rPr>
                <w:rFonts w:ascii="News Gothic GDB" w:hAnsi="News Gothic GDB" w:cs="Arial"/>
                <w:i/>
                <w:sz w:val="22"/>
                <w:szCs w:val="22"/>
              </w:rPr>
              <w:t>Topic</w:t>
            </w:r>
          </w:p>
        </w:tc>
        <w:tc>
          <w:tcPr>
            <w:tcW w:w="13134" w:type="dxa"/>
          </w:tcPr>
          <w:p w14:paraId="36F8EFE0" w14:textId="77777777" w:rsidR="00AB424B" w:rsidRPr="00F27756" w:rsidRDefault="00AB424B" w:rsidP="00475621">
            <w:pPr>
              <w:jc w:val="both"/>
              <w:rPr>
                <w:rFonts w:ascii="News Gothic GDB" w:hAnsi="News Gothic GDB"/>
                <w:i/>
              </w:rPr>
            </w:pPr>
            <w:r w:rsidRPr="6ABC4B8F">
              <w:rPr>
                <w:rFonts w:ascii="News Gothic GDB" w:hAnsi="News Gothic GDB" w:cs="Arial"/>
                <w:i/>
                <w:sz w:val="22"/>
                <w:szCs w:val="22"/>
              </w:rPr>
              <w:t>Review and results</w:t>
            </w:r>
          </w:p>
        </w:tc>
      </w:tr>
      <w:tr w:rsidR="00AB424B" w:rsidRPr="00F27756" w14:paraId="1DFF3118" w14:textId="77777777" w:rsidTr="75A0BA3F">
        <w:tc>
          <w:tcPr>
            <w:tcW w:w="1620" w:type="dxa"/>
          </w:tcPr>
          <w:p w14:paraId="1F02F4F4" w14:textId="77777777" w:rsidR="00AB424B" w:rsidRPr="00F27756" w:rsidRDefault="00AB424B" w:rsidP="00F0051C">
            <w:pPr>
              <w:rPr>
                <w:rFonts w:ascii="News Gothic GDB" w:hAnsi="News Gothic GDB"/>
              </w:rPr>
            </w:pPr>
            <w:r w:rsidRPr="6ABC4B8F">
              <w:rPr>
                <w:rFonts w:ascii="News Gothic GDB" w:hAnsi="News Gothic GDB" w:cs="Arial"/>
                <w:sz w:val="22"/>
                <w:szCs w:val="22"/>
              </w:rPr>
              <w:t>Process description</w:t>
            </w:r>
            <w:r w:rsidRPr="6ABC4B8F">
              <w:rPr>
                <w:rFonts w:ascii="News Gothic GDB" w:hAnsi="News Gothic GDB"/>
                <w:sz w:val="16"/>
                <w:szCs w:val="16"/>
              </w:rPr>
              <w:t xml:space="preserve"> </w:t>
            </w:r>
          </w:p>
        </w:tc>
        <w:tc>
          <w:tcPr>
            <w:tcW w:w="13134" w:type="dxa"/>
          </w:tcPr>
          <w:p w14:paraId="6AD179F9" w14:textId="68250A4A" w:rsidR="00353DD4" w:rsidRPr="00F73685" w:rsidRDefault="00532880" w:rsidP="00353DD4">
            <w:pPr>
              <w:jc w:val="both"/>
              <w:rPr>
                <w:rFonts w:ascii="News Gothic GDB" w:hAnsi="News Gothic GDB" w:cs="Arial"/>
                <w:sz w:val="22"/>
                <w:szCs w:val="22"/>
                <w:u w:val="single"/>
                <w:lang w:bidi="ar-SA"/>
              </w:rPr>
            </w:pPr>
            <w:r w:rsidRPr="00F73685">
              <w:rPr>
                <w:rFonts w:ascii="News Gothic GDB" w:hAnsi="News Gothic GDB" w:cs="Arial"/>
                <w:sz w:val="22"/>
                <w:szCs w:val="22"/>
                <w:u w:val="single"/>
                <w:lang w:bidi="ar-SA"/>
              </w:rPr>
              <w:t>Specific relevant DORA Requirement:</w:t>
            </w:r>
            <w:r w:rsidR="00353DD4" w:rsidRPr="00F73685">
              <w:rPr>
                <w:rFonts w:ascii="News Gothic GDB" w:hAnsi="News Gothic GDB" w:cs="Arial"/>
                <w:sz w:val="22"/>
                <w:szCs w:val="22"/>
                <w:u w:val="single"/>
                <w:lang w:bidi="ar-SA"/>
              </w:rPr>
              <w:t xml:space="preserve"> Article 9 Protection and prevention: </w:t>
            </w:r>
          </w:p>
          <w:p w14:paraId="014144FD" w14:textId="77777777" w:rsidR="00353DD4" w:rsidRPr="002703E2" w:rsidRDefault="00353DD4" w:rsidP="00353DD4">
            <w:pPr>
              <w:jc w:val="both"/>
              <w:rPr>
                <w:rFonts w:ascii="News Gothic GDB" w:hAnsi="News Gothic GDB" w:cs="Arial"/>
                <w:sz w:val="22"/>
                <w:szCs w:val="22"/>
                <w:lang w:bidi="ar-SA"/>
              </w:rPr>
            </w:pPr>
            <w:r w:rsidRPr="002703E2">
              <w:rPr>
                <w:rFonts w:ascii="News Gothic GDB" w:hAnsi="News Gothic GDB" w:cs="Arial"/>
                <w:sz w:val="22"/>
                <w:szCs w:val="22"/>
                <w:lang w:bidi="ar-SA"/>
              </w:rPr>
              <w:t xml:space="preserve">4. As part of the ICT risk management framework referred to in Article 6(1), financial entities shall: </w:t>
            </w:r>
          </w:p>
          <w:p w14:paraId="01BE5232" w14:textId="197892D1" w:rsidR="002556C8" w:rsidRDefault="005A77D5" w:rsidP="005A77D5">
            <w:pPr>
              <w:jc w:val="both"/>
              <w:rPr>
                <w:rFonts w:ascii="News Gothic GDB" w:hAnsi="News Gothic GDB" w:cs="Arial"/>
                <w:sz w:val="22"/>
                <w:szCs w:val="22"/>
                <w:lang w:bidi="ar-SA"/>
              </w:rPr>
            </w:pPr>
            <w:r w:rsidRPr="005A77D5">
              <w:rPr>
                <w:rFonts w:ascii="News Gothic GDB" w:hAnsi="News Gothic GDB" w:cs="Arial"/>
                <w:sz w:val="22"/>
                <w:szCs w:val="22"/>
                <w:lang w:bidi="ar-SA"/>
              </w:rPr>
              <w:t>(d) implement policies and protocols for strong authentication mechanisms, based on relevant standards and dedicated control systems, and protection measures of cryptographic keys whereby data is encrypted based on results of approved data classification and ICT risk assessment processes</w:t>
            </w:r>
            <w:r w:rsidR="00D87445" w:rsidRPr="005A77D5">
              <w:rPr>
                <w:rFonts w:ascii="News Gothic GDB" w:hAnsi="News Gothic GDB" w:cs="Arial"/>
                <w:sz w:val="22"/>
                <w:szCs w:val="22"/>
                <w:lang w:bidi="ar-SA"/>
              </w:rPr>
              <w:t>.</w:t>
            </w:r>
          </w:p>
          <w:p w14:paraId="58110974" w14:textId="77777777" w:rsidR="002B2E66" w:rsidRDefault="002B2E66" w:rsidP="005A77D5">
            <w:pPr>
              <w:jc w:val="both"/>
              <w:rPr>
                <w:rFonts w:ascii="News Gothic GDB" w:hAnsi="News Gothic GDB" w:cs="Arial"/>
                <w:sz w:val="22"/>
                <w:szCs w:val="22"/>
                <w:lang w:bidi="ar-SA"/>
              </w:rPr>
            </w:pPr>
          </w:p>
          <w:p w14:paraId="0E4AE7BF" w14:textId="77777777" w:rsidR="002E2A49" w:rsidRPr="00382C88" w:rsidRDefault="00542F1B" w:rsidP="005A77D5">
            <w:pPr>
              <w:jc w:val="both"/>
              <w:rPr>
                <w:rFonts w:ascii="News Gothic GDB" w:hAnsi="News Gothic GDB" w:cs="Arial"/>
                <w:sz w:val="22"/>
                <w:szCs w:val="22"/>
                <w:lang w:bidi="ar-SA"/>
              </w:rPr>
            </w:pPr>
            <w:r w:rsidRPr="00382C88">
              <w:rPr>
                <w:rFonts w:ascii="News Gothic GDB" w:hAnsi="News Gothic GDB" w:cs="Arial"/>
                <w:sz w:val="22"/>
                <w:szCs w:val="22"/>
                <w:lang w:bidi="ar-SA"/>
              </w:rPr>
              <w:t xml:space="preserve">This is taken into consideration in this audit </w:t>
            </w:r>
            <w:r w:rsidR="00A51AF8" w:rsidRPr="00382C88">
              <w:rPr>
                <w:rFonts w:ascii="News Gothic GDB" w:hAnsi="News Gothic GDB" w:cs="Arial"/>
                <w:sz w:val="22"/>
                <w:szCs w:val="22"/>
                <w:lang w:bidi="ar-SA"/>
              </w:rPr>
              <w:t>by focusing on</w:t>
            </w:r>
            <w:r w:rsidRPr="00382C88">
              <w:rPr>
                <w:rFonts w:ascii="News Gothic GDB" w:hAnsi="News Gothic GDB" w:cs="Arial"/>
                <w:sz w:val="22"/>
                <w:szCs w:val="22"/>
                <w:lang w:bidi="ar-SA"/>
              </w:rPr>
              <w:t xml:space="preserve"> </w:t>
            </w:r>
            <w:r w:rsidR="00D444F5" w:rsidRPr="00382C88">
              <w:rPr>
                <w:rFonts w:ascii="News Gothic GDB" w:hAnsi="News Gothic GDB" w:cs="Arial"/>
                <w:sz w:val="22"/>
                <w:szCs w:val="22"/>
                <w:lang w:bidi="ar-SA"/>
              </w:rPr>
              <w:t xml:space="preserve">specific aspects of </w:t>
            </w:r>
            <w:r w:rsidR="00B54663" w:rsidRPr="00382C88">
              <w:rPr>
                <w:rFonts w:ascii="News Gothic GDB" w:hAnsi="News Gothic GDB" w:cs="Arial"/>
                <w:sz w:val="22"/>
                <w:szCs w:val="22"/>
                <w:lang w:bidi="ar-SA"/>
              </w:rPr>
              <w:t>cent</w:t>
            </w:r>
            <w:r w:rsidR="00B54663" w:rsidRPr="00382C88">
              <w:rPr>
                <w:rFonts w:ascii="News Gothic GDB" w:hAnsi="News Gothic GDB" w:cs="Arial"/>
                <w:sz w:val="22"/>
                <w:szCs w:val="22"/>
              </w:rPr>
              <w:t>ralized</w:t>
            </w:r>
            <w:r w:rsidR="004B4E94" w:rsidRPr="00382C88">
              <w:rPr>
                <w:rFonts w:ascii="News Gothic GDB" w:hAnsi="News Gothic GDB" w:cs="Arial"/>
                <w:sz w:val="22"/>
                <w:szCs w:val="22"/>
                <w:lang w:bidi="ar-SA"/>
              </w:rPr>
              <w:t xml:space="preserve"> services</w:t>
            </w:r>
            <w:r w:rsidR="00D444F5" w:rsidRPr="00382C88">
              <w:rPr>
                <w:rFonts w:ascii="News Gothic GDB" w:hAnsi="News Gothic GDB" w:cs="Arial"/>
                <w:sz w:val="22"/>
                <w:szCs w:val="22"/>
                <w:lang w:bidi="ar-SA"/>
              </w:rPr>
              <w:t xml:space="preserve"> such</w:t>
            </w:r>
            <w:r w:rsidR="002E2A49" w:rsidRPr="00382C88">
              <w:rPr>
                <w:rFonts w:ascii="News Gothic GDB" w:hAnsi="News Gothic GDB" w:cs="Arial"/>
                <w:sz w:val="22"/>
                <w:szCs w:val="22"/>
                <w:lang w:bidi="ar-SA"/>
              </w:rPr>
              <w:t xml:space="preserve"> as</w:t>
            </w:r>
          </w:p>
          <w:p w14:paraId="16BBE199" w14:textId="48443310" w:rsidR="008132F6" w:rsidRPr="008132F6" w:rsidRDefault="002E2A49" w:rsidP="00D87445">
            <w:pPr>
              <w:pStyle w:val="ListParagraph"/>
              <w:numPr>
                <w:ilvl w:val="0"/>
                <w:numId w:val="11"/>
              </w:numPr>
              <w:ind w:left="166" w:hanging="166"/>
              <w:jc w:val="both"/>
              <w:rPr>
                <w:rFonts w:ascii="News Gothic GDB" w:hAnsi="News Gothic GDB" w:cs="Arial"/>
                <w:lang w:bidi="ar-SA"/>
              </w:rPr>
            </w:pPr>
            <w:r w:rsidRPr="00382C88">
              <w:rPr>
                <w:rFonts w:ascii="News Gothic GDB" w:hAnsi="News Gothic GDB" w:cs="Arial"/>
                <w:lang w:bidi="ar-SA"/>
              </w:rPr>
              <w:t>C</w:t>
            </w:r>
            <w:r w:rsidR="003D73CB" w:rsidRPr="00382C88">
              <w:rPr>
                <w:rFonts w:ascii="News Gothic GDB" w:hAnsi="News Gothic GDB" w:cs="Arial"/>
                <w:lang w:bidi="ar-SA"/>
              </w:rPr>
              <w:t>entralized access control and governance to the VD</w:t>
            </w:r>
            <w:r w:rsidR="00E63A52" w:rsidRPr="00382C88">
              <w:rPr>
                <w:rFonts w:ascii="News Gothic GDB" w:hAnsi="News Gothic GDB" w:cs="Arial"/>
                <w:lang w:bidi="ar-SA"/>
              </w:rPr>
              <w:t>R</w:t>
            </w:r>
          </w:p>
          <w:p w14:paraId="25CC7AD9" w14:textId="65610A87" w:rsidR="002E2A49" w:rsidRDefault="008132F6" w:rsidP="00D87445">
            <w:pPr>
              <w:pStyle w:val="ListParagraph"/>
              <w:numPr>
                <w:ilvl w:val="0"/>
                <w:numId w:val="11"/>
              </w:numPr>
              <w:ind w:left="166" w:hanging="166"/>
              <w:jc w:val="both"/>
              <w:rPr>
                <w:rFonts w:ascii="News Gothic GDB" w:hAnsi="News Gothic GDB" w:cs="Arial"/>
                <w:lang w:bidi="ar-SA"/>
              </w:rPr>
            </w:pPr>
            <w:r w:rsidRPr="00382C88">
              <w:rPr>
                <w:rFonts w:ascii="News Gothic GDB" w:hAnsi="News Gothic GDB" w:cs="Arial"/>
                <w:lang w:bidi="ar-SA"/>
              </w:rPr>
              <w:t>T</w:t>
            </w:r>
            <w:r w:rsidR="00E63A52" w:rsidRPr="00382C88">
              <w:rPr>
                <w:rFonts w:ascii="News Gothic GDB" w:hAnsi="News Gothic GDB" w:cs="Arial"/>
                <w:lang w:bidi="ar-SA"/>
              </w:rPr>
              <w:t xml:space="preserve">he interface between </w:t>
            </w:r>
            <w:r w:rsidR="008B17C6" w:rsidRPr="00382C88">
              <w:rPr>
                <w:rFonts w:ascii="News Gothic GDB" w:hAnsi="News Gothic GDB" w:cs="Arial"/>
                <w:lang w:bidi="ar-SA"/>
              </w:rPr>
              <w:t>The Active Directory</w:t>
            </w:r>
            <w:r w:rsidR="003710A3">
              <w:rPr>
                <w:rFonts w:ascii="News Gothic GDB" w:hAnsi="News Gothic GDB" w:cs="Arial"/>
                <w:lang w:bidi="ar-SA"/>
              </w:rPr>
              <w:t xml:space="preserve"> and Google cloud where the Active directory would act as the ID provider</w:t>
            </w:r>
            <w:r w:rsidR="003C6A0D">
              <w:rPr>
                <w:rFonts w:ascii="News Gothic GDB" w:hAnsi="News Gothic GDB" w:cs="Arial"/>
                <w:lang w:bidi="ar-SA"/>
              </w:rPr>
              <w:t xml:space="preserve"> and</w:t>
            </w:r>
          </w:p>
          <w:p w14:paraId="47FA3A9F" w14:textId="439E2C90" w:rsidR="00922169" w:rsidRDefault="00D91417" w:rsidP="00D87445">
            <w:pPr>
              <w:pStyle w:val="ListParagraph"/>
              <w:numPr>
                <w:ilvl w:val="0"/>
                <w:numId w:val="11"/>
              </w:numPr>
              <w:ind w:left="166" w:hanging="166"/>
              <w:jc w:val="both"/>
              <w:rPr>
                <w:rFonts w:ascii="News Gothic GDB" w:hAnsi="News Gothic GDB" w:cs="Arial"/>
                <w:lang w:bidi="ar-SA"/>
              </w:rPr>
            </w:pPr>
            <w:r>
              <w:rPr>
                <w:rFonts w:ascii="News Gothic GDB" w:hAnsi="News Gothic GDB" w:cs="Arial"/>
                <w:lang w:bidi="ar-SA"/>
              </w:rPr>
              <w:t xml:space="preserve">Windows LAPS Service </w:t>
            </w:r>
            <w:r w:rsidR="008E050A">
              <w:rPr>
                <w:rFonts w:ascii="News Gothic GDB" w:hAnsi="News Gothic GDB" w:cs="Arial"/>
                <w:lang w:bidi="ar-SA"/>
              </w:rPr>
              <w:t>which manages local accounts on every system</w:t>
            </w:r>
          </w:p>
          <w:p w14:paraId="71320545" w14:textId="228075B0" w:rsidR="00476E43" w:rsidRDefault="00614909" w:rsidP="00D87445">
            <w:pPr>
              <w:pStyle w:val="ListParagraph"/>
              <w:numPr>
                <w:ilvl w:val="0"/>
                <w:numId w:val="11"/>
              </w:numPr>
              <w:ind w:left="166" w:hanging="166"/>
              <w:jc w:val="both"/>
              <w:rPr>
                <w:rFonts w:ascii="News Gothic GDB" w:hAnsi="News Gothic GDB" w:cs="Arial"/>
                <w:lang w:bidi="ar-SA"/>
              </w:rPr>
            </w:pPr>
            <w:r>
              <w:rPr>
                <w:rFonts w:ascii="News Gothic GDB" w:hAnsi="News Gothic GDB" w:cs="Arial"/>
                <w:lang w:bidi="ar-SA"/>
              </w:rPr>
              <w:t xml:space="preserve">The Sec Linux system </w:t>
            </w:r>
            <w:r w:rsidR="00476E43">
              <w:rPr>
                <w:rFonts w:ascii="News Gothic GDB" w:hAnsi="News Gothic GDB" w:cs="Arial"/>
                <w:lang w:bidi="ar-SA"/>
              </w:rPr>
              <w:t>which acts as jump host for accessing other centralized services</w:t>
            </w:r>
          </w:p>
          <w:p w14:paraId="44081DF9" w14:textId="1F28F9CB" w:rsidR="00315F00" w:rsidRPr="007745ED" w:rsidRDefault="00315F00" w:rsidP="00D87445">
            <w:pPr>
              <w:pStyle w:val="ListParagraph"/>
              <w:numPr>
                <w:ilvl w:val="0"/>
                <w:numId w:val="11"/>
              </w:numPr>
              <w:ind w:left="166" w:hanging="166"/>
              <w:jc w:val="both"/>
              <w:rPr>
                <w:rFonts w:ascii="News Gothic GDB" w:hAnsi="News Gothic GDB" w:cs="Arial"/>
                <w:lang w:bidi="ar-SA"/>
              </w:rPr>
            </w:pPr>
            <w:r>
              <w:rPr>
                <w:rFonts w:ascii="News Gothic GDB" w:hAnsi="News Gothic GDB" w:cs="Arial"/>
                <w:lang w:bidi="ar-SA"/>
              </w:rPr>
              <w:t>Xeops LDAP</w:t>
            </w:r>
          </w:p>
          <w:p w14:paraId="78CA1474" w14:textId="77777777" w:rsidR="00B07CC6" w:rsidRDefault="00B07CC6" w:rsidP="005A77D5">
            <w:pPr>
              <w:jc w:val="both"/>
              <w:rPr>
                <w:rFonts w:ascii="News Gothic GDB" w:hAnsi="News Gothic GDB" w:cs="Arial"/>
                <w:sz w:val="22"/>
                <w:szCs w:val="22"/>
                <w:lang w:bidi="ar-SA"/>
              </w:rPr>
            </w:pPr>
          </w:p>
          <w:p w14:paraId="77C437E9" w14:textId="3AED7737" w:rsidR="002A07C3" w:rsidRDefault="002B2E66" w:rsidP="00764C8E">
            <w:pPr>
              <w:jc w:val="both"/>
              <w:rPr>
                <w:rFonts w:ascii="News Gothic GDB" w:hAnsi="News Gothic GDB" w:cs="Arial"/>
                <w:sz w:val="22"/>
                <w:szCs w:val="22"/>
                <w:lang w:bidi="ar-SA"/>
              </w:rPr>
            </w:pPr>
            <w:r>
              <w:rPr>
                <w:rFonts w:ascii="News Gothic GDB" w:hAnsi="News Gothic GDB" w:cs="Arial"/>
                <w:sz w:val="22"/>
                <w:szCs w:val="22"/>
                <w:lang w:bidi="ar-SA"/>
              </w:rPr>
              <w:t xml:space="preserve">Central Services Refer to the centralized services for </w:t>
            </w:r>
            <w:r w:rsidR="003D181B">
              <w:rPr>
                <w:rFonts w:ascii="News Gothic GDB" w:hAnsi="News Gothic GDB" w:cs="Arial"/>
                <w:sz w:val="22"/>
                <w:szCs w:val="22"/>
                <w:lang w:bidi="ar-SA"/>
              </w:rPr>
              <w:t xml:space="preserve">authenticating users and providing users with the necessary authorizations on the system. </w:t>
            </w:r>
            <w:r w:rsidR="00764C8E">
              <w:rPr>
                <w:rFonts w:ascii="News Gothic GDB" w:hAnsi="News Gothic GDB" w:cs="Arial"/>
                <w:sz w:val="22"/>
                <w:szCs w:val="22"/>
                <w:lang w:bidi="ar-SA"/>
              </w:rPr>
              <w:t xml:space="preserve">The MS Entra ID suite is used to authenticate users centrally. </w:t>
            </w:r>
          </w:p>
          <w:p w14:paraId="6F4D3B00" w14:textId="77777777" w:rsidR="00893FE9" w:rsidRDefault="00893FE9" w:rsidP="005A77D5">
            <w:pPr>
              <w:jc w:val="both"/>
              <w:rPr>
                <w:rFonts w:ascii="News Gothic GDB" w:hAnsi="News Gothic GDB" w:cs="Arial"/>
                <w:sz w:val="22"/>
                <w:szCs w:val="22"/>
                <w:lang w:bidi="ar-SA"/>
              </w:rPr>
            </w:pPr>
          </w:p>
          <w:p w14:paraId="1570611C" w14:textId="01AB7D45" w:rsidR="00FB024E" w:rsidRDefault="00FB024E" w:rsidP="005A77D5">
            <w:pPr>
              <w:jc w:val="both"/>
              <w:rPr>
                <w:rFonts w:ascii="News Gothic GDB" w:hAnsi="News Gothic GDB" w:cs="Arial"/>
                <w:sz w:val="22"/>
                <w:szCs w:val="22"/>
                <w:lang w:bidi="ar-SA"/>
              </w:rPr>
            </w:pPr>
            <w:r w:rsidRPr="00DC335E">
              <w:rPr>
                <w:rFonts w:ascii="News Gothic GDB" w:hAnsi="News Gothic GDB" w:cs="Arial"/>
                <w:sz w:val="22"/>
                <w:szCs w:val="22"/>
                <w:lang w:bidi="ar-SA"/>
              </w:rPr>
              <w:t>V</w:t>
            </w:r>
            <w:r w:rsidR="00AD2C75">
              <w:rPr>
                <w:rFonts w:ascii="News Gothic GDB" w:hAnsi="News Gothic GDB" w:cs="Arial"/>
                <w:sz w:val="22"/>
                <w:szCs w:val="22"/>
                <w:lang w:bidi="ar-SA"/>
              </w:rPr>
              <w:t>irtual Data rooms</w:t>
            </w:r>
            <w:r w:rsidR="0077517B">
              <w:rPr>
                <w:rFonts w:ascii="News Gothic GDB" w:hAnsi="News Gothic GDB" w:cs="Arial"/>
                <w:sz w:val="22"/>
                <w:szCs w:val="22"/>
                <w:lang w:bidi="ar-SA"/>
              </w:rPr>
              <w:t xml:space="preserve"> (VDR)</w:t>
            </w:r>
            <w:r w:rsidR="00AD2C75">
              <w:rPr>
                <w:rFonts w:ascii="News Gothic GDB" w:hAnsi="News Gothic GDB" w:cs="Arial"/>
                <w:sz w:val="22"/>
                <w:szCs w:val="22"/>
                <w:lang w:bidi="ar-SA"/>
              </w:rPr>
              <w:t xml:space="preserve"> refer to the </w:t>
            </w:r>
            <w:r w:rsidR="00CB1FC3">
              <w:rPr>
                <w:rFonts w:ascii="News Gothic GDB" w:hAnsi="News Gothic GDB" w:cs="Arial"/>
                <w:sz w:val="22"/>
                <w:szCs w:val="22"/>
                <w:lang w:bidi="ar-SA"/>
              </w:rPr>
              <w:t>logical</w:t>
            </w:r>
            <w:r w:rsidR="00CB1FC3">
              <w:rPr>
                <w:rFonts w:ascii="News Gothic GDB" w:hAnsi="News Gothic GDB" w:cs="Arial"/>
                <w:sz w:val="22"/>
                <w:szCs w:val="22"/>
              </w:rPr>
              <w:t>ly</w:t>
            </w:r>
            <w:r w:rsidR="00396A0F">
              <w:rPr>
                <w:rFonts w:ascii="News Gothic GDB" w:hAnsi="News Gothic GDB" w:cs="Arial"/>
                <w:sz w:val="22"/>
                <w:szCs w:val="22"/>
                <w:lang w:bidi="ar-SA"/>
              </w:rPr>
              <w:t xml:space="preserve"> segregated </w:t>
            </w:r>
            <w:r w:rsidR="00C055BA">
              <w:rPr>
                <w:rFonts w:ascii="News Gothic GDB" w:hAnsi="News Gothic GDB" w:cs="Arial"/>
                <w:sz w:val="22"/>
                <w:szCs w:val="22"/>
                <w:lang w:bidi="ar-SA"/>
              </w:rPr>
              <w:t>areas which allow production data to be accessed by Developers by using strict access controls</w:t>
            </w:r>
            <w:r w:rsidR="001F5167">
              <w:rPr>
                <w:rFonts w:ascii="News Gothic GDB" w:hAnsi="News Gothic GDB" w:cs="Arial"/>
                <w:sz w:val="22"/>
                <w:szCs w:val="22"/>
                <w:lang w:bidi="ar-SA"/>
              </w:rPr>
              <w:t>.</w:t>
            </w:r>
            <w:r w:rsidR="008E0DD6">
              <w:rPr>
                <w:rFonts w:ascii="News Gothic GDB" w:hAnsi="News Gothic GDB" w:cs="Arial"/>
                <w:sz w:val="22"/>
                <w:szCs w:val="22"/>
                <w:lang w:bidi="ar-SA"/>
              </w:rPr>
              <w:t xml:space="preserve"> Currently known implementation of VDR include</w:t>
            </w:r>
          </w:p>
          <w:p w14:paraId="6B196C8F" w14:textId="468EE798" w:rsidR="00EF12D2" w:rsidRDefault="0077517B" w:rsidP="00D87445">
            <w:pPr>
              <w:pStyle w:val="ListParagraph"/>
              <w:numPr>
                <w:ilvl w:val="0"/>
                <w:numId w:val="11"/>
              </w:numPr>
              <w:ind w:left="166" w:hanging="166"/>
              <w:jc w:val="both"/>
              <w:rPr>
                <w:rFonts w:ascii="News Gothic GDB" w:hAnsi="News Gothic GDB" w:cs="Arial"/>
                <w:lang w:bidi="ar-SA"/>
              </w:rPr>
            </w:pPr>
            <w:r>
              <w:rPr>
                <w:rFonts w:ascii="News Gothic GDB" w:hAnsi="News Gothic GDB" w:cs="Arial"/>
                <w:lang w:bidi="ar-SA"/>
              </w:rPr>
              <w:t xml:space="preserve">T7 </w:t>
            </w:r>
            <w:r w:rsidR="0049465D">
              <w:rPr>
                <w:rFonts w:ascii="News Gothic GDB" w:hAnsi="News Gothic GDB" w:cs="Arial"/>
                <w:lang w:bidi="ar-SA"/>
              </w:rPr>
              <w:t xml:space="preserve">(AID011) </w:t>
            </w:r>
            <w:r>
              <w:rPr>
                <w:rFonts w:ascii="News Gothic GDB" w:hAnsi="News Gothic GDB" w:cs="Arial"/>
                <w:lang w:bidi="ar-SA"/>
              </w:rPr>
              <w:t xml:space="preserve">Virtual Data </w:t>
            </w:r>
            <w:r w:rsidR="0049465D">
              <w:rPr>
                <w:rFonts w:ascii="News Gothic GDB" w:hAnsi="News Gothic GDB" w:cs="Arial"/>
                <w:lang w:bidi="ar-SA"/>
              </w:rPr>
              <w:t>R</w:t>
            </w:r>
            <w:r>
              <w:rPr>
                <w:rFonts w:ascii="News Gothic GDB" w:hAnsi="News Gothic GDB" w:cs="Arial"/>
                <w:lang w:bidi="ar-SA"/>
              </w:rPr>
              <w:t>oom</w:t>
            </w:r>
          </w:p>
          <w:p w14:paraId="62C8D5CE" w14:textId="341F825A" w:rsidR="0077517B" w:rsidRDefault="00F313DD" w:rsidP="00D87445">
            <w:pPr>
              <w:pStyle w:val="ListParagraph"/>
              <w:numPr>
                <w:ilvl w:val="0"/>
                <w:numId w:val="11"/>
              </w:numPr>
              <w:ind w:left="166" w:hanging="166"/>
              <w:jc w:val="both"/>
              <w:rPr>
                <w:rFonts w:ascii="News Gothic GDB" w:hAnsi="News Gothic GDB" w:cs="Arial"/>
                <w:lang w:bidi="ar-SA"/>
              </w:rPr>
            </w:pPr>
            <w:r>
              <w:rPr>
                <w:rFonts w:ascii="News Gothic GDB" w:hAnsi="News Gothic GDB" w:cs="Arial"/>
                <w:lang w:bidi="ar-SA"/>
              </w:rPr>
              <w:t>BrainLoop (AID</w:t>
            </w:r>
            <w:r w:rsidR="0049465D">
              <w:rPr>
                <w:rFonts w:ascii="News Gothic GDB" w:hAnsi="News Gothic GDB" w:cs="Arial"/>
                <w:lang w:bidi="ar-SA"/>
              </w:rPr>
              <w:t>774</w:t>
            </w:r>
            <w:r>
              <w:rPr>
                <w:rFonts w:ascii="News Gothic GDB" w:hAnsi="News Gothic GDB" w:cs="Arial"/>
                <w:lang w:bidi="ar-SA"/>
              </w:rPr>
              <w:t>)</w:t>
            </w:r>
            <w:r w:rsidR="006C467C">
              <w:rPr>
                <w:rFonts w:ascii="News Gothic GDB" w:hAnsi="News Gothic GDB" w:cs="Arial"/>
                <w:lang w:bidi="ar-SA"/>
              </w:rPr>
              <w:t xml:space="preserve"> – </w:t>
            </w:r>
            <w:r w:rsidR="00D62D5F">
              <w:rPr>
                <w:rFonts w:ascii="News Gothic GDB" w:hAnsi="News Gothic GDB" w:cs="Arial"/>
                <w:lang w:bidi="ar-SA"/>
              </w:rPr>
              <w:t>a SaaS platform</w:t>
            </w:r>
            <w:r w:rsidR="00627297">
              <w:rPr>
                <w:rFonts w:ascii="News Gothic GDB" w:hAnsi="News Gothic GDB" w:cs="Arial"/>
                <w:lang w:bidi="ar-SA"/>
              </w:rPr>
              <w:t xml:space="preserve"> </w:t>
            </w:r>
            <w:r w:rsidR="00262E85">
              <w:rPr>
                <w:rFonts w:ascii="News Gothic GDB" w:hAnsi="News Gothic GDB" w:cs="Arial"/>
                <w:lang w:bidi="ar-SA"/>
              </w:rPr>
              <w:t xml:space="preserve">to enable file sharing and collaboration with internal and external stakeholders. </w:t>
            </w:r>
          </w:p>
          <w:p w14:paraId="52B38BF2" w14:textId="77777777" w:rsidR="00262E85" w:rsidRDefault="00262E85" w:rsidP="00262E85">
            <w:pPr>
              <w:jc w:val="both"/>
              <w:rPr>
                <w:rFonts w:ascii="News Gothic GDB" w:hAnsi="News Gothic GDB" w:cs="Arial"/>
                <w:lang w:bidi="ar-SA"/>
              </w:rPr>
            </w:pPr>
          </w:p>
          <w:p w14:paraId="6F448918" w14:textId="4149A726" w:rsidR="00262E85" w:rsidRPr="006D68A2" w:rsidRDefault="000E39CC" w:rsidP="00262E85">
            <w:pPr>
              <w:jc w:val="both"/>
              <w:rPr>
                <w:rFonts w:ascii="News Gothic GDB" w:hAnsi="News Gothic GDB" w:cs="Arial"/>
                <w:sz w:val="22"/>
                <w:szCs w:val="22"/>
                <w:lang w:bidi="ar-SA"/>
              </w:rPr>
            </w:pPr>
            <w:r w:rsidRPr="006D68A2">
              <w:rPr>
                <w:rFonts w:ascii="News Gothic GDB" w:hAnsi="News Gothic GDB" w:cs="Arial"/>
                <w:sz w:val="22"/>
                <w:szCs w:val="22"/>
                <w:lang w:bidi="ar-SA"/>
              </w:rPr>
              <w:t xml:space="preserve">Reference to </w:t>
            </w:r>
            <w:r w:rsidR="002B4564" w:rsidRPr="006D68A2">
              <w:rPr>
                <w:rFonts w:ascii="News Gothic GDB" w:hAnsi="News Gothic GDB" w:cs="Arial"/>
                <w:sz w:val="22"/>
                <w:szCs w:val="22"/>
                <w:lang w:bidi="ar-SA"/>
              </w:rPr>
              <w:t xml:space="preserve">2024-016 SDLC revealed that </w:t>
            </w:r>
            <w:r w:rsidR="00C26377" w:rsidRPr="006D68A2">
              <w:rPr>
                <w:rFonts w:ascii="News Gothic GDB" w:hAnsi="News Gothic GDB" w:cs="Arial"/>
                <w:sz w:val="22"/>
                <w:szCs w:val="22"/>
                <w:lang w:bidi="ar-SA"/>
              </w:rPr>
              <w:t xml:space="preserve">security </w:t>
            </w:r>
            <w:r w:rsidR="007B669A" w:rsidRPr="006D68A2">
              <w:rPr>
                <w:rFonts w:ascii="News Gothic GDB" w:hAnsi="News Gothic GDB" w:cs="Arial"/>
                <w:sz w:val="22"/>
                <w:szCs w:val="22"/>
                <w:lang w:bidi="ar-SA"/>
              </w:rPr>
              <w:t xml:space="preserve">controls </w:t>
            </w:r>
            <w:r w:rsidR="00F51262" w:rsidRPr="006D68A2">
              <w:rPr>
                <w:rFonts w:ascii="News Gothic GDB" w:hAnsi="News Gothic GDB" w:cs="Arial"/>
                <w:sz w:val="22"/>
                <w:szCs w:val="22"/>
                <w:lang w:bidi="ar-SA"/>
              </w:rPr>
              <w:t xml:space="preserve">were </w:t>
            </w:r>
            <w:r w:rsidR="009810A2" w:rsidRPr="006D68A2">
              <w:rPr>
                <w:rFonts w:ascii="News Gothic GDB" w:hAnsi="News Gothic GDB" w:cs="Arial"/>
                <w:sz w:val="22"/>
                <w:szCs w:val="22"/>
                <w:lang w:bidi="ar-SA"/>
              </w:rPr>
              <w:t>being implemented</w:t>
            </w:r>
            <w:r w:rsidR="007B669A" w:rsidRPr="006D68A2">
              <w:rPr>
                <w:rFonts w:ascii="News Gothic GDB" w:hAnsi="News Gothic GDB" w:cs="Arial"/>
                <w:sz w:val="22"/>
                <w:szCs w:val="22"/>
                <w:lang w:bidi="ar-SA"/>
              </w:rPr>
              <w:t xml:space="preserve"> for T7</w:t>
            </w:r>
            <w:r w:rsidR="00BD1C69" w:rsidRPr="006D68A2">
              <w:rPr>
                <w:rFonts w:ascii="News Gothic GDB" w:hAnsi="News Gothic GDB" w:cs="Arial"/>
                <w:sz w:val="22"/>
                <w:szCs w:val="22"/>
                <w:lang w:bidi="ar-SA"/>
              </w:rPr>
              <w:t xml:space="preserve"> VDR. Hence the implementation of IAM concepts</w:t>
            </w:r>
            <w:r w:rsidR="007F02B2" w:rsidRPr="006D68A2">
              <w:rPr>
                <w:rFonts w:ascii="News Gothic GDB" w:hAnsi="News Gothic GDB" w:cs="Arial"/>
                <w:sz w:val="22"/>
                <w:szCs w:val="22"/>
              </w:rPr>
              <w:t>,</w:t>
            </w:r>
            <w:r w:rsidR="00BD1C69" w:rsidRPr="006D68A2">
              <w:rPr>
                <w:rFonts w:ascii="News Gothic GDB" w:hAnsi="News Gothic GDB" w:cs="Arial"/>
                <w:sz w:val="22"/>
                <w:szCs w:val="22"/>
                <w:lang w:bidi="ar-SA"/>
              </w:rPr>
              <w:t xml:space="preserve"> especially the </w:t>
            </w:r>
            <w:r w:rsidR="006B3BBE" w:rsidRPr="006D68A2">
              <w:rPr>
                <w:rFonts w:ascii="News Gothic GDB" w:hAnsi="News Gothic GDB" w:cs="Arial"/>
                <w:sz w:val="22"/>
                <w:szCs w:val="22"/>
                <w:lang w:bidi="ar-SA"/>
              </w:rPr>
              <w:t>IIQ roles</w:t>
            </w:r>
            <w:r w:rsidR="007F02B2" w:rsidRPr="006D68A2">
              <w:rPr>
                <w:rFonts w:ascii="News Gothic GDB" w:hAnsi="News Gothic GDB" w:cs="Arial"/>
                <w:sz w:val="22"/>
                <w:szCs w:val="22"/>
              </w:rPr>
              <w:t>,</w:t>
            </w:r>
            <w:r w:rsidR="006B3BBE" w:rsidRPr="006D68A2">
              <w:rPr>
                <w:rFonts w:ascii="News Gothic GDB" w:hAnsi="News Gothic GDB" w:cs="Arial"/>
                <w:sz w:val="22"/>
                <w:szCs w:val="22"/>
                <w:lang w:bidi="ar-SA"/>
              </w:rPr>
              <w:t xml:space="preserve"> would be e</w:t>
            </w:r>
            <w:r w:rsidR="00276241" w:rsidRPr="006D68A2">
              <w:rPr>
                <w:rFonts w:ascii="News Gothic GDB" w:hAnsi="News Gothic GDB" w:cs="Arial"/>
                <w:sz w:val="22"/>
                <w:szCs w:val="22"/>
                <w:lang w:bidi="ar-SA"/>
              </w:rPr>
              <w:t>valuated as specific test point</w:t>
            </w:r>
          </w:p>
          <w:p w14:paraId="7847DF1D" w14:textId="77777777" w:rsidR="00276241" w:rsidRPr="006D68A2" w:rsidRDefault="00276241" w:rsidP="00262E85">
            <w:pPr>
              <w:jc w:val="both"/>
              <w:rPr>
                <w:rFonts w:ascii="News Gothic GDB" w:hAnsi="News Gothic GDB" w:cs="Arial"/>
                <w:sz w:val="22"/>
                <w:szCs w:val="22"/>
                <w:lang w:bidi="ar-SA"/>
              </w:rPr>
            </w:pPr>
          </w:p>
          <w:p w14:paraId="6EAE99AA" w14:textId="6A79A75D" w:rsidR="00543913" w:rsidRPr="006D68A2" w:rsidRDefault="00276241" w:rsidP="00543913">
            <w:pPr>
              <w:jc w:val="both"/>
              <w:rPr>
                <w:rFonts w:ascii="News Gothic GDB" w:hAnsi="News Gothic GDB" w:cs="Arial"/>
                <w:sz w:val="22"/>
                <w:szCs w:val="22"/>
                <w:lang w:bidi="ar-SA"/>
              </w:rPr>
            </w:pPr>
            <w:r w:rsidRPr="006D68A2">
              <w:rPr>
                <w:rFonts w:ascii="News Gothic GDB" w:hAnsi="News Gothic GDB" w:cs="Arial"/>
                <w:sz w:val="22"/>
                <w:szCs w:val="22"/>
                <w:lang w:bidi="ar-SA"/>
              </w:rPr>
              <w:t>As Brain</w:t>
            </w:r>
            <w:r w:rsidR="00F313DD">
              <w:rPr>
                <w:rFonts w:ascii="News Gothic GDB" w:hAnsi="News Gothic GDB" w:cs="Arial"/>
                <w:sz w:val="22"/>
                <w:szCs w:val="22"/>
                <w:lang w:bidi="ar-SA"/>
              </w:rPr>
              <w:t>L</w:t>
            </w:r>
            <w:r w:rsidRPr="006D68A2">
              <w:rPr>
                <w:rFonts w:ascii="News Gothic GDB" w:hAnsi="News Gothic GDB" w:cs="Arial"/>
                <w:sz w:val="22"/>
                <w:szCs w:val="22"/>
                <w:lang w:bidi="ar-SA"/>
              </w:rPr>
              <w:t xml:space="preserve">oop is SaaS, </w:t>
            </w:r>
            <w:r w:rsidR="00543913" w:rsidRPr="006D68A2">
              <w:rPr>
                <w:rFonts w:ascii="News Gothic GDB" w:hAnsi="News Gothic GDB" w:cs="Arial"/>
                <w:sz w:val="22"/>
                <w:szCs w:val="22"/>
                <w:lang w:bidi="ar-SA"/>
              </w:rPr>
              <w:t xml:space="preserve">the aspect of IAM falls within DBGs </w:t>
            </w:r>
            <w:r w:rsidR="000B1158" w:rsidRPr="006D68A2">
              <w:rPr>
                <w:rFonts w:ascii="News Gothic GDB" w:hAnsi="News Gothic GDB" w:cs="Arial"/>
                <w:sz w:val="22"/>
                <w:szCs w:val="22"/>
                <w:lang w:bidi="ar-SA"/>
              </w:rPr>
              <w:t>responsibili</w:t>
            </w:r>
            <w:r w:rsidR="000B1158" w:rsidRPr="006D68A2">
              <w:rPr>
                <w:rFonts w:ascii="News Gothic GDB" w:hAnsi="News Gothic GDB" w:cs="Arial"/>
                <w:sz w:val="22"/>
                <w:szCs w:val="22"/>
              </w:rPr>
              <w:t>ty</w:t>
            </w:r>
            <w:r w:rsidR="00543913" w:rsidRPr="006D68A2">
              <w:rPr>
                <w:rFonts w:ascii="News Gothic GDB" w:hAnsi="News Gothic GDB" w:cs="Arial"/>
                <w:sz w:val="22"/>
                <w:szCs w:val="22"/>
                <w:lang w:bidi="ar-SA"/>
              </w:rPr>
              <w:t xml:space="preserve"> as per the shared responsibility model. </w:t>
            </w:r>
          </w:p>
          <w:p w14:paraId="4DAFA77C" w14:textId="77777777" w:rsidR="00543913" w:rsidRPr="006D68A2" w:rsidRDefault="00543913" w:rsidP="00543913">
            <w:pPr>
              <w:jc w:val="both"/>
              <w:rPr>
                <w:rFonts w:ascii="News Gothic GDB" w:hAnsi="News Gothic GDB" w:cs="Arial"/>
                <w:sz w:val="22"/>
                <w:szCs w:val="22"/>
                <w:lang w:bidi="ar-SA"/>
              </w:rPr>
            </w:pPr>
          </w:p>
          <w:p w14:paraId="66148BC8" w14:textId="452DF4FA" w:rsidR="00543913" w:rsidRPr="006D68A2" w:rsidRDefault="00543913" w:rsidP="00543913">
            <w:pPr>
              <w:jc w:val="both"/>
              <w:rPr>
                <w:rFonts w:ascii="News Gothic GDB" w:hAnsi="News Gothic GDB" w:cs="Arial"/>
                <w:sz w:val="22"/>
                <w:szCs w:val="22"/>
                <w:lang w:bidi="ar-SA"/>
              </w:rPr>
            </w:pPr>
            <w:r w:rsidRPr="006D68A2">
              <w:rPr>
                <w:rFonts w:ascii="News Gothic GDB" w:hAnsi="News Gothic GDB" w:cs="Arial"/>
                <w:sz w:val="22"/>
                <w:szCs w:val="22"/>
                <w:lang w:bidi="ar-SA"/>
              </w:rPr>
              <w:t xml:space="preserve">Hence these would be evaluated via </w:t>
            </w:r>
            <w:r w:rsidR="00C50CC9" w:rsidRPr="006D68A2">
              <w:rPr>
                <w:rFonts w:ascii="News Gothic GDB" w:hAnsi="News Gothic GDB" w:cs="Arial"/>
                <w:sz w:val="22"/>
                <w:szCs w:val="22"/>
                <w:lang w:bidi="ar-SA"/>
              </w:rPr>
              <w:t>a specific test point. (TP1)</w:t>
            </w:r>
          </w:p>
          <w:p w14:paraId="026F2822" w14:textId="77777777" w:rsidR="007F314F" w:rsidRPr="006D68A2" w:rsidRDefault="007F314F" w:rsidP="00543913">
            <w:pPr>
              <w:jc w:val="both"/>
              <w:rPr>
                <w:rFonts w:ascii="News Gothic GDB" w:hAnsi="News Gothic GDB" w:cs="Arial"/>
                <w:sz w:val="22"/>
                <w:szCs w:val="22"/>
                <w:lang w:bidi="ar-SA"/>
              </w:rPr>
            </w:pPr>
          </w:p>
          <w:p w14:paraId="2E5C1786" w14:textId="02EC9F38" w:rsidR="00536071" w:rsidRPr="00536071" w:rsidRDefault="007F314F" w:rsidP="00D144F9">
            <w:pPr>
              <w:jc w:val="both"/>
              <w:rPr>
                <w:i/>
                <w:iCs/>
                <w:lang w:bidi="ar-SA"/>
              </w:rPr>
            </w:pPr>
            <w:r w:rsidRPr="006D68A2">
              <w:rPr>
                <w:rFonts w:ascii="News Gothic GDB" w:hAnsi="News Gothic GDB" w:cs="Arial"/>
                <w:sz w:val="22"/>
                <w:szCs w:val="22"/>
                <w:lang w:bidi="ar-SA"/>
              </w:rPr>
              <w:t xml:space="preserve">The centralized IAM services in scope namely </w:t>
            </w:r>
            <w:r w:rsidR="00DE1764" w:rsidRPr="006D68A2">
              <w:rPr>
                <w:rFonts w:ascii="News Gothic GDB" w:hAnsi="News Gothic GDB" w:cs="Arial"/>
                <w:sz w:val="22"/>
                <w:szCs w:val="22"/>
                <w:lang w:bidi="ar-SA"/>
              </w:rPr>
              <w:t>XEops LDAP (</w:t>
            </w:r>
            <w:r w:rsidR="00F25164" w:rsidRPr="006D68A2">
              <w:rPr>
                <w:rFonts w:ascii="News Gothic GDB" w:hAnsi="News Gothic GDB" w:cs="Arial"/>
                <w:sz w:val="22"/>
                <w:szCs w:val="22"/>
                <w:lang w:bidi="ar-SA"/>
              </w:rPr>
              <w:t xml:space="preserve">AID1057), Active Directory (AID415), Security Linux </w:t>
            </w:r>
            <w:r w:rsidR="009E003B" w:rsidRPr="006D68A2">
              <w:rPr>
                <w:rFonts w:ascii="News Gothic GDB" w:hAnsi="News Gothic GDB" w:cs="Arial"/>
                <w:sz w:val="22"/>
                <w:szCs w:val="22"/>
                <w:lang w:bidi="ar-SA"/>
              </w:rPr>
              <w:t>(AID458) would be evaluated from a general control perspective. (TP2)</w:t>
            </w:r>
          </w:p>
        </w:tc>
      </w:tr>
      <w:tr w:rsidR="00AB424B" w:rsidRPr="00F27756" w14:paraId="6B0E0C8B" w14:textId="77777777" w:rsidTr="75A0BA3F">
        <w:tc>
          <w:tcPr>
            <w:tcW w:w="1620" w:type="dxa"/>
          </w:tcPr>
          <w:p w14:paraId="58DCE741" w14:textId="77777777" w:rsidR="00AB424B" w:rsidRPr="00F27756" w:rsidRDefault="00AB424B" w:rsidP="00F0051C">
            <w:pPr>
              <w:rPr>
                <w:rFonts w:ascii="News Gothic GDB" w:hAnsi="News Gothic GDB"/>
              </w:rPr>
            </w:pPr>
            <w:r w:rsidRPr="6ABC4B8F">
              <w:rPr>
                <w:rFonts w:ascii="News Gothic GDB" w:hAnsi="News Gothic GDB" w:cs="Arial"/>
                <w:sz w:val="22"/>
                <w:szCs w:val="22"/>
              </w:rPr>
              <w:lastRenderedPageBreak/>
              <w:t>Key business indicators</w:t>
            </w:r>
          </w:p>
        </w:tc>
        <w:tc>
          <w:tcPr>
            <w:tcW w:w="13134" w:type="dxa"/>
          </w:tcPr>
          <w:p w14:paraId="5BB93408" w14:textId="199FB2F8" w:rsidR="00AB424B" w:rsidRPr="00D87445" w:rsidRDefault="498CF3A0" w:rsidP="00D87445">
            <w:pPr>
              <w:jc w:val="both"/>
              <w:rPr>
                <w:rFonts w:ascii="News Gothic GDB" w:hAnsi="News Gothic GDB" w:cs="Arial"/>
              </w:rPr>
            </w:pPr>
            <w:r w:rsidRPr="00020FD3">
              <w:rPr>
                <w:rFonts w:ascii="News Gothic GDB" w:hAnsi="News Gothic GDB" w:cs="Arial"/>
                <w:sz w:val="22"/>
                <w:szCs w:val="22"/>
              </w:rPr>
              <w:t xml:space="preserve">Reviewed the </w:t>
            </w:r>
            <w:r w:rsidR="00AB424B" w:rsidRPr="00020FD3">
              <w:rPr>
                <w:rFonts w:ascii="News Gothic GDB" w:hAnsi="News Gothic GDB" w:cs="Arial"/>
                <w:sz w:val="22"/>
                <w:szCs w:val="22"/>
              </w:rPr>
              <w:t xml:space="preserve">Business indicators </w:t>
            </w:r>
            <w:r w:rsidR="5B571FE3" w:rsidRPr="00020FD3">
              <w:rPr>
                <w:rFonts w:ascii="News Gothic GDB" w:hAnsi="News Gothic GDB" w:cs="Arial"/>
                <w:sz w:val="22"/>
                <w:szCs w:val="22"/>
              </w:rPr>
              <w:t>presented</w:t>
            </w:r>
            <w:r w:rsidR="00AB424B" w:rsidRPr="00020FD3">
              <w:rPr>
                <w:rFonts w:ascii="News Gothic GDB" w:hAnsi="News Gothic GDB" w:cs="Arial"/>
                <w:sz w:val="22"/>
                <w:szCs w:val="22"/>
              </w:rPr>
              <w:t xml:space="preserve"> and </w:t>
            </w:r>
            <w:r w:rsidR="5B571FE3" w:rsidRPr="00020FD3">
              <w:rPr>
                <w:rFonts w:ascii="News Gothic GDB" w:hAnsi="News Gothic GDB" w:cs="Arial"/>
                <w:sz w:val="22"/>
                <w:szCs w:val="22"/>
              </w:rPr>
              <w:t xml:space="preserve">noted that there were </w:t>
            </w:r>
            <w:r w:rsidR="00AB424B" w:rsidRPr="00020FD3">
              <w:rPr>
                <w:rFonts w:ascii="News Gothic GDB" w:hAnsi="News Gothic GDB" w:cs="Arial"/>
                <w:sz w:val="22"/>
                <w:szCs w:val="22"/>
              </w:rPr>
              <w:t xml:space="preserve">no </w:t>
            </w:r>
            <w:r w:rsidR="5B571FE3" w:rsidRPr="00020FD3">
              <w:rPr>
                <w:rFonts w:ascii="News Gothic GDB" w:hAnsi="News Gothic GDB" w:cs="Arial"/>
                <w:sz w:val="22"/>
                <w:szCs w:val="22"/>
              </w:rPr>
              <w:t xml:space="preserve">significant </w:t>
            </w:r>
            <w:r w:rsidR="00AB424B" w:rsidRPr="00020FD3">
              <w:rPr>
                <w:rFonts w:ascii="News Gothic GDB" w:hAnsi="News Gothic GDB" w:cs="Arial"/>
                <w:sz w:val="22"/>
                <w:szCs w:val="22"/>
              </w:rPr>
              <w:t>breaches</w:t>
            </w:r>
            <w:r w:rsidR="5B571FE3" w:rsidRPr="00020FD3">
              <w:rPr>
                <w:rFonts w:ascii="News Gothic GDB" w:hAnsi="News Gothic GDB" w:cs="Arial"/>
                <w:sz w:val="22"/>
                <w:szCs w:val="22"/>
              </w:rPr>
              <w:t>. In cases where breaches were noted, efforts / i</w:t>
            </w:r>
            <w:r w:rsidR="32261C46" w:rsidRPr="00020FD3">
              <w:rPr>
                <w:rFonts w:ascii="News Gothic GDB" w:hAnsi="News Gothic GDB" w:cs="Arial"/>
                <w:sz w:val="22"/>
                <w:szCs w:val="22"/>
              </w:rPr>
              <w:t xml:space="preserve">nitiatives were in progress to address the gaps (AMELI) or are within </w:t>
            </w:r>
            <w:r w:rsidR="788E8725" w:rsidRPr="00020FD3">
              <w:rPr>
                <w:rFonts w:ascii="News Gothic GDB" w:hAnsi="News Gothic GDB" w:cs="Arial"/>
                <w:sz w:val="22"/>
                <w:szCs w:val="22"/>
              </w:rPr>
              <w:t>manageable</w:t>
            </w:r>
            <w:r w:rsidR="32261C46" w:rsidRPr="00020FD3">
              <w:rPr>
                <w:rFonts w:ascii="News Gothic GDB" w:hAnsi="News Gothic GDB" w:cs="Arial"/>
                <w:sz w:val="22"/>
                <w:szCs w:val="22"/>
              </w:rPr>
              <w:t xml:space="preserve"> thresholds. Hence</w:t>
            </w:r>
            <w:r w:rsidR="00854CAF">
              <w:rPr>
                <w:rFonts w:ascii="News Gothic GDB" w:hAnsi="News Gothic GDB" w:cs="Arial"/>
                <w:sz w:val="22"/>
                <w:szCs w:val="22"/>
              </w:rPr>
              <w:t>,</w:t>
            </w:r>
            <w:r w:rsidR="32261C46" w:rsidRPr="00020FD3">
              <w:rPr>
                <w:rFonts w:ascii="News Gothic GDB" w:hAnsi="News Gothic GDB" w:cs="Arial"/>
                <w:sz w:val="22"/>
                <w:szCs w:val="22"/>
              </w:rPr>
              <w:t xml:space="preserve"> </w:t>
            </w:r>
            <w:r w:rsidR="00854CAF" w:rsidRPr="00020FD3">
              <w:rPr>
                <w:rFonts w:ascii="News Gothic GDB" w:hAnsi="News Gothic GDB" w:cs="Arial"/>
                <w:sz w:val="22"/>
                <w:szCs w:val="22"/>
              </w:rPr>
              <w:t xml:space="preserve">there </w:t>
            </w:r>
            <w:r w:rsidR="00854CAF">
              <w:rPr>
                <w:rFonts w:ascii="News Gothic GDB" w:hAnsi="News Gothic GDB" w:cs="Arial"/>
                <w:sz w:val="22"/>
                <w:szCs w:val="22"/>
              </w:rPr>
              <w:t>are</w:t>
            </w:r>
            <w:r w:rsidR="32261C46" w:rsidRPr="00020FD3">
              <w:rPr>
                <w:rFonts w:ascii="News Gothic GDB" w:hAnsi="News Gothic GDB" w:cs="Arial"/>
                <w:sz w:val="22"/>
                <w:szCs w:val="22"/>
              </w:rPr>
              <w:t xml:space="preserve"> no</w:t>
            </w:r>
            <w:r w:rsidR="00AB424B" w:rsidRPr="00020FD3">
              <w:rPr>
                <w:rFonts w:ascii="News Gothic GDB" w:hAnsi="News Gothic GDB" w:cs="Arial"/>
                <w:sz w:val="22"/>
                <w:szCs w:val="22"/>
              </w:rPr>
              <w:t xml:space="preserve"> additional test </w:t>
            </w:r>
            <w:r w:rsidR="32261C46" w:rsidRPr="00020FD3">
              <w:rPr>
                <w:rFonts w:ascii="News Gothic GDB" w:hAnsi="News Gothic GDB" w:cs="Arial"/>
                <w:sz w:val="22"/>
                <w:szCs w:val="22"/>
              </w:rPr>
              <w:t>point for RCA.</w:t>
            </w:r>
          </w:p>
        </w:tc>
      </w:tr>
      <w:tr w:rsidR="00AB424B" w:rsidRPr="00F27756" w14:paraId="7A90426D" w14:textId="77777777" w:rsidTr="75A0BA3F">
        <w:tc>
          <w:tcPr>
            <w:tcW w:w="1620" w:type="dxa"/>
          </w:tcPr>
          <w:p w14:paraId="15041115" w14:textId="77777777" w:rsidR="00AB424B" w:rsidRPr="00F27756" w:rsidRDefault="00AB424B" w:rsidP="00F0051C">
            <w:pPr>
              <w:rPr>
                <w:rFonts w:ascii="News Gothic GDB" w:hAnsi="News Gothic GDB"/>
              </w:rPr>
            </w:pPr>
          </w:p>
        </w:tc>
        <w:tc>
          <w:tcPr>
            <w:tcW w:w="13134" w:type="dxa"/>
          </w:tcPr>
          <w:p w14:paraId="58100B59" w14:textId="77777777" w:rsidR="00AB424B" w:rsidRPr="00F27756" w:rsidRDefault="00AB424B" w:rsidP="00475621">
            <w:pPr>
              <w:jc w:val="both"/>
              <w:rPr>
                <w:rFonts w:ascii="News Gothic GDB" w:hAnsi="News Gothic GDB"/>
              </w:rPr>
            </w:pPr>
          </w:p>
        </w:tc>
      </w:tr>
      <w:tr w:rsidR="00DD4C01" w:rsidRPr="00F27756" w14:paraId="1B2CC174" w14:textId="77777777" w:rsidTr="75A0BA3F">
        <w:tc>
          <w:tcPr>
            <w:tcW w:w="1620" w:type="dxa"/>
          </w:tcPr>
          <w:p w14:paraId="44237C0B" w14:textId="77777777" w:rsidR="00DD4C01" w:rsidRPr="00F27756" w:rsidRDefault="00DD4C01" w:rsidP="00F0051C">
            <w:pPr>
              <w:rPr>
                <w:rFonts w:ascii="News Gothic GDB" w:hAnsi="News Gothic GDB" w:cs="Arial"/>
                <w:sz w:val="22"/>
                <w:szCs w:val="22"/>
                <w:lang w:bidi="ar-SA"/>
              </w:rPr>
            </w:pPr>
            <w:r w:rsidRPr="6ABC4B8F">
              <w:rPr>
                <w:rFonts w:ascii="News Gothic GDB" w:hAnsi="News Gothic GDB" w:cs="Arial"/>
                <w:sz w:val="22"/>
                <w:szCs w:val="22"/>
              </w:rPr>
              <w:t xml:space="preserve">IT environment + Cloud services </w:t>
            </w:r>
          </w:p>
        </w:tc>
        <w:tc>
          <w:tcPr>
            <w:tcW w:w="13134" w:type="dxa"/>
          </w:tcPr>
          <w:p w14:paraId="20EF9FD2" w14:textId="521A7933" w:rsidR="00D87CBF" w:rsidRDefault="00D87CBF" w:rsidP="00475621">
            <w:pPr>
              <w:jc w:val="both"/>
              <w:rPr>
                <w:rFonts w:ascii="News Gothic GDB" w:hAnsi="News Gothic GDB" w:cs="Arial"/>
                <w:bCs/>
                <w:iCs/>
                <w:sz w:val="22"/>
                <w:szCs w:val="22"/>
              </w:rPr>
            </w:pPr>
            <w:r w:rsidRPr="00F27756">
              <w:rPr>
                <w:rFonts w:ascii="News Gothic GDB" w:hAnsi="News Gothic GDB" w:cs="Arial"/>
                <w:bCs/>
                <w:iCs/>
                <w:sz w:val="22"/>
                <w:szCs w:val="22"/>
              </w:rPr>
              <w:t xml:space="preserve">Three </w:t>
            </w:r>
            <w:r w:rsidRPr="00F27756">
              <w:rPr>
                <w:rFonts w:ascii="News Gothic GDB" w:hAnsi="News Gothic GDB" w:cs="Arial"/>
                <w:sz w:val="22"/>
                <w:szCs w:val="22"/>
              </w:rPr>
              <w:t>applications were</w:t>
            </w:r>
            <w:r w:rsidRPr="00F27756">
              <w:rPr>
                <w:rFonts w:ascii="News Gothic GDB" w:hAnsi="News Gothic GDB" w:cs="Arial"/>
                <w:bCs/>
                <w:iCs/>
                <w:sz w:val="22"/>
                <w:szCs w:val="22"/>
              </w:rPr>
              <w:t xml:space="preserve"> identified as relevant to this L2 process as per the AAP2025 Golden Source</w:t>
            </w:r>
            <w:r w:rsidR="00D505A3">
              <w:rPr>
                <w:rFonts w:ascii="News Gothic GDB" w:hAnsi="News Gothic GDB" w:cs="Arial"/>
                <w:bCs/>
                <w:iCs/>
                <w:sz w:val="22"/>
                <w:szCs w:val="22"/>
              </w:rPr>
              <w:t xml:space="preserve"> (</w:t>
            </w:r>
            <w:r w:rsidR="00D505A3" w:rsidRPr="00D505A3">
              <w:rPr>
                <w:rFonts w:ascii="News Gothic GDB" w:hAnsi="News Gothic GDB" w:cs="Arial"/>
                <w:bCs/>
                <w:iCs/>
                <w:sz w:val="22"/>
                <w:szCs w:val="22"/>
              </w:rPr>
              <w:t>LDAP-Sec</w:t>
            </w:r>
            <w:r w:rsidR="00D505A3">
              <w:rPr>
                <w:rFonts w:ascii="News Gothic GDB" w:hAnsi="News Gothic GDB" w:cs="Arial"/>
                <w:bCs/>
                <w:iCs/>
                <w:sz w:val="22"/>
                <w:szCs w:val="22"/>
              </w:rPr>
              <w:t xml:space="preserve">, </w:t>
            </w:r>
            <w:r w:rsidR="00D505A3" w:rsidRPr="00D505A3">
              <w:rPr>
                <w:rFonts w:ascii="News Gothic GDB" w:hAnsi="News Gothic GDB" w:cs="Arial"/>
                <w:bCs/>
                <w:iCs/>
                <w:sz w:val="22"/>
                <w:szCs w:val="22"/>
              </w:rPr>
              <w:t>AID1002</w:t>
            </w:r>
            <w:r w:rsidR="002B4DE0">
              <w:rPr>
                <w:rFonts w:ascii="News Gothic GDB" w:hAnsi="News Gothic GDB" w:cs="Arial"/>
                <w:bCs/>
                <w:iCs/>
                <w:sz w:val="22"/>
                <w:szCs w:val="22"/>
              </w:rPr>
              <w:t>,</w:t>
            </w:r>
            <w:r w:rsidR="00D505A3">
              <w:rPr>
                <w:rFonts w:ascii="News Gothic GDB" w:hAnsi="News Gothic GDB" w:cs="Arial"/>
                <w:bCs/>
                <w:iCs/>
                <w:sz w:val="22"/>
                <w:szCs w:val="22"/>
              </w:rPr>
              <w:t xml:space="preserve"> is decommissioned):</w:t>
            </w:r>
          </w:p>
          <w:p w14:paraId="0CAD7F92" w14:textId="77777777" w:rsidR="00D505A3" w:rsidRPr="00F27756" w:rsidRDefault="00D505A3" w:rsidP="00475621">
            <w:pPr>
              <w:jc w:val="both"/>
              <w:rPr>
                <w:rFonts w:ascii="News Gothic GDB" w:hAnsi="News Gothic GDB" w:cs="Arial"/>
                <w:bCs/>
                <w:iCs/>
                <w:sz w:val="22"/>
                <w:szCs w:val="22"/>
              </w:rPr>
            </w:pPr>
          </w:p>
          <w:p w14:paraId="4B7C4074" w14:textId="4DC67E51" w:rsidR="003F1637" w:rsidRPr="00F27756" w:rsidRDefault="003F1637" w:rsidP="00475621">
            <w:pPr>
              <w:jc w:val="both"/>
              <w:rPr>
                <w:rFonts w:ascii="News Gothic GDB" w:hAnsi="News Gothic GDB" w:cs="Arial"/>
                <w:sz w:val="22"/>
                <w:szCs w:val="22"/>
                <w:lang w:bidi="ar-SA"/>
              </w:rPr>
            </w:pPr>
            <w:r w:rsidRPr="6ABC4B8F">
              <w:rPr>
                <w:rFonts w:ascii="News Gothic GDB" w:hAnsi="News Gothic GDB" w:cs="Arial"/>
                <w:sz w:val="22"/>
                <w:szCs w:val="22"/>
              </w:rPr>
              <w:t>- XEOPs LDAP (AID1057) -</w:t>
            </w:r>
            <w:r w:rsidR="002033F2" w:rsidRPr="6ABC4B8F">
              <w:rPr>
                <w:rFonts w:ascii="News Gothic GDB" w:hAnsi="News Gothic GDB" w:cs="Arial"/>
                <w:sz w:val="22"/>
                <w:szCs w:val="22"/>
              </w:rPr>
              <w:t xml:space="preserve"> Critical</w:t>
            </w:r>
          </w:p>
          <w:p w14:paraId="343C4125" w14:textId="31C3A895" w:rsidR="003F1637" w:rsidRPr="00F27756" w:rsidRDefault="003F1637" w:rsidP="00475621">
            <w:pPr>
              <w:jc w:val="both"/>
              <w:rPr>
                <w:rFonts w:ascii="News Gothic GDB" w:hAnsi="News Gothic GDB" w:cs="Arial"/>
                <w:sz w:val="22"/>
                <w:szCs w:val="22"/>
                <w:lang w:bidi="ar-SA"/>
              </w:rPr>
            </w:pPr>
            <w:r w:rsidRPr="6ABC4B8F">
              <w:rPr>
                <w:rFonts w:ascii="News Gothic GDB" w:hAnsi="News Gothic GDB" w:cs="Arial"/>
                <w:sz w:val="22"/>
                <w:szCs w:val="22"/>
              </w:rPr>
              <w:t xml:space="preserve">- Corporate IT Active -Directory (AID415) - </w:t>
            </w:r>
            <w:r w:rsidR="002033F2" w:rsidRPr="6ABC4B8F">
              <w:rPr>
                <w:rFonts w:ascii="News Gothic GDB" w:hAnsi="News Gothic GDB" w:cs="Arial"/>
                <w:sz w:val="22"/>
                <w:szCs w:val="22"/>
              </w:rPr>
              <w:t>Critical</w:t>
            </w:r>
          </w:p>
          <w:p w14:paraId="68F8167A" w14:textId="07408032" w:rsidR="00D87CBF" w:rsidRPr="00F27756" w:rsidRDefault="003F1637" w:rsidP="00475621">
            <w:pPr>
              <w:jc w:val="both"/>
              <w:rPr>
                <w:rFonts w:ascii="News Gothic GDB" w:hAnsi="News Gothic GDB" w:cs="Arial"/>
                <w:sz w:val="22"/>
                <w:szCs w:val="22"/>
                <w:lang w:bidi="ar-SA"/>
              </w:rPr>
            </w:pPr>
            <w:r w:rsidRPr="6ABC4B8F">
              <w:rPr>
                <w:rFonts w:ascii="News Gothic GDB" w:hAnsi="News Gothic GDB" w:cs="Arial"/>
                <w:sz w:val="22"/>
                <w:szCs w:val="22"/>
              </w:rPr>
              <w:t xml:space="preserve">- Security Linux (AID458) </w:t>
            </w:r>
            <w:r w:rsidR="008604B2" w:rsidRPr="6ABC4B8F">
              <w:rPr>
                <w:rFonts w:ascii="News Gothic GDB" w:hAnsi="News Gothic GDB" w:cs="Arial"/>
                <w:sz w:val="22"/>
                <w:szCs w:val="22"/>
              </w:rPr>
              <w:t>–</w:t>
            </w:r>
            <w:r w:rsidRPr="6ABC4B8F">
              <w:rPr>
                <w:rFonts w:ascii="News Gothic GDB" w:hAnsi="News Gothic GDB" w:cs="Arial"/>
                <w:sz w:val="22"/>
                <w:szCs w:val="22"/>
              </w:rPr>
              <w:t xml:space="preserve"> </w:t>
            </w:r>
            <w:r w:rsidR="002033F2" w:rsidRPr="6ABC4B8F">
              <w:rPr>
                <w:rFonts w:ascii="News Gothic GDB" w:hAnsi="News Gothic GDB" w:cs="Arial"/>
                <w:sz w:val="22"/>
                <w:szCs w:val="22"/>
              </w:rPr>
              <w:t>Critical</w:t>
            </w:r>
          </w:p>
          <w:p w14:paraId="5082A055" w14:textId="3479A4FB" w:rsidR="008604B2" w:rsidRPr="00F27756" w:rsidRDefault="008604B2" w:rsidP="00475621">
            <w:pPr>
              <w:jc w:val="both"/>
              <w:rPr>
                <w:rFonts w:ascii="News Gothic GDB" w:hAnsi="News Gothic GDB" w:cs="Arial"/>
                <w:sz w:val="22"/>
                <w:szCs w:val="22"/>
                <w:lang w:bidi="ar-SA"/>
              </w:rPr>
            </w:pPr>
            <w:r w:rsidRPr="6ABC4B8F">
              <w:rPr>
                <w:rFonts w:ascii="News Gothic GDB" w:hAnsi="News Gothic GDB" w:cs="Arial"/>
                <w:sz w:val="22"/>
                <w:szCs w:val="22"/>
              </w:rPr>
              <w:t xml:space="preserve">- AST MS Admin (AID1070) </w:t>
            </w:r>
            <w:r w:rsidR="00FD407D">
              <w:rPr>
                <w:rFonts w:ascii="News Gothic GDB" w:hAnsi="News Gothic GDB" w:cs="Arial"/>
                <w:sz w:val="22"/>
                <w:szCs w:val="22"/>
              </w:rPr>
              <w:t>–</w:t>
            </w:r>
            <w:r w:rsidRPr="6ABC4B8F">
              <w:rPr>
                <w:rFonts w:ascii="News Gothic GDB" w:hAnsi="News Gothic GDB" w:cs="Arial"/>
                <w:sz w:val="22"/>
                <w:szCs w:val="22"/>
              </w:rPr>
              <w:t xml:space="preserve"> Critical</w:t>
            </w:r>
            <w:r w:rsidR="00FD407D">
              <w:rPr>
                <w:rFonts w:ascii="News Gothic GDB" w:hAnsi="News Gothic GDB" w:cs="Arial"/>
                <w:sz w:val="22"/>
                <w:szCs w:val="22"/>
              </w:rPr>
              <w:t xml:space="preserve"> – plan for decommission</w:t>
            </w:r>
            <w:r w:rsidR="00AC3545">
              <w:rPr>
                <w:rFonts w:ascii="News Gothic GDB" w:hAnsi="News Gothic GDB" w:cs="Arial"/>
                <w:sz w:val="22"/>
                <w:szCs w:val="22"/>
              </w:rPr>
              <w:t>ing</w:t>
            </w:r>
            <w:r w:rsidR="00FD407D">
              <w:rPr>
                <w:rFonts w:ascii="News Gothic GDB" w:hAnsi="News Gothic GDB" w:cs="Arial"/>
                <w:sz w:val="22"/>
                <w:szCs w:val="22"/>
              </w:rPr>
              <w:t xml:space="preserve"> in December 2025.</w:t>
            </w:r>
          </w:p>
          <w:p w14:paraId="4BEFAF5B" w14:textId="77777777" w:rsidR="008604B2" w:rsidRPr="00F27756" w:rsidRDefault="008604B2" w:rsidP="00475621">
            <w:pPr>
              <w:jc w:val="both"/>
              <w:rPr>
                <w:rFonts w:ascii="News Gothic GDB" w:hAnsi="News Gothic GDB" w:cs="Arial"/>
                <w:sz w:val="22"/>
                <w:szCs w:val="22"/>
              </w:rPr>
            </w:pPr>
          </w:p>
          <w:p w14:paraId="6910F3F5" w14:textId="75BD8DCA" w:rsidR="007D6539" w:rsidRPr="00F27756" w:rsidRDefault="00D87CBF" w:rsidP="00475621">
            <w:pPr>
              <w:jc w:val="both"/>
              <w:rPr>
                <w:rFonts w:ascii="News Gothic GDB" w:hAnsi="News Gothic GDB" w:cs="Arial"/>
                <w:sz w:val="22"/>
                <w:szCs w:val="22"/>
                <w:lang w:bidi="ar-SA"/>
              </w:rPr>
            </w:pPr>
            <w:r w:rsidRPr="6ABC4B8F">
              <w:rPr>
                <w:rFonts w:ascii="News Gothic GDB" w:hAnsi="News Gothic GDB" w:cs="Arial"/>
                <w:sz w:val="22"/>
                <w:szCs w:val="22"/>
              </w:rPr>
              <w:t xml:space="preserve">IA noted that probable applications to be covered in this L2 were tested in prior year’s audit for IAM. Based on preparation meetings process description and initial document review, IA performed an IT assessment for those applications and concluded no change </w:t>
            </w:r>
            <w:r w:rsidR="007D6539" w:rsidRPr="6ABC4B8F">
              <w:rPr>
                <w:rFonts w:ascii="News Gothic GDB" w:hAnsi="News Gothic GDB" w:cs="Arial"/>
                <w:sz w:val="22"/>
                <w:szCs w:val="22"/>
              </w:rPr>
              <w:t xml:space="preserve">for </w:t>
            </w:r>
            <w:r w:rsidR="00CD23AF" w:rsidRPr="6ABC4B8F">
              <w:rPr>
                <w:rFonts w:ascii="News Gothic GDB" w:hAnsi="News Gothic GDB" w:cs="Arial"/>
                <w:sz w:val="22"/>
                <w:szCs w:val="22"/>
              </w:rPr>
              <w:t>three</w:t>
            </w:r>
            <w:r w:rsidR="007D6539" w:rsidRPr="6ABC4B8F">
              <w:rPr>
                <w:rFonts w:ascii="News Gothic GDB" w:hAnsi="News Gothic GDB" w:cs="Arial"/>
                <w:sz w:val="22"/>
                <w:szCs w:val="22"/>
              </w:rPr>
              <w:t xml:space="preserve"> applications </w:t>
            </w:r>
            <w:r w:rsidRPr="6ABC4B8F">
              <w:rPr>
                <w:rFonts w:ascii="News Gothic GDB" w:hAnsi="News Gothic GDB" w:cs="Arial"/>
                <w:sz w:val="22"/>
                <w:szCs w:val="22"/>
              </w:rPr>
              <w:t xml:space="preserve">from the last </w:t>
            </w:r>
            <w:r w:rsidR="007D6539" w:rsidRPr="6ABC4B8F">
              <w:rPr>
                <w:rFonts w:ascii="News Gothic GDB" w:hAnsi="News Gothic GDB" w:cs="Arial"/>
                <w:sz w:val="22"/>
                <w:szCs w:val="22"/>
              </w:rPr>
              <w:t>audit performed</w:t>
            </w:r>
            <w:r w:rsidRPr="6ABC4B8F">
              <w:rPr>
                <w:rFonts w:ascii="News Gothic GDB" w:hAnsi="News Gothic GDB" w:cs="Arial"/>
                <w:sz w:val="22"/>
                <w:szCs w:val="22"/>
              </w:rPr>
              <w:t>. Hence, no further test entered in RCA for IT applications.</w:t>
            </w:r>
            <w:r w:rsidR="00067DEA" w:rsidRPr="6ABC4B8F">
              <w:rPr>
                <w:rFonts w:ascii="News Gothic GDB" w:hAnsi="News Gothic GDB" w:cs="Arial"/>
                <w:sz w:val="22"/>
                <w:szCs w:val="22"/>
              </w:rPr>
              <w:t xml:space="preserve"> </w:t>
            </w:r>
            <w:r w:rsidR="007D6539" w:rsidRPr="6ABC4B8F">
              <w:rPr>
                <w:rFonts w:ascii="News Gothic GDB" w:hAnsi="News Gothic GDB" w:cs="Arial"/>
                <w:sz w:val="22"/>
                <w:szCs w:val="22"/>
              </w:rPr>
              <w:t xml:space="preserve">However, IA noted AST MS </w:t>
            </w:r>
            <w:r w:rsidR="007D6539" w:rsidRPr="6ABC4B8F">
              <w:rPr>
                <w:rFonts w:ascii="News Gothic GDB" w:hAnsi="News Gothic GDB" w:cs="Arial"/>
                <w:sz w:val="22"/>
                <w:szCs w:val="22"/>
              </w:rPr>
              <w:lastRenderedPageBreak/>
              <w:t>Admin (AID1070) – (Critical) had no historical coverage</w:t>
            </w:r>
            <w:r w:rsidR="00F90E9A">
              <w:rPr>
                <w:rFonts w:ascii="News Gothic GDB" w:hAnsi="News Gothic GDB" w:cs="Arial"/>
                <w:sz w:val="22"/>
                <w:szCs w:val="22"/>
              </w:rPr>
              <w:t xml:space="preserve"> and is planned for decommissioning in </w:t>
            </w:r>
            <w:r w:rsidR="000B0E83">
              <w:rPr>
                <w:rFonts w:ascii="News Gothic GDB" w:hAnsi="News Gothic GDB" w:cs="Arial"/>
                <w:sz w:val="22"/>
                <w:szCs w:val="22"/>
              </w:rPr>
              <w:t>December 2025.</w:t>
            </w:r>
            <w:r w:rsidR="001200FA">
              <w:rPr>
                <w:rFonts w:ascii="News Gothic GDB" w:hAnsi="News Gothic GDB" w:cs="Arial"/>
                <w:sz w:val="22"/>
                <w:szCs w:val="22"/>
              </w:rPr>
              <w:t xml:space="preserve"> A preliminary check revealed no </w:t>
            </w:r>
            <w:r w:rsidR="00043EE1">
              <w:rPr>
                <w:rFonts w:ascii="News Gothic GDB" w:hAnsi="News Gothic GDB" w:cs="Arial"/>
                <w:sz w:val="22"/>
                <w:szCs w:val="22"/>
              </w:rPr>
              <w:t>test to be added for AID1070 (</w:t>
            </w:r>
            <w:hyperlink r:id="rId46" w:history="1">
              <w:r w:rsidR="00043EE1" w:rsidRPr="003B2926">
                <w:rPr>
                  <w:rStyle w:val="Hyperlink"/>
                  <w:rFonts w:ascii="News Gothic GDB" w:hAnsi="News Gothic GDB" w:cs="Arial"/>
                  <w:sz w:val="22"/>
                  <w:szCs w:val="22"/>
                  <w:lang w:bidi="ar-SA"/>
                </w:rPr>
                <w:t>link</w:t>
              </w:r>
            </w:hyperlink>
            <w:r w:rsidR="00043EE1">
              <w:rPr>
                <w:rFonts w:ascii="News Gothic GDB" w:hAnsi="News Gothic GDB" w:cs="Arial"/>
                <w:sz w:val="22"/>
                <w:szCs w:val="22"/>
              </w:rPr>
              <w:t>)</w:t>
            </w:r>
            <w:r w:rsidR="000B0E83">
              <w:rPr>
                <w:rFonts w:ascii="News Gothic GDB" w:hAnsi="News Gothic GDB" w:cs="Arial"/>
                <w:sz w:val="22"/>
                <w:szCs w:val="22"/>
              </w:rPr>
              <w:t xml:space="preserve"> </w:t>
            </w:r>
          </w:p>
          <w:p w14:paraId="154F8A36" w14:textId="77777777" w:rsidR="00D87CBF" w:rsidRPr="00F27756" w:rsidRDefault="00D87CBF" w:rsidP="00475621">
            <w:pPr>
              <w:jc w:val="both"/>
              <w:rPr>
                <w:rFonts w:ascii="News Gothic GDB" w:hAnsi="News Gothic GDB" w:cs="Arial"/>
                <w:sz w:val="22"/>
                <w:szCs w:val="22"/>
                <w:lang w:bidi="ar-SA"/>
              </w:rPr>
            </w:pPr>
          </w:p>
          <w:p w14:paraId="4434D5FE" w14:textId="3D9F6775" w:rsidR="009A7C5E" w:rsidRPr="00F27756" w:rsidRDefault="2146C80A" w:rsidP="6A5440D4">
            <w:pPr>
              <w:jc w:val="both"/>
              <w:rPr>
                <w:rFonts w:ascii="News Gothic GDB" w:hAnsi="News Gothic GDB" w:cs="Arial"/>
                <w:sz w:val="22"/>
                <w:szCs w:val="22"/>
                <w:lang w:val="en-GB" w:bidi="ar-SA"/>
              </w:rPr>
            </w:pPr>
            <w:r w:rsidRPr="6A5440D4">
              <w:rPr>
                <w:rFonts w:ascii="News Gothic GDB" w:hAnsi="News Gothic GDB" w:cs="Arial"/>
                <w:sz w:val="22"/>
                <w:szCs w:val="22"/>
                <w:u w:val="single"/>
                <w:lang w:val="en-GB"/>
              </w:rPr>
              <w:t>General note:</w:t>
            </w:r>
            <w:r w:rsidRPr="6A5440D4">
              <w:rPr>
                <w:rFonts w:ascii="News Gothic GDB" w:hAnsi="News Gothic GDB"/>
                <w:sz w:val="32"/>
                <w:szCs w:val="32"/>
                <w:lang w:val="en-GB"/>
              </w:rPr>
              <w:t xml:space="preserve"> </w:t>
            </w:r>
            <w:r w:rsidRPr="6A5440D4">
              <w:rPr>
                <w:rFonts w:ascii="News Gothic GDB" w:hAnsi="News Gothic GDB" w:cs="Arial"/>
                <w:sz w:val="22"/>
                <w:szCs w:val="22"/>
                <w:lang w:val="en-GB"/>
              </w:rPr>
              <w:t xml:space="preserve">No test procedure to be added for remaining three applications. However, in fieldwork, applications will be in coverage from a process perspective i.e. include if needed - </w:t>
            </w:r>
            <w:r w:rsidRPr="6A5440D4">
              <w:rPr>
                <w:rFonts w:ascii="News Gothic GDB" w:hAnsi="News Gothic GDB"/>
                <w:sz w:val="22"/>
                <w:szCs w:val="22"/>
                <w:lang w:val="en-GB"/>
              </w:rPr>
              <w:t>based on risk-based assessment of process applicability, general controls test may be performed.</w:t>
            </w:r>
          </w:p>
          <w:p w14:paraId="0589C364" w14:textId="77777777" w:rsidR="009A7C5E" w:rsidRPr="00F27756" w:rsidRDefault="009A7C5E" w:rsidP="00475621">
            <w:pPr>
              <w:jc w:val="both"/>
              <w:rPr>
                <w:rFonts w:ascii="News Gothic GDB" w:hAnsi="News Gothic GDB" w:cs="Arial"/>
                <w:sz w:val="22"/>
                <w:szCs w:val="22"/>
                <w:lang w:bidi="ar-SA"/>
              </w:rPr>
            </w:pPr>
          </w:p>
          <w:p w14:paraId="4E7C8CA7" w14:textId="1B2F1F05" w:rsidR="009A7C5E" w:rsidRPr="00F27756" w:rsidRDefault="00D87CBF" w:rsidP="003B5EDC">
            <w:pPr>
              <w:jc w:val="both"/>
              <w:rPr>
                <w:rFonts w:ascii="News Gothic GDB" w:hAnsi="News Gothic GDB"/>
                <w:sz w:val="22"/>
                <w:szCs w:val="22"/>
              </w:rPr>
            </w:pPr>
            <w:r w:rsidRPr="6ABC4B8F">
              <w:rPr>
                <w:rFonts w:ascii="News Gothic GDB" w:hAnsi="News Gothic GDB"/>
                <w:sz w:val="22"/>
                <w:szCs w:val="22"/>
              </w:rPr>
              <w:t xml:space="preserve">Conclusion for RCA: </w:t>
            </w:r>
            <w:r w:rsidR="00F32E1A" w:rsidRPr="00F32E1A">
              <w:rPr>
                <w:rFonts w:ascii="News Gothic GDB" w:hAnsi="News Gothic GDB"/>
                <w:sz w:val="22"/>
                <w:szCs w:val="22"/>
              </w:rPr>
              <w:t xml:space="preserve">No test </w:t>
            </w:r>
            <w:r w:rsidR="004B02C1">
              <w:rPr>
                <w:rFonts w:ascii="News Gothic GDB" w:hAnsi="News Gothic GDB"/>
                <w:sz w:val="22"/>
                <w:szCs w:val="22"/>
              </w:rPr>
              <w:t xml:space="preserve">point </w:t>
            </w:r>
            <w:r w:rsidR="00F32E1A" w:rsidRPr="00F32E1A">
              <w:rPr>
                <w:rFonts w:ascii="News Gothic GDB" w:hAnsi="News Gothic GDB"/>
                <w:sz w:val="22"/>
                <w:szCs w:val="22"/>
              </w:rPr>
              <w:t>to be added.</w:t>
            </w:r>
          </w:p>
        </w:tc>
      </w:tr>
      <w:tr w:rsidR="00DD4C01" w:rsidRPr="00F27756" w14:paraId="3B692C11" w14:textId="77777777" w:rsidTr="75A0BA3F">
        <w:tc>
          <w:tcPr>
            <w:tcW w:w="1620" w:type="dxa"/>
          </w:tcPr>
          <w:p w14:paraId="0CEB7B8C" w14:textId="77777777" w:rsidR="00DD4C01" w:rsidRPr="00F27756" w:rsidRDefault="00DD4C01" w:rsidP="00F0051C">
            <w:pPr>
              <w:rPr>
                <w:rFonts w:ascii="News Gothic GDB" w:hAnsi="News Gothic GDB" w:cs="Arial"/>
                <w:sz w:val="22"/>
                <w:szCs w:val="22"/>
              </w:rPr>
            </w:pPr>
          </w:p>
        </w:tc>
        <w:tc>
          <w:tcPr>
            <w:tcW w:w="13134" w:type="dxa"/>
          </w:tcPr>
          <w:p w14:paraId="40EF67AD" w14:textId="77777777" w:rsidR="00DD4C01" w:rsidRPr="00F27756" w:rsidRDefault="00DD4C01" w:rsidP="00475621">
            <w:pPr>
              <w:jc w:val="both"/>
              <w:rPr>
                <w:rFonts w:ascii="News Gothic GDB" w:hAnsi="News Gothic GDB"/>
              </w:rPr>
            </w:pPr>
          </w:p>
        </w:tc>
      </w:tr>
      <w:tr w:rsidR="00DD4C01" w:rsidRPr="00F27756" w14:paraId="0679769B" w14:textId="77777777" w:rsidTr="75A0BA3F">
        <w:tc>
          <w:tcPr>
            <w:tcW w:w="1620" w:type="dxa"/>
          </w:tcPr>
          <w:p w14:paraId="0018315B" w14:textId="77777777" w:rsidR="00DD4C01" w:rsidRPr="00F27756" w:rsidRDefault="00DD4C01" w:rsidP="00F0051C">
            <w:pPr>
              <w:rPr>
                <w:rFonts w:ascii="News Gothic GDB" w:hAnsi="News Gothic GDB" w:cs="Arial"/>
                <w:sz w:val="22"/>
                <w:szCs w:val="22"/>
              </w:rPr>
            </w:pPr>
            <w:r w:rsidRPr="6ABC4B8F">
              <w:rPr>
                <w:rFonts w:ascii="News Gothic GDB" w:hAnsi="News Gothic GDB" w:cs="Arial"/>
                <w:sz w:val="22"/>
                <w:szCs w:val="22"/>
              </w:rPr>
              <w:t>Data from External Audit</w:t>
            </w:r>
          </w:p>
        </w:tc>
        <w:tc>
          <w:tcPr>
            <w:tcW w:w="13134" w:type="dxa"/>
          </w:tcPr>
          <w:p w14:paraId="6814BE5A" w14:textId="0B0E005A" w:rsidR="00AF3293" w:rsidRPr="00F27756" w:rsidRDefault="00AF3293" w:rsidP="00475621">
            <w:pPr>
              <w:jc w:val="both"/>
              <w:rPr>
                <w:rFonts w:ascii="News Gothic GDB" w:eastAsia="News Gothic GDB" w:hAnsi="News Gothic GDB" w:cs="News Gothic GDB"/>
                <w:sz w:val="22"/>
                <w:szCs w:val="22"/>
              </w:rPr>
            </w:pPr>
            <w:r w:rsidRPr="00F27756">
              <w:rPr>
                <w:rFonts w:ascii="News Gothic GDB" w:hAnsi="News Gothic GDB"/>
                <w:sz w:val="22"/>
                <w:szCs w:val="22"/>
              </w:rPr>
              <w:t xml:space="preserve">For open external findings (F3/F4) relevant to this process, IA is performing validation on the implemented action plans in the ongoing SFV Program with target date as end of December 2025. </w:t>
            </w:r>
            <w:r w:rsidR="001E358F" w:rsidRPr="00F27756">
              <w:rPr>
                <w:rFonts w:ascii="News Gothic GDB" w:hAnsi="News Gothic GDB"/>
                <w:sz w:val="22"/>
                <w:szCs w:val="22"/>
              </w:rPr>
              <w:t>One</w:t>
            </w:r>
            <w:r w:rsidRPr="00F27756">
              <w:rPr>
                <w:rFonts w:ascii="News Gothic GDB" w:hAnsi="News Gothic GDB"/>
                <w:sz w:val="22"/>
                <w:szCs w:val="22"/>
              </w:rPr>
              <w:t xml:space="preserve"> validation package relevant to this L2 </w:t>
            </w:r>
            <w:r w:rsidR="001E358F" w:rsidRPr="00F27756">
              <w:rPr>
                <w:rFonts w:ascii="News Gothic GDB" w:hAnsi="News Gothic GDB"/>
                <w:sz w:val="22"/>
                <w:szCs w:val="22"/>
              </w:rPr>
              <w:t>is</w:t>
            </w:r>
            <w:r w:rsidRPr="00F27756">
              <w:rPr>
                <w:rFonts w:ascii="News Gothic GDB" w:hAnsi="News Gothic GDB"/>
                <w:sz w:val="22"/>
                <w:szCs w:val="22"/>
              </w:rPr>
              <w:t xml:space="preserve"> IAM </w:t>
            </w:r>
            <w:r w:rsidR="001E358F" w:rsidRPr="00F27756">
              <w:rPr>
                <w:rFonts w:ascii="News Gothic GDB" w:hAnsi="News Gothic GDB"/>
                <w:sz w:val="22"/>
                <w:szCs w:val="22"/>
              </w:rPr>
              <w:t>–</w:t>
            </w:r>
            <w:r w:rsidRPr="00F27756">
              <w:rPr>
                <w:rFonts w:ascii="News Gothic GDB" w:hAnsi="News Gothic GDB"/>
                <w:sz w:val="22"/>
                <w:szCs w:val="22"/>
              </w:rPr>
              <w:t xml:space="preserve"> </w:t>
            </w:r>
            <w:r w:rsidR="001E358F" w:rsidRPr="00F27756">
              <w:rPr>
                <w:rFonts w:ascii="News Gothic GDB" w:hAnsi="News Gothic GDB"/>
                <w:sz w:val="22"/>
                <w:szCs w:val="22"/>
              </w:rPr>
              <w:t>8</w:t>
            </w:r>
            <w:r w:rsidR="00236265" w:rsidRPr="00F27756">
              <w:rPr>
                <w:rFonts w:ascii="News Gothic GDB" w:hAnsi="News Gothic GDB"/>
                <w:sz w:val="22"/>
                <w:szCs w:val="22"/>
              </w:rPr>
              <w:t xml:space="preserve"> (CyberArk)</w:t>
            </w:r>
            <w:r w:rsidR="001E358F" w:rsidRPr="00F27756">
              <w:rPr>
                <w:rFonts w:ascii="News Gothic GDB" w:hAnsi="News Gothic GDB"/>
                <w:sz w:val="22"/>
                <w:szCs w:val="22"/>
              </w:rPr>
              <w:t xml:space="preserve">. </w:t>
            </w:r>
            <w:r w:rsidRPr="6ABC4B8F">
              <w:rPr>
                <w:rFonts w:ascii="News Gothic GDB" w:eastAsia="News Gothic GDB" w:hAnsi="News Gothic GDB" w:cs="News Gothic GDB"/>
                <w:sz w:val="22"/>
                <w:szCs w:val="22"/>
              </w:rPr>
              <w:t>No low severity external regulatory finding was identified as relevant to this L2.</w:t>
            </w:r>
          </w:p>
          <w:p w14:paraId="3E52B869" w14:textId="6846BDE4" w:rsidR="00DD4C01" w:rsidRPr="00F27756" w:rsidRDefault="00AF3293" w:rsidP="00475621">
            <w:pPr>
              <w:jc w:val="both"/>
              <w:rPr>
                <w:rFonts w:ascii="News Gothic GDB" w:hAnsi="News Gothic GDB" w:cs="Arial"/>
                <w:color w:val="FF0000"/>
                <w:sz w:val="22"/>
                <w:szCs w:val="22"/>
                <w:lang w:bidi="ar-SA"/>
              </w:rPr>
            </w:pPr>
            <w:r w:rsidRPr="6ABC4B8F">
              <w:rPr>
                <w:rFonts w:ascii="News Gothic GDB" w:hAnsi="News Gothic GDB" w:cs="Arial"/>
                <w:sz w:val="22"/>
                <w:szCs w:val="22"/>
                <w:u w:val="single"/>
              </w:rPr>
              <w:t>Conclusion for RCA:</w:t>
            </w:r>
            <w:r w:rsidRPr="6ABC4B8F">
              <w:rPr>
                <w:rFonts w:ascii="News Gothic GDB" w:hAnsi="News Gothic GDB"/>
                <w:sz w:val="22"/>
                <w:szCs w:val="22"/>
              </w:rPr>
              <w:t xml:space="preserve"> No dedicated test point to be added.</w:t>
            </w:r>
          </w:p>
        </w:tc>
      </w:tr>
      <w:tr w:rsidR="00DD4C01" w:rsidRPr="00F27756" w14:paraId="467548D7" w14:textId="77777777" w:rsidTr="75A0BA3F">
        <w:tc>
          <w:tcPr>
            <w:tcW w:w="1620" w:type="dxa"/>
          </w:tcPr>
          <w:p w14:paraId="7CC7BF58" w14:textId="77777777" w:rsidR="00DD4C01" w:rsidRPr="00F27756" w:rsidRDefault="00DD4C01" w:rsidP="00F0051C">
            <w:pPr>
              <w:rPr>
                <w:rFonts w:ascii="News Gothic GDB" w:hAnsi="News Gothic GDB" w:cs="Arial"/>
                <w:sz w:val="22"/>
                <w:szCs w:val="22"/>
                <w:lang w:bidi="ar-SA"/>
              </w:rPr>
            </w:pPr>
            <w:r w:rsidRPr="6ABC4B8F">
              <w:rPr>
                <w:rFonts w:ascii="News Gothic GDB" w:hAnsi="News Gothic GDB" w:cs="Arial"/>
                <w:sz w:val="22"/>
                <w:szCs w:val="22"/>
              </w:rPr>
              <w:t>Relevant Future notes</w:t>
            </w:r>
          </w:p>
        </w:tc>
        <w:tc>
          <w:tcPr>
            <w:tcW w:w="13134" w:type="dxa"/>
          </w:tcPr>
          <w:p w14:paraId="4392F5FB" w14:textId="169D5BD7" w:rsidR="00A0657A" w:rsidRPr="00F27756" w:rsidRDefault="3568313A" w:rsidP="00475621">
            <w:pPr>
              <w:jc w:val="both"/>
              <w:rPr>
                <w:rFonts w:ascii="News Gothic GDB" w:hAnsi="News Gothic GDB" w:cs="Arial"/>
                <w:sz w:val="22"/>
                <w:szCs w:val="22"/>
                <w:lang w:bidi="ar-SA"/>
              </w:rPr>
            </w:pPr>
            <w:r w:rsidRPr="6ABC4B8F">
              <w:rPr>
                <w:rFonts w:ascii="News Gothic GDB" w:hAnsi="News Gothic GDB" w:cs="Arial"/>
                <w:sz w:val="22"/>
                <w:szCs w:val="22"/>
              </w:rPr>
              <w:t xml:space="preserve">The following FuN is identified as relevant to this L2 process: </w:t>
            </w:r>
            <w:r w:rsidR="6223B49D" w:rsidRPr="6ABC4B8F">
              <w:rPr>
                <w:rFonts w:ascii="News Gothic GDB" w:hAnsi="News Gothic GDB" w:cs="Arial"/>
                <w:sz w:val="22"/>
                <w:szCs w:val="22"/>
              </w:rPr>
              <w:t>(</w:t>
            </w:r>
            <w:hyperlink r:id="rId47">
              <w:r w:rsidR="6223B49D" w:rsidRPr="6ABC4B8F">
                <w:rPr>
                  <w:rStyle w:val="Hyperlink"/>
                  <w:rFonts w:ascii="News Gothic GDB" w:hAnsi="News Gothic GDB" w:cs="Arial"/>
                  <w:sz w:val="22"/>
                  <w:szCs w:val="22"/>
                </w:rPr>
                <w:t>link</w:t>
              </w:r>
            </w:hyperlink>
            <w:r w:rsidR="6223B49D" w:rsidRPr="6ABC4B8F">
              <w:rPr>
                <w:rFonts w:ascii="News Gothic GDB" w:hAnsi="News Gothic GDB" w:cs="Arial"/>
                <w:sz w:val="22"/>
                <w:szCs w:val="22"/>
              </w:rPr>
              <w:t>)</w:t>
            </w:r>
          </w:p>
          <w:p w14:paraId="1604852A" w14:textId="05778CB4" w:rsidR="00DD4C01" w:rsidRPr="00F27756" w:rsidRDefault="00A0657A" w:rsidP="00475621">
            <w:pPr>
              <w:jc w:val="both"/>
              <w:rPr>
                <w:rFonts w:ascii="News Gothic GDB" w:hAnsi="News Gothic GDB"/>
              </w:rPr>
            </w:pPr>
            <w:r w:rsidRPr="6ABC4B8F">
              <w:rPr>
                <w:rFonts w:ascii="News Gothic GDB" w:hAnsi="News Gothic GDB" w:cs="Arial"/>
                <w:sz w:val="22"/>
                <w:szCs w:val="22"/>
              </w:rPr>
              <w:t>FuN 211217145604</w:t>
            </w:r>
            <w:r w:rsidR="003A262F">
              <w:rPr>
                <w:rFonts w:ascii="News Gothic GDB" w:hAnsi="News Gothic GDB" w:cs="Arial"/>
                <w:sz w:val="22"/>
                <w:szCs w:val="22"/>
              </w:rPr>
              <w:t xml:space="preserve">, FuN </w:t>
            </w:r>
            <w:r w:rsidR="003A262F" w:rsidRPr="003A262F">
              <w:rPr>
                <w:rFonts w:ascii="News Gothic GDB" w:hAnsi="News Gothic GDB" w:cs="Arial"/>
                <w:sz w:val="22"/>
                <w:szCs w:val="22"/>
              </w:rPr>
              <w:t>241121152105</w:t>
            </w:r>
          </w:p>
        </w:tc>
      </w:tr>
      <w:tr w:rsidR="00DD4C01" w:rsidRPr="00F27756" w14:paraId="32AF0478" w14:textId="77777777" w:rsidTr="75A0BA3F">
        <w:trPr>
          <w:trHeight w:val="300"/>
        </w:trPr>
        <w:tc>
          <w:tcPr>
            <w:tcW w:w="1620" w:type="dxa"/>
          </w:tcPr>
          <w:p w14:paraId="4FDE251E" w14:textId="77777777" w:rsidR="00DD4C01" w:rsidRPr="00F27756" w:rsidRDefault="00DD4C01" w:rsidP="00F0051C">
            <w:pPr>
              <w:rPr>
                <w:rFonts w:ascii="News Gothic GDB" w:hAnsi="News Gothic GDB" w:cs="Arial"/>
                <w:sz w:val="22"/>
                <w:szCs w:val="22"/>
              </w:rPr>
            </w:pPr>
            <w:r w:rsidRPr="6ABC4B8F">
              <w:rPr>
                <w:rFonts w:ascii="News Gothic GDB" w:hAnsi="News Gothic GDB" w:cs="Arial"/>
                <w:sz w:val="22"/>
                <w:szCs w:val="22"/>
              </w:rPr>
              <w:t>Data Analytics</w:t>
            </w:r>
          </w:p>
        </w:tc>
        <w:tc>
          <w:tcPr>
            <w:tcW w:w="13134" w:type="dxa"/>
          </w:tcPr>
          <w:p w14:paraId="4E5F222D" w14:textId="71546B31" w:rsidR="00DD4C01" w:rsidRPr="00F27756" w:rsidRDefault="00537B5D" w:rsidP="00475621">
            <w:pPr>
              <w:tabs>
                <w:tab w:val="left" w:pos="7020"/>
              </w:tabs>
              <w:jc w:val="both"/>
              <w:rPr>
                <w:rFonts w:ascii="News Gothic GDB" w:eastAsia="Calibri" w:hAnsi="News Gothic GDB" w:cs="Calibri"/>
                <w:i/>
                <w:color w:val="FF0000"/>
                <w:sz w:val="22"/>
                <w:szCs w:val="22"/>
              </w:rPr>
            </w:pPr>
            <w:r w:rsidRPr="00C90A17">
              <w:rPr>
                <w:rFonts w:ascii="News Gothic GDB" w:hAnsi="News Gothic GDB" w:cs="Arial"/>
                <w:sz w:val="22"/>
                <w:szCs w:val="22"/>
              </w:rPr>
              <w:t>Based on current understanding, it</w:t>
            </w:r>
            <w:r w:rsidRPr="00C90A17">
              <w:rPr>
                <w:rFonts w:ascii="News Gothic GDB" w:eastAsia="Calibri" w:hAnsi="News Gothic GDB" w:cs="Arial"/>
                <w:sz w:val="22"/>
                <w:szCs w:val="22"/>
              </w:rPr>
              <w:t xml:space="preserve"> </w:t>
            </w:r>
            <w:r w:rsidRPr="00C90A17">
              <w:rPr>
                <w:rFonts w:ascii="News Gothic GDB" w:hAnsi="News Gothic GDB" w:cs="Arial"/>
                <w:sz w:val="22"/>
                <w:szCs w:val="22"/>
              </w:rPr>
              <w:t>may be</w:t>
            </w:r>
            <w:r w:rsidRPr="00C90A17">
              <w:rPr>
                <w:rFonts w:ascii="News Gothic GDB" w:eastAsia="Calibri" w:hAnsi="News Gothic GDB" w:cs="Arial"/>
                <w:sz w:val="22"/>
                <w:szCs w:val="22"/>
              </w:rPr>
              <w:t xml:space="preserve"> </w:t>
            </w:r>
            <w:r w:rsidRPr="00C90A17">
              <w:rPr>
                <w:rFonts w:ascii="News Gothic GDB" w:hAnsi="News Gothic GDB" w:cs="Arial"/>
                <w:sz w:val="22"/>
                <w:szCs w:val="22"/>
              </w:rPr>
              <w:t>eligible for Data Analytics (DA) testing. i.e. about completeness or timeliness of data and if properly recorded and approved, investigate the discrepancies.</w:t>
            </w:r>
          </w:p>
        </w:tc>
      </w:tr>
      <w:tr w:rsidR="00DD4C01" w:rsidRPr="00F27756" w14:paraId="0319E817" w14:textId="77777777" w:rsidTr="75A0BA3F">
        <w:trPr>
          <w:trHeight w:val="345"/>
        </w:trPr>
        <w:tc>
          <w:tcPr>
            <w:tcW w:w="1620" w:type="dxa"/>
          </w:tcPr>
          <w:p w14:paraId="7F4B4D8D" w14:textId="77777777" w:rsidR="00DD4C01" w:rsidRPr="00F27756" w:rsidRDefault="00DD4C01" w:rsidP="00F0051C">
            <w:pPr>
              <w:rPr>
                <w:rFonts w:ascii="News Gothic GDB" w:hAnsi="News Gothic GDB" w:cs="Arial"/>
                <w:sz w:val="22"/>
                <w:szCs w:val="22"/>
              </w:rPr>
            </w:pPr>
            <w:r w:rsidRPr="6ABC4B8F">
              <w:rPr>
                <w:rFonts w:ascii="News Gothic GDB" w:hAnsi="News Gothic GDB" w:cs="Arial"/>
                <w:sz w:val="22"/>
                <w:szCs w:val="22"/>
              </w:rPr>
              <w:t>Defined test</w:t>
            </w:r>
          </w:p>
        </w:tc>
        <w:tc>
          <w:tcPr>
            <w:tcW w:w="13134" w:type="dxa"/>
          </w:tcPr>
          <w:p w14:paraId="404D1470" w14:textId="77777777" w:rsidR="00666F21" w:rsidRPr="00F27756" w:rsidRDefault="00666F21" w:rsidP="00475621">
            <w:pPr>
              <w:jc w:val="both"/>
              <w:rPr>
                <w:rFonts w:ascii="News Gothic GDB" w:hAnsi="News Gothic GDB" w:cs="Arial"/>
                <w:sz w:val="22"/>
                <w:szCs w:val="22"/>
              </w:rPr>
            </w:pPr>
            <w:r w:rsidRPr="6ABC4B8F">
              <w:rPr>
                <w:rFonts w:ascii="News Gothic GDB" w:hAnsi="News Gothic GDB" w:cs="Arial"/>
                <w:sz w:val="22"/>
                <w:szCs w:val="22"/>
              </w:rPr>
              <w:t xml:space="preserve">This is aligned with identified focus points and risks. This is also a direct input for RCA. </w:t>
            </w:r>
          </w:p>
          <w:p w14:paraId="57C35B75" w14:textId="60082920" w:rsidR="003B5EDC" w:rsidRPr="00F27756" w:rsidRDefault="69D6622E" w:rsidP="580A041A">
            <w:pPr>
              <w:jc w:val="both"/>
              <w:rPr>
                <w:rFonts w:ascii="News Gothic GDB" w:hAnsi="News Gothic GDB"/>
                <w:sz w:val="22"/>
                <w:szCs w:val="22"/>
              </w:rPr>
            </w:pPr>
            <w:r w:rsidRPr="75A0BA3F">
              <w:rPr>
                <w:rFonts w:ascii="News Gothic GDB" w:hAnsi="News Gothic GDB"/>
                <w:sz w:val="22"/>
                <w:szCs w:val="22"/>
              </w:rPr>
              <w:t xml:space="preserve">(TP1) </w:t>
            </w:r>
            <w:r w:rsidR="51A8B29C" w:rsidRPr="75A0BA3F">
              <w:rPr>
                <w:rFonts w:ascii="News Gothic GDB" w:hAnsi="News Gothic GDB"/>
                <w:sz w:val="22"/>
                <w:szCs w:val="22"/>
              </w:rPr>
              <w:t xml:space="preserve">Testing of </w:t>
            </w:r>
            <w:r w:rsidR="4A9CD0A8" w:rsidRPr="75A0BA3F">
              <w:rPr>
                <w:rFonts w:ascii="News Gothic GDB" w:hAnsi="News Gothic GDB"/>
                <w:sz w:val="22"/>
                <w:szCs w:val="22"/>
              </w:rPr>
              <w:t xml:space="preserve">the </w:t>
            </w:r>
            <w:r w:rsidR="21111DE3" w:rsidRPr="75A0BA3F">
              <w:rPr>
                <w:rFonts w:ascii="News Gothic GDB" w:hAnsi="News Gothic GDB"/>
                <w:sz w:val="22"/>
                <w:szCs w:val="22"/>
              </w:rPr>
              <w:t xml:space="preserve">VDR for </w:t>
            </w:r>
            <w:r w:rsidR="005F59FD" w:rsidRPr="75A0BA3F">
              <w:rPr>
                <w:rFonts w:ascii="News Gothic GDB" w:hAnsi="News Gothic GDB"/>
                <w:sz w:val="22"/>
                <w:szCs w:val="22"/>
              </w:rPr>
              <w:t>implementation</w:t>
            </w:r>
            <w:r w:rsidR="21111DE3" w:rsidRPr="75A0BA3F">
              <w:rPr>
                <w:rFonts w:ascii="News Gothic GDB" w:hAnsi="News Gothic GDB"/>
                <w:sz w:val="22"/>
                <w:szCs w:val="22"/>
              </w:rPr>
              <w:t xml:space="preserve"> of IAM concepts such as Roles, Permissions and their management throughout the lifecycle.</w:t>
            </w:r>
          </w:p>
          <w:p w14:paraId="40174138" w14:textId="7D8A2BDE" w:rsidR="5AB5BCC1" w:rsidRDefault="5AB5BCC1" w:rsidP="75A0BA3F">
            <w:pPr>
              <w:jc w:val="both"/>
              <w:rPr>
                <w:rFonts w:ascii="News Gothic GDB" w:hAnsi="News Gothic GDB"/>
                <w:sz w:val="22"/>
                <w:szCs w:val="22"/>
              </w:rPr>
            </w:pPr>
            <w:r w:rsidRPr="75A0BA3F">
              <w:rPr>
                <w:rFonts w:ascii="News Gothic GDB" w:hAnsi="News Gothic GDB"/>
                <w:sz w:val="22"/>
                <w:szCs w:val="22"/>
              </w:rPr>
              <w:t>(TP2) General control on central services</w:t>
            </w:r>
            <w:ins w:id="183" w:author="Shravankumar Mohankumar" w:date="2025-09-08T14:36:00Z" w16du:dateUtc="2025-09-08T12:36:00Z">
              <w:r w:rsidR="00D144F9">
                <w:rPr>
                  <w:rFonts w:ascii="News Gothic GDB" w:hAnsi="News Gothic GDB"/>
                  <w:sz w:val="22"/>
                  <w:szCs w:val="22"/>
                </w:rPr>
                <w:t xml:space="preserve"> applications (AID </w:t>
              </w:r>
              <w:r w:rsidR="008E4E7C">
                <w:rPr>
                  <w:rFonts w:ascii="News Gothic GDB" w:hAnsi="News Gothic GDB"/>
                  <w:sz w:val="22"/>
                  <w:szCs w:val="22"/>
                </w:rPr>
                <w:t>1057, AID 4</w:t>
              </w:r>
            </w:ins>
            <w:ins w:id="184" w:author="Shravankumar Mohankumar" w:date="2025-09-08T14:37:00Z" w16du:dateUtc="2025-09-08T12:37:00Z">
              <w:r w:rsidR="008E4E7C">
                <w:rPr>
                  <w:rFonts w:ascii="News Gothic GDB" w:hAnsi="News Gothic GDB"/>
                  <w:sz w:val="22"/>
                  <w:szCs w:val="22"/>
                </w:rPr>
                <w:t>1</w:t>
              </w:r>
            </w:ins>
            <w:ins w:id="185" w:author="Shravankumar Mohankumar" w:date="2025-09-08T14:36:00Z" w16du:dateUtc="2025-09-08T12:36:00Z">
              <w:r w:rsidR="008E4E7C">
                <w:rPr>
                  <w:rFonts w:ascii="News Gothic GDB" w:hAnsi="News Gothic GDB"/>
                  <w:sz w:val="22"/>
                  <w:szCs w:val="22"/>
                </w:rPr>
                <w:t>5</w:t>
              </w:r>
            </w:ins>
            <w:ins w:id="186" w:author="Shravankumar Mohankumar" w:date="2025-09-08T14:37:00Z" w16du:dateUtc="2025-09-08T12:37:00Z">
              <w:r w:rsidR="008E4E7C">
                <w:rPr>
                  <w:rFonts w:ascii="News Gothic GDB" w:hAnsi="News Gothic GDB"/>
                  <w:sz w:val="22"/>
                  <w:szCs w:val="22"/>
                </w:rPr>
                <w:t>, AID458)</w:t>
              </w:r>
            </w:ins>
            <w:r w:rsidRPr="75A0BA3F">
              <w:rPr>
                <w:rFonts w:ascii="News Gothic GDB" w:hAnsi="News Gothic GDB"/>
                <w:sz w:val="22"/>
                <w:szCs w:val="22"/>
              </w:rPr>
              <w:t xml:space="preserve"> such as security documentation, access c</w:t>
            </w:r>
            <w:r w:rsidR="154DA8C6" w:rsidRPr="75A0BA3F">
              <w:rPr>
                <w:rFonts w:ascii="News Gothic GDB" w:hAnsi="News Gothic GDB"/>
                <w:sz w:val="22"/>
                <w:szCs w:val="22"/>
              </w:rPr>
              <w:t>o</w:t>
            </w:r>
            <w:r w:rsidRPr="75A0BA3F">
              <w:rPr>
                <w:rFonts w:ascii="News Gothic GDB" w:hAnsi="News Gothic GDB"/>
                <w:sz w:val="22"/>
                <w:szCs w:val="22"/>
              </w:rPr>
              <w:t>ntrol, including, privilege access control</w:t>
            </w:r>
            <w:r w:rsidR="764902D6" w:rsidRPr="75A0BA3F">
              <w:rPr>
                <w:rFonts w:ascii="News Gothic GDB" w:hAnsi="News Gothic GDB"/>
                <w:sz w:val="22"/>
                <w:szCs w:val="22"/>
              </w:rPr>
              <w:t xml:space="preserve"> and infrastructure change control</w:t>
            </w:r>
          </w:p>
          <w:p w14:paraId="79E981E8" w14:textId="1BBD170E" w:rsidR="003A262F" w:rsidRDefault="1904D45F" w:rsidP="75A0BA3F">
            <w:pPr>
              <w:jc w:val="both"/>
              <w:rPr>
                <w:rFonts w:ascii="News Gothic GDB" w:hAnsi="News Gothic GDB" w:cs="Arial"/>
                <w:sz w:val="22"/>
                <w:szCs w:val="22"/>
              </w:rPr>
            </w:pPr>
            <w:r w:rsidRPr="75A0BA3F">
              <w:rPr>
                <w:rFonts w:ascii="News Gothic GDB" w:hAnsi="News Gothic GDB" w:cs="Arial"/>
                <w:sz w:val="22"/>
                <w:szCs w:val="22"/>
              </w:rPr>
              <w:t>(TP</w:t>
            </w:r>
            <w:r w:rsidR="60AB3519" w:rsidRPr="75A0BA3F">
              <w:rPr>
                <w:rFonts w:ascii="News Gothic GDB" w:hAnsi="News Gothic GDB" w:cs="Arial"/>
                <w:sz w:val="22"/>
                <w:szCs w:val="22"/>
              </w:rPr>
              <w:t>3</w:t>
            </w:r>
            <w:r w:rsidRPr="75A0BA3F">
              <w:rPr>
                <w:rFonts w:ascii="News Gothic GDB" w:hAnsi="News Gothic GDB" w:cs="Arial"/>
                <w:sz w:val="22"/>
                <w:szCs w:val="22"/>
              </w:rPr>
              <w:t xml:space="preserve">) </w:t>
            </w:r>
            <w:r w:rsidR="4B9AEF62" w:rsidRPr="75A0BA3F">
              <w:rPr>
                <w:rFonts w:ascii="News Gothic GDB" w:hAnsi="News Gothic GDB"/>
                <w:sz w:val="22"/>
                <w:szCs w:val="22"/>
              </w:rPr>
              <w:t xml:space="preserve">Follow up on </w:t>
            </w:r>
            <w:r w:rsidRPr="75A0BA3F">
              <w:rPr>
                <w:rFonts w:ascii="News Gothic GDB" w:hAnsi="News Gothic GDB" w:cs="Arial"/>
                <w:sz w:val="22"/>
                <w:szCs w:val="22"/>
              </w:rPr>
              <w:t>FuN 211217145604</w:t>
            </w:r>
            <w:r w:rsidR="55EC8F9F" w:rsidRPr="75A0BA3F">
              <w:rPr>
                <w:rFonts w:ascii="News Gothic GDB" w:hAnsi="News Gothic GDB" w:cs="Arial"/>
                <w:sz w:val="22"/>
                <w:szCs w:val="22"/>
              </w:rPr>
              <w:t xml:space="preserve"> =&gt; </w:t>
            </w:r>
            <w:r w:rsidR="055F1B0E" w:rsidRPr="75A0BA3F">
              <w:rPr>
                <w:rFonts w:ascii="News Gothic GDB" w:hAnsi="News Gothic GDB" w:cs="Arial"/>
                <w:sz w:val="22"/>
                <w:szCs w:val="22"/>
              </w:rPr>
              <w:t xml:space="preserve">Interface of Google cloud Identity and Active </w:t>
            </w:r>
            <w:r w:rsidR="006D68A2" w:rsidRPr="75A0BA3F">
              <w:rPr>
                <w:rFonts w:ascii="News Gothic GDB" w:hAnsi="News Gothic GDB" w:cs="Arial"/>
                <w:sz w:val="22"/>
                <w:szCs w:val="22"/>
              </w:rPr>
              <w:t>Directory</w:t>
            </w:r>
          </w:p>
          <w:p w14:paraId="73CE1B7A" w14:textId="68DAD7ED" w:rsidR="003A262F" w:rsidRDefault="003A262F" w:rsidP="75A0BA3F">
            <w:pPr>
              <w:jc w:val="both"/>
              <w:rPr>
                <w:rFonts w:ascii="News Gothic GDB" w:hAnsi="News Gothic GDB" w:cs="Arial"/>
                <w:sz w:val="22"/>
                <w:szCs w:val="22"/>
              </w:rPr>
            </w:pPr>
            <w:r w:rsidRPr="75A0BA3F">
              <w:rPr>
                <w:rFonts w:ascii="News Gothic GDB" w:hAnsi="News Gothic GDB" w:cs="Arial"/>
                <w:sz w:val="22"/>
                <w:szCs w:val="22"/>
              </w:rPr>
              <w:t>(TP</w:t>
            </w:r>
            <w:r w:rsidR="0FBFE727" w:rsidRPr="75A0BA3F">
              <w:rPr>
                <w:rFonts w:ascii="News Gothic GDB" w:hAnsi="News Gothic GDB" w:cs="Arial"/>
                <w:sz w:val="22"/>
                <w:szCs w:val="22"/>
              </w:rPr>
              <w:t>4</w:t>
            </w:r>
            <w:r w:rsidRPr="75A0BA3F">
              <w:rPr>
                <w:rFonts w:ascii="News Gothic GDB" w:hAnsi="News Gothic GDB" w:cs="Arial"/>
                <w:sz w:val="22"/>
                <w:szCs w:val="22"/>
              </w:rPr>
              <w:t xml:space="preserve">) </w:t>
            </w:r>
            <w:r w:rsidRPr="75A0BA3F">
              <w:rPr>
                <w:rFonts w:ascii="News Gothic GDB" w:hAnsi="News Gothic GDB"/>
                <w:sz w:val="22"/>
                <w:szCs w:val="22"/>
              </w:rPr>
              <w:t>Follow up on</w:t>
            </w:r>
            <w:r w:rsidRPr="75A0BA3F">
              <w:rPr>
                <w:rFonts w:ascii="News Gothic GDB" w:hAnsi="News Gothic GDB" w:cs="Arial"/>
                <w:sz w:val="22"/>
                <w:szCs w:val="22"/>
              </w:rPr>
              <w:t xml:space="preserve"> FuN 241121152105</w:t>
            </w:r>
            <w:r w:rsidR="2FCA90FA" w:rsidRPr="75A0BA3F">
              <w:rPr>
                <w:rFonts w:ascii="News Gothic GDB" w:hAnsi="News Gothic GDB" w:cs="Arial"/>
                <w:sz w:val="22"/>
                <w:szCs w:val="22"/>
              </w:rPr>
              <w:t xml:space="preserve"> =&gt;</w:t>
            </w:r>
            <w:r w:rsidR="05166073" w:rsidRPr="75A0BA3F">
              <w:rPr>
                <w:rFonts w:ascii="News Gothic GDB" w:hAnsi="News Gothic GDB" w:cs="Arial"/>
                <w:sz w:val="22"/>
                <w:szCs w:val="22"/>
              </w:rPr>
              <w:t xml:space="preserve"> LAPS component within Active directory</w:t>
            </w:r>
          </w:p>
          <w:p w14:paraId="06EB11E3" w14:textId="32010AA8" w:rsidR="00536071" w:rsidRPr="00F27756" w:rsidRDefault="00536071" w:rsidP="00475621">
            <w:pPr>
              <w:jc w:val="both"/>
              <w:rPr>
                <w:rFonts w:ascii="News Gothic GDB" w:hAnsi="News Gothic GDB" w:cs="Arial"/>
                <w:sz w:val="22"/>
                <w:szCs w:val="22"/>
              </w:rPr>
            </w:pPr>
          </w:p>
        </w:tc>
      </w:tr>
    </w:tbl>
    <w:p w14:paraId="546C3813" w14:textId="39599A4F" w:rsidR="00AB424B" w:rsidRPr="00F27756" w:rsidRDefault="00AB424B" w:rsidP="00475621">
      <w:pPr>
        <w:spacing w:after="200"/>
        <w:jc w:val="both"/>
        <w:rPr>
          <w:rFonts w:ascii="News Gothic GDB" w:hAnsi="News Gothic GDB" w:cs="Arial"/>
          <w:color w:val="0070C0"/>
          <w:sz w:val="22"/>
          <w:szCs w:val="22"/>
        </w:rPr>
      </w:pPr>
    </w:p>
    <w:p w14:paraId="5C0AFC52" w14:textId="0F80BAC8" w:rsidR="00AB424B" w:rsidRPr="00F27756" w:rsidRDefault="00AB424B" w:rsidP="00475621">
      <w:pPr>
        <w:pStyle w:val="Heading2"/>
        <w:ind w:firstLine="360"/>
        <w:jc w:val="both"/>
        <w:rPr>
          <w:rFonts w:ascii="News Gothic GDB" w:hAnsi="News Gothic GDB"/>
          <w:i w:val="0"/>
          <w:sz w:val="20"/>
          <w:szCs w:val="20"/>
        </w:rPr>
      </w:pPr>
      <w:bookmarkStart w:id="187" w:name="_Toc206680702"/>
      <w:r w:rsidRPr="6ABC4B8F">
        <w:rPr>
          <w:rFonts w:ascii="News Gothic GDB" w:hAnsi="News Gothic GDB"/>
          <w:i w:val="0"/>
          <w:sz w:val="20"/>
          <w:szCs w:val="20"/>
        </w:rPr>
        <w:t>5.</w:t>
      </w:r>
      <w:r w:rsidR="00DD4C01" w:rsidRPr="6ABC4B8F">
        <w:rPr>
          <w:rFonts w:ascii="News Gothic GDB" w:hAnsi="News Gothic GDB"/>
          <w:i w:val="0"/>
          <w:sz w:val="20"/>
          <w:szCs w:val="20"/>
        </w:rPr>
        <w:t>7</w:t>
      </w:r>
      <w:r w:rsidRPr="6ABC4B8F">
        <w:rPr>
          <w:rFonts w:ascii="News Gothic GDB" w:hAnsi="News Gothic GDB"/>
          <w:i w:val="0"/>
          <w:sz w:val="20"/>
          <w:szCs w:val="20"/>
        </w:rPr>
        <w:t xml:space="preserve">. </w:t>
      </w:r>
      <w:commentRangeStart w:id="188"/>
      <w:commentRangeStart w:id="189"/>
      <w:commentRangeStart w:id="190"/>
      <w:r w:rsidRPr="6ABC4B8F">
        <w:rPr>
          <w:rFonts w:ascii="News Gothic GDB" w:hAnsi="News Gothic GDB"/>
          <w:i w:val="0"/>
          <w:sz w:val="20"/>
          <w:szCs w:val="20"/>
        </w:rPr>
        <w:t xml:space="preserve">L2 </w:t>
      </w:r>
      <w:r w:rsidR="00142AAF" w:rsidRPr="6ABC4B8F">
        <w:rPr>
          <w:rFonts w:ascii="News Gothic GDB" w:hAnsi="News Gothic GDB"/>
          <w:i w:val="0"/>
          <w:sz w:val="20"/>
          <w:szCs w:val="20"/>
        </w:rPr>
        <w:t xml:space="preserve">AU-110-11-Business </w:t>
      </w:r>
      <w:r w:rsidR="00DD4C01" w:rsidRPr="6ABC4B8F">
        <w:rPr>
          <w:rFonts w:ascii="News Gothic GDB" w:hAnsi="News Gothic GDB"/>
          <w:i w:val="0"/>
          <w:sz w:val="20"/>
          <w:szCs w:val="20"/>
        </w:rPr>
        <w:t>R</w:t>
      </w:r>
      <w:r w:rsidR="00142AAF" w:rsidRPr="6ABC4B8F">
        <w:rPr>
          <w:rFonts w:ascii="News Gothic GDB" w:hAnsi="News Gothic GDB"/>
          <w:i w:val="0"/>
          <w:sz w:val="20"/>
          <w:szCs w:val="20"/>
        </w:rPr>
        <w:t>oles</w:t>
      </w:r>
      <w:commentRangeEnd w:id="188"/>
      <w:r w:rsidR="00F414A2">
        <w:rPr>
          <w:rStyle w:val="CommentReference"/>
        </w:rPr>
        <w:commentReference w:id="188"/>
      </w:r>
      <w:commentRangeEnd w:id="189"/>
      <w:r w:rsidR="00D901F2">
        <w:rPr>
          <w:rStyle w:val="CommentReference"/>
          <w:rFonts w:ascii="DIN-Regular" w:hAnsi="DIN-Regular"/>
          <w:b w:val="0"/>
          <w:i w:val="0"/>
        </w:rPr>
        <w:commentReference w:id="189"/>
      </w:r>
      <w:bookmarkEnd w:id="187"/>
      <w:commentRangeEnd w:id="190"/>
      <w:r w:rsidR="00BF353D">
        <w:rPr>
          <w:rStyle w:val="CommentReference"/>
          <w:rFonts w:ascii="DIN-Regular" w:hAnsi="DIN-Regular"/>
          <w:b w:val="0"/>
          <w:i w:val="0"/>
        </w:rPr>
        <w:commentReference w:id="190"/>
      </w:r>
    </w:p>
    <w:p w14:paraId="2C7EBA7F" w14:textId="77777777" w:rsidR="00AB424B" w:rsidRPr="00F27756" w:rsidRDefault="00AB424B" w:rsidP="00475621">
      <w:pPr>
        <w:jc w:val="both"/>
        <w:rPr>
          <w:rFonts w:ascii="News Gothic GDB" w:hAnsi="News Gothic GDB"/>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AB424B" w:rsidRPr="00F27756" w14:paraId="59C8DF25" w14:textId="77777777" w:rsidTr="3BBD1EDD">
        <w:tc>
          <w:tcPr>
            <w:tcW w:w="1620" w:type="dxa"/>
          </w:tcPr>
          <w:p w14:paraId="14C55269" w14:textId="77777777" w:rsidR="00AB424B" w:rsidRPr="00F27756" w:rsidRDefault="00AB424B" w:rsidP="00F0051C">
            <w:pPr>
              <w:rPr>
                <w:rFonts w:ascii="News Gothic GDB" w:hAnsi="News Gothic GDB"/>
                <w:i/>
              </w:rPr>
            </w:pPr>
            <w:r w:rsidRPr="6ABC4B8F">
              <w:rPr>
                <w:rFonts w:ascii="News Gothic GDB" w:hAnsi="News Gothic GDB" w:cs="Arial"/>
                <w:i/>
                <w:sz w:val="22"/>
                <w:szCs w:val="22"/>
              </w:rPr>
              <w:t>Topic</w:t>
            </w:r>
          </w:p>
        </w:tc>
        <w:tc>
          <w:tcPr>
            <w:tcW w:w="13134" w:type="dxa"/>
          </w:tcPr>
          <w:p w14:paraId="70F7496D" w14:textId="77777777" w:rsidR="00AB424B" w:rsidRPr="00F27756" w:rsidRDefault="00AB424B" w:rsidP="00475621">
            <w:pPr>
              <w:jc w:val="both"/>
              <w:rPr>
                <w:rFonts w:ascii="News Gothic GDB" w:hAnsi="News Gothic GDB"/>
                <w:i/>
              </w:rPr>
            </w:pPr>
            <w:r w:rsidRPr="6ABC4B8F">
              <w:rPr>
                <w:rFonts w:ascii="News Gothic GDB" w:hAnsi="News Gothic GDB" w:cs="Arial"/>
                <w:i/>
                <w:sz w:val="22"/>
                <w:szCs w:val="22"/>
              </w:rPr>
              <w:t>Review and results</w:t>
            </w:r>
          </w:p>
        </w:tc>
      </w:tr>
      <w:tr w:rsidR="00AB424B" w:rsidRPr="00F27756" w14:paraId="577098D4" w14:textId="77777777" w:rsidTr="3BBD1EDD">
        <w:tc>
          <w:tcPr>
            <w:tcW w:w="1620" w:type="dxa"/>
          </w:tcPr>
          <w:p w14:paraId="0A2574B9" w14:textId="77777777" w:rsidR="00AB424B" w:rsidRPr="00F27756" w:rsidRDefault="00AB424B" w:rsidP="00F0051C">
            <w:pPr>
              <w:rPr>
                <w:rFonts w:ascii="News Gothic GDB" w:hAnsi="News Gothic GDB"/>
              </w:rPr>
            </w:pPr>
            <w:r w:rsidRPr="6ABC4B8F">
              <w:rPr>
                <w:rFonts w:ascii="News Gothic GDB" w:hAnsi="News Gothic GDB" w:cs="Arial"/>
                <w:sz w:val="22"/>
                <w:szCs w:val="22"/>
              </w:rPr>
              <w:t>Process description</w:t>
            </w:r>
            <w:r w:rsidRPr="6ABC4B8F">
              <w:rPr>
                <w:rFonts w:ascii="News Gothic GDB" w:hAnsi="News Gothic GDB"/>
                <w:sz w:val="16"/>
                <w:szCs w:val="16"/>
              </w:rPr>
              <w:t xml:space="preserve"> </w:t>
            </w:r>
          </w:p>
        </w:tc>
        <w:tc>
          <w:tcPr>
            <w:tcW w:w="13134" w:type="dxa"/>
          </w:tcPr>
          <w:p w14:paraId="1A1022F6" w14:textId="502AAFD3" w:rsidR="00E6671F" w:rsidRPr="00710671" w:rsidRDefault="009E0985" w:rsidP="00E6671F">
            <w:pPr>
              <w:jc w:val="both"/>
              <w:rPr>
                <w:rFonts w:ascii="News Gothic GDB" w:hAnsi="News Gothic GDB" w:cs="Arial"/>
                <w:sz w:val="22"/>
                <w:szCs w:val="22"/>
                <w:lang w:bidi="ar-SA"/>
              </w:rPr>
            </w:pPr>
            <w:r w:rsidRPr="004C6E1A">
              <w:rPr>
                <w:rFonts w:ascii="News Gothic GDB" w:hAnsi="News Gothic GDB" w:cs="Arial"/>
                <w:sz w:val="22"/>
                <w:szCs w:val="22"/>
                <w:lang w:bidi="ar-SA"/>
              </w:rPr>
              <w:t xml:space="preserve">Consideration for test procedures on DORA requirements </w:t>
            </w:r>
            <w:r w:rsidR="00E6671F" w:rsidRPr="004C6E1A">
              <w:rPr>
                <w:rFonts w:ascii="News Gothic GDB" w:hAnsi="News Gothic GDB" w:cs="Arial"/>
                <w:sz w:val="22"/>
                <w:szCs w:val="22"/>
                <w:lang w:bidi="ar-SA"/>
              </w:rPr>
              <w:t xml:space="preserve"> </w:t>
            </w:r>
            <w:r w:rsidR="00E6671F" w:rsidRPr="004C6E1A">
              <w:rPr>
                <w:rFonts w:ascii="News Gothic GDB" w:hAnsi="News Gothic GDB" w:cs="Arial"/>
                <w:sz w:val="22"/>
                <w:szCs w:val="22"/>
              </w:rPr>
              <w:t>(</w:t>
            </w:r>
            <w:hyperlink r:id="rId48">
              <w:r w:rsidR="00E6671F" w:rsidRPr="004C6E1A">
                <w:rPr>
                  <w:rStyle w:val="Hyperlink"/>
                  <w:rFonts w:ascii="News Gothic GDB" w:hAnsi="News Gothic GDB" w:cs="Arial"/>
                  <w:color w:val="auto"/>
                  <w:sz w:val="22"/>
                  <w:szCs w:val="22"/>
                </w:rPr>
                <w:t>link</w:t>
              </w:r>
            </w:hyperlink>
            <w:r w:rsidR="00E6671F" w:rsidRPr="004C6E1A">
              <w:rPr>
                <w:rFonts w:ascii="News Gothic GDB" w:hAnsi="News Gothic GDB" w:cs="Arial"/>
                <w:sz w:val="22"/>
                <w:szCs w:val="22"/>
              </w:rPr>
              <w:t xml:space="preserve">) &lt;= AU-110-11-Business Roles not </w:t>
            </w:r>
            <w:r w:rsidR="004C6E1A" w:rsidRPr="004C6E1A">
              <w:rPr>
                <w:rFonts w:ascii="News Gothic GDB" w:hAnsi="News Gothic GDB" w:cs="Arial"/>
                <w:sz w:val="22"/>
                <w:szCs w:val="22"/>
              </w:rPr>
              <w:t xml:space="preserve">stated in this </w:t>
            </w:r>
            <w:r w:rsidR="00E6671F" w:rsidRPr="004C6E1A">
              <w:rPr>
                <w:rFonts w:ascii="News Gothic GDB" w:hAnsi="News Gothic GDB" w:cs="Arial"/>
                <w:sz w:val="22"/>
                <w:szCs w:val="22"/>
              </w:rPr>
              <w:t xml:space="preserve">document, </w:t>
            </w:r>
            <w:r w:rsidR="004C6E1A" w:rsidRPr="004C6E1A">
              <w:rPr>
                <w:rFonts w:ascii="News Gothic GDB" w:hAnsi="News Gothic GDB" w:cs="Arial"/>
                <w:sz w:val="22"/>
                <w:szCs w:val="22"/>
              </w:rPr>
              <w:t>mapped to DORA Article 9:</w:t>
            </w:r>
          </w:p>
          <w:p w14:paraId="3999FDC4" w14:textId="77777777" w:rsidR="00E9174A" w:rsidRDefault="00E9174A" w:rsidP="00475621">
            <w:pPr>
              <w:jc w:val="both"/>
              <w:rPr>
                <w:rFonts w:ascii="News Gothic GDB" w:hAnsi="News Gothic GDB" w:cs="Arial"/>
                <w:color w:val="FF0000"/>
                <w:sz w:val="22"/>
                <w:szCs w:val="22"/>
                <w:lang w:bidi="ar-SA"/>
              </w:rPr>
            </w:pPr>
          </w:p>
          <w:p w14:paraId="53885545" w14:textId="0CC96D59" w:rsidR="00275A57" w:rsidRPr="007651FC" w:rsidRDefault="00275A57" w:rsidP="00475621">
            <w:pPr>
              <w:jc w:val="both"/>
              <w:rPr>
                <w:rFonts w:ascii="News Gothic GDB" w:hAnsi="News Gothic GDB" w:cs="Arial"/>
                <w:sz w:val="22"/>
                <w:szCs w:val="22"/>
                <w:u w:val="single"/>
                <w:lang w:bidi="ar-SA"/>
              </w:rPr>
            </w:pPr>
            <w:r w:rsidRPr="007651FC">
              <w:rPr>
                <w:rFonts w:ascii="News Gothic GDB" w:hAnsi="News Gothic GDB" w:cs="Arial"/>
                <w:sz w:val="22"/>
                <w:szCs w:val="22"/>
                <w:u w:val="single"/>
                <w:lang w:bidi="ar-SA"/>
              </w:rPr>
              <w:t xml:space="preserve">Business roles and process – information </w:t>
            </w:r>
            <w:r w:rsidR="00931318" w:rsidRPr="007651FC">
              <w:rPr>
                <w:rFonts w:ascii="News Gothic GDB" w:hAnsi="News Gothic GDB" w:cs="Arial"/>
                <w:sz w:val="22"/>
                <w:szCs w:val="22"/>
                <w:u w:val="single"/>
                <w:lang w:bidi="ar-SA"/>
              </w:rPr>
              <w:t>collected for last IAM audit (2024</w:t>
            </w:r>
            <w:r w:rsidR="007651FC" w:rsidRPr="007651FC">
              <w:rPr>
                <w:rFonts w:ascii="News Gothic GDB" w:hAnsi="News Gothic GDB" w:cs="Arial"/>
                <w:sz w:val="22"/>
                <w:szCs w:val="22"/>
                <w:u w:val="single"/>
                <w:lang w:bidi="ar-SA"/>
              </w:rPr>
              <w:t>-077):</w:t>
            </w:r>
          </w:p>
          <w:p w14:paraId="139B0A58" w14:textId="17F6EE5A" w:rsidR="009B7F01" w:rsidRPr="00F27AD8" w:rsidRDefault="00F564C7" w:rsidP="00475621">
            <w:pPr>
              <w:jc w:val="both"/>
              <w:rPr>
                <w:rFonts w:ascii="News Gothic GDB" w:hAnsi="News Gothic GDB" w:cs="Arial"/>
                <w:sz w:val="22"/>
                <w:szCs w:val="22"/>
                <w:lang w:bidi="ar-SA"/>
              </w:rPr>
            </w:pPr>
            <w:r w:rsidRPr="3BBD1EDD">
              <w:rPr>
                <w:rFonts w:ascii="News Gothic GDB" w:hAnsi="News Gothic GDB" w:cs="Arial"/>
                <w:sz w:val="22"/>
                <w:szCs w:val="22"/>
                <w:lang w:bidi="ar-SA"/>
              </w:rPr>
              <w:t>Business Roles are defined across applications/systems based on the organizational mandates &amp; process functions. The authorizations and data accesses to the various applications/systems shall be assigned considering the requirements of the business processes conducted within organizational units.</w:t>
            </w:r>
            <w:r w:rsidR="00663988" w:rsidRPr="3BBD1EDD">
              <w:rPr>
                <w:rFonts w:ascii="News Gothic GDB" w:hAnsi="News Gothic GDB" w:cs="Arial"/>
                <w:sz w:val="22"/>
                <w:szCs w:val="22"/>
              </w:rPr>
              <w:t xml:space="preserve"> </w:t>
            </w:r>
            <w:r w:rsidR="00CC1CB6" w:rsidRPr="3BBD1EDD">
              <w:rPr>
                <w:rFonts w:ascii="News Gothic GDB" w:hAnsi="News Gothic GDB" w:cs="Arial"/>
                <w:sz w:val="22"/>
                <w:szCs w:val="22"/>
                <w:lang w:bidi="ar-SA"/>
              </w:rPr>
              <w:t xml:space="preserve">All business roles can be created and modified directly in </w:t>
            </w:r>
            <w:r w:rsidR="008626EC" w:rsidRPr="3BBD1EDD">
              <w:rPr>
                <w:rFonts w:ascii="News Gothic GDB" w:hAnsi="News Gothic GDB" w:cs="Arial"/>
                <w:sz w:val="22"/>
                <w:szCs w:val="22"/>
              </w:rPr>
              <w:t xml:space="preserve">the </w:t>
            </w:r>
            <w:r w:rsidR="006321E1" w:rsidRPr="3BBD1EDD">
              <w:rPr>
                <w:rFonts w:ascii="News Gothic GDB" w:hAnsi="News Gothic GDB" w:cs="Arial"/>
                <w:sz w:val="22"/>
                <w:szCs w:val="22"/>
                <w:lang w:bidi="ar-SA"/>
              </w:rPr>
              <w:t xml:space="preserve">application </w:t>
            </w:r>
            <w:r w:rsidR="00CC1CB6" w:rsidRPr="3BBD1EDD">
              <w:rPr>
                <w:rFonts w:ascii="News Gothic GDB" w:hAnsi="News Gothic GDB" w:cs="Arial"/>
                <w:sz w:val="22"/>
                <w:szCs w:val="22"/>
                <w:lang w:bidi="ar-SA"/>
              </w:rPr>
              <w:t>Nexis</w:t>
            </w:r>
            <w:r w:rsidR="006321E1" w:rsidRPr="3BBD1EDD">
              <w:rPr>
                <w:rFonts w:ascii="News Gothic GDB" w:hAnsi="News Gothic GDB" w:cs="Arial"/>
                <w:sz w:val="22"/>
                <w:szCs w:val="22"/>
                <w:lang w:bidi="ar-SA"/>
              </w:rPr>
              <w:t xml:space="preserve"> (AID931)</w:t>
            </w:r>
            <w:r w:rsidR="00CC1CB6" w:rsidRPr="3BBD1EDD">
              <w:rPr>
                <w:rFonts w:ascii="News Gothic GDB" w:hAnsi="News Gothic GDB" w:cs="Arial"/>
                <w:sz w:val="22"/>
                <w:szCs w:val="22"/>
                <w:lang w:bidi="ar-SA"/>
              </w:rPr>
              <w:t xml:space="preserve">. A workflow has been implemented in Nexis to allow modifications by business role owners including a </w:t>
            </w:r>
            <w:r w:rsidR="0081206C" w:rsidRPr="3BBD1EDD">
              <w:rPr>
                <w:rFonts w:ascii="News Gothic GDB" w:hAnsi="News Gothic GDB" w:cs="Arial"/>
                <w:sz w:val="22"/>
                <w:szCs w:val="22"/>
                <w:lang w:bidi="ar-SA"/>
              </w:rPr>
              <w:t>four</w:t>
            </w:r>
            <w:r w:rsidR="00CC1CB6" w:rsidRPr="3BBD1EDD">
              <w:rPr>
                <w:rFonts w:ascii="News Gothic GDB" w:hAnsi="News Gothic GDB" w:cs="Arial"/>
                <w:sz w:val="22"/>
                <w:szCs w:val="22"/>
                <w:lang w:bidi="ar-SA"/>
              </w:rPr>
              <w:t>-eyes principle</w:t>
            </w:r>
            <w:r w:rsidR="003F0D52" w:rsidRPr="3BBD1EDD">
              <w:rPr>
                <w:rFonts w:ascii="News Gothic GDB" w:hAnsi="News Gothic GDB" w:cs="Arial"/>
                <w:sz w:val="22"/>
                <w:szCs w:val="22"/>
              </w:rPr>
              <w:t>.</w:t>
            </w:r>
            <w:r w:rsidR="007A210E" w:rsidRPr="3BBD1EDD">
              <w:rPr>
                <w:rFonts w:ascii="News Gothic GDB" w:hAnsi="News Gothic GDB" w:cs="Arial"/>
                <w:sz w:val="22"/>
                <w:szCs w:val="22"/>
              </w:rPr>
              <w:t xml:space="preserve"> </w:t>
            </w:r>
            <w:r w:rsidR="009B7F01" w:rsidRPr="3BBD1EDD">
              <w:rPr>
                <w:rFonts w:ascii="News Gothic GDB" w:hAnsi="News Gothic GDB"/>
                <w:color w:val="000000" w:themeColor="text1"/>
                <w:sz w:val="22"/>
                <w:szCs w:val="22"/>
              </w:rPr>
              <w:t>Every Business Role is owned by a dedicated Business Role owner who is accountable and responsible for the appropriate setup and maintenance of the Business Role in the Access Management systems. Business Role editors support Role Management activities of Business Role owners. All Role Management activities of Business Role editors require final approval of the Business Role owner.</w:t>
            </w:r>
            <w:r w:rsidR="00830EA6" w:rsidRPr="3BBD1EDD">
              <w:rPr>
                <w:rFonts w:ascii="News Gothic GDB" w:hAnsi="News Gothic GDB"/>
                <w:color w:val="000000" w:themeColor="text1"/>
                <w:sz w:val="22"/>
                <w:szCs w:val="22"/>
              </w:rPr>
              <w:t xml:space="preserve"> </w:t>
            </w:r>
            <w:r w:rsidR="0093529C" w:rsidRPr="3BBD1EDD">
              <w:rPr>
                <w:rFonts w:ascii="News Gothic GDB" w:hAnsi="News Gothic GDB"/>
                <w:color w:val="000000" w:themeColor="text1"/>
                <w:sz w:val="22"/>
                <w:szCs w:val="22"/>
              </w:rPr>
              <w:t xml:space="preserve">The </w:t>
            </w:r>
            <w:r w:rsidR="0099571C" w:rsidRPr="3BBD1EDD">
              <w:rPr>
                <w:rFonts w:ascii="News Gothic GDB" w:hAnsi="News Gothic GDB"/>
                <w:color w:val="000000" w:themeColor="text1"/>
                <w:sz w:val="22"/>
                <w:szCs w:val="22"/>
              </w:rPr>
              <w:t xml:space="preserve">Process Owner is </w:t>
            </w:r>
            <w:r w:rsidR="00694CC7" w:rsidRPr="3BBD1EDD">
              <w:rPr>
                <w:rFonts w:ascii="News Gothic GDB" w:hAnsi="News Gothic GDB"/>
                <w:color w:val="000000" w:themeColor="text1"/>
                <w:sz w:val="22"/>
                <w:szCs w:val="22"/>
              </w:rPr>
              <w:t>Identity &amp; Access Management (ICA).</w:t>
            </w:r>
            <w:r w:rsidR="00FD1FFD" w:rsidRPr="3BBD1EDD">
              <w:rPr>
                <w:rFonts w:ascii="News Gothic GDB" w:hAnsi="News Gothic GDB"/>
                <w:color w:val="000000" w:themeColor="text1"/>
                <w:sz w:val="22"/>
                <w:szCs w:val="22"/>
              </w:rPr>
              <w:t xml:space="preserve"> However, the role management activities</w:t>
            </w:r>
            <w:r w:rsidR="00597729" w:rsidRPr="3BBD1EDD">
              <w:rPr>
                <w:rFonts w:ascii="News Gothic GDB" w:hAnsi="News Gothic GDB"/>
                <w:color w:val="000000" w:themeColor="text1"/>
                <w:sz w:val="22"/>
                <w:szCs w:val="22"/>
              </w:rPr>
              <w:t>, as intended,</w:t>
            </w:r>
            <w:r w:rsidR="00FD1FFD" w:rsidRPr="3BBD1EDD">
              <w:rPr>
                <w:rFonts w:ascii="News Gothic GDB" w:hAnsi="News Gothic GDB"/>
                <w:color w:val="000000" w:themeColor="text1"/>
                <w:sz w:val="22"/>
                <w:szCs w:val="22"/>
              </w:rPr>
              <w:t xml:space="preserve"> are carried out </w:t>
            </w:r>
            <w:r w:rsidR="00866A69" w:rsidRPr="3BBD1EDD">
              <w:rPr>
                <w:rFonts w:ascii="News Gothic GDB" w:hAnsi="News Gothic GDB"/>
                <w:color w:val="000000" w:themeColor="text1"/>
                <w:sz w:val="22"/>
                <w:szCs w:val="22"/>
              </w:rPr>
              <w:t>in a de</w:t>
            </w:r>
            <w:r w:rsidR="007962AE" w:rsidRPr="3BBD1EDD">
              <w:rPr>
                <w:rFonts w:ascii="News Gothic GDB" w:hAnsi="News Gothic GDB"/>
                <w:color w:val="000000" w:themeColor="text1"/>
                <w:sz w:val="22"/>
                <w:szCs w:val="22"/>
              </w:rPr>
              <w:t>centr</w:t>
            </w:r>
            <w:r w:rsidR="00597729" w:rsidRPr="3BBD1EDD">
              <w:rPr>
                <w:rFonts w:ascii="News Gothic GDB" w:hAnsi="News Gothic GDB"/>
                <w:color w:val="000000" w:themeColor="text1"/>
                <w:sz w:val="22"/>
                <w:szCs w:val="22"/>
              </w:rPr>
              <w:t>alized manner by the business units at DBG.</w:t>
            </w:r>
          </w:p>
          <w:p w14:paraId="29DF1753" w14:textId="77777777" w:rsidR="002025B7" w:rsidRDefault="002025B7" w:rsidP="00475621">
            <w:pPr>
              <w:jc w:val="both"/>
              <w:rPr>
                <w:rFonts w:ascii="News Gothic GDB" w:hAnsi="News Gothic GDB" w:cs="Arial"/>
                <w:color w:val="FF0000"/>
                <w:sz w:val="22"/>
                <w:szCs w:val="22"/>
                <w:lang w:bidi="ar-SA"/>
              </w:rPr>
            </w:pPr>
          </w:p>
          <w:p w14:paraId="57734672" w14:textId="34D4D15B" w:rsidR="000E5179" w:rsidRPr="00972D91" w:rsidRDefault="00574ECB" w:rsidP="00475621">
            <w:pPr>
              <w:jc w:val="both"/>
              <w:rPr>
                <w:rFonts w:ascii="News Gothic GDB" w:hAnsi="News Gothic GDB" w:cs="Arial"/>
                <w:sz w:val="22"/>
                <w:szCs w:val="22"/>
                <w:lang w:bidi="ar-SA"/>
              </w:rPr>
            </w:pPr>
            <w:r w:rsidRPr="6ABC4B8F">
              <w:rPr>
                <w:rFonts w:ascii="News Gothic GDB" w:hAnsi="News Gothic GDB" w:cs="Arial"/>
                <w:sz w:val="22"/>
                <w:szCs w:val="22"/>
              </w:rPr>
              <w:t>Process-wise</w:t>
            </w:r>
            <w:r w:rsidR="00A37CD1" w:rsidRPr="6ABC4B8F">
              <w:rPr>
                <w:rFonts w:ascii="News Gothic GDB" w:hAnsi="News Gothic GDB" w:cs="Arial"/>
                <w:sz w:val="22"/>
                <w:szCs w:val="22"/>
              </w:rPr>
              <w:t xml:space="preserve">, </w:t>
            </w:r>
            <w:r w:rsidR="00E84A5B" w:rsidRPr="6ABC4B8F">
              <w:rPr>
                <w:rFonts w:ascii="News Gothic GDB" w:hAnsi="News Gothic GDB" w:cs="Arial"/>
                <w:sz w:val="22"/>
                <w:szCs w:val="22"/>
              </w:rPr>
              <w:t>r</w:t>
            </w:r>
            <w:r w:rsidR="000E5179" w:rsidRPr="6ABC4B8F">
              <w:rPr>
                <w:rFonts w:ascii="News Gothic GDB" w:hAnsi="News Gothic GDB" w:cs="Arial"/>
                <w:sz w:val="22"/>
                <w:szCs w:val="22"/>
              </w:rPr>
              <w:t xml:space="preserve">ole </w:t>
            </w:r>
            <w:r w:rsidR="00E84A5B" w:rsidRPr="6ABC4B8F">
              <w:rPr>
                <w:rFonts w:ascii="News Gothic GDB" w:hAnsi="News Gothic GDB" w:cs="Arial"/>
                <w:sz w:val="22"/>
                <w:szCs w:val="22"/>
              </w:rPr>
              <w:t>m</w:t>
            </w:r>
            <w:r w:rsidR="000657D3" w:rsidRPr="6ABC4B8F">
              <w:rPr>
                <w:rFonts w:ascii="News Gothic GDB" w:hAnsi="News Gothic GDB" w:cs="Arial"/>
                <w:sz w:val="22"/>
                <w:szCs w:val="22"/>
              </w:rPr>
              <w:t>anagement</w:t>
            </w:r>
            <w:r w:rsidR="000657D3" w:rsidRPr="6ABC4B8F">
              <w:rPr>
                <w:rFonts w:ascii="News Gothic GDB" w:hAnsi="News Gothic GDB" w:cs="Arial"/>
                <w:sz w:val="22"/>
                <w:szCs w:val="22"/>
                <w:lang w:bidi="ar-SA"/>
              </w:rPr>
              <w:t xml:space="preserve"> activities for </w:t>
            </w:r>
            <w:r w:rsidR="00972D91" w:rsidRPr="6ABC4B8F">
              <w:rPr>
                <w:rFonts w:ascii="News Gothic GDB" w:hAnsi="News Gothic GDB" w:cs="Arial"/>
                <w:sz w:val="22"/>
                <w:szCs w:val="22"/>
              </w:rPr>
              <w:t>Business Roles include:</w:t>
            </w:r>
          </w:p>
          <w:p w14:paraId="3780FFBA" w14:textId="4E9F987E" w:rsidR="00574ECB" w:rsidRPr="00A37CD1" w:rsidRDefault="00574ECB" w:rsidP="00710671">
            <w:pPr>
              <w:pStyle w:val="ListParagraph"/>
              <w:numPr>
                <w:ilvl w:val="0"/>
                <w:numId w:val="10"/>
              </w:numPr>
              <w:spacing w:before="0" w:after="0"/>
              <w:ind w:left="256" w:hanging="256"/>
              <w:jc w:val="both"/>
              <w:rPr>
                <w:rFonts w:ascii="News Gothic GDB" w:hAnsi="News Gothic GDB" w:cs="Arial"/>
                <w:lang w:bidi="ar-SA"/>
              </w:rPr>
            </w:pPr>
            <w:r w:rsidRPr="00A37CD1">
              <w:rPr>
                <w:rFonts w:ascii="News Gothic GDB" w:hAnsi="News Gothic GDB" w:cs="Arial"/>
                <w:lang w:bidi="ar-SA"/>
              </w:rPr>
              <w:t>Create Business Role</w:t>
            </w:r>
          </w:p>
          <w:p w14:paraId="6ADF597D" w14:textId="22F933F1" w:rsidR="00574ECB" w:rsidRPr="00A37CD1" w:rsidRDefault="00574ECB" w:rsidP="00710671">
            <w:pPr>
              <w:pStyle w:val="ListParagraph"/>
              <w:numPr>
                <w:ilvl w:val="0"/>
                <w:numId w:val="10"/>
              </w:numPr>
              <w:spacing w:before="0" w:after="0"/>
              <w:ind w:left="256" w:hanging="256"/>
              <w:jc w:val="both"/>
              <w:rPr>
                <w:rFonts w:ascii="News Gothic GDB" w:hAnsi="News Gothic GDB" w:cs="Arial"/>
                <w:lang w:bidi="ar-SA"/>
              </w:rPr>
            </w:pPr>
            <w:r w:rsidRPr="00A37CD1">
              <w:rPr>
                <w:rFonts w:ascii="News Gothic GDB" w:hAnsi="News Gothic GDB" w:cs="Arial"/>
                <w:lang w:bidi="ar-SA"/>
              </w:rPr>
              <w:t>Maintain Business Role reference data</w:t>
            </w:r>
          </w:p>
          <w:p w14:paraId="1578F5DE" w14:textId="3959281E" w:rsidR="00574ECB" w:rsidRPr="00A37CD1" w:rsidRDefault="00574ECB" w:rsidP="00710671">
            <w:pPr>
              <w:pStyle w:val="ListParagraph"/>
              <w:numPr>
                <w:ilvl w:val="0"/>
                <w:numId w:val="10"/>
              </w:numPr>
              <w:spacing w:before="0" w:after="0"/>
              <w:ind w:left="256" w:hanging="256"/>
              <w:jc w:val="both"/>
              <w:rPr>
                <w:rFonts w:ascii="News Gothic GDB" w:hAnsi="News Gothic GDB" w:cs="Arial"/>
                <w:lang w:bidi="ar-SA"/>
              </w:rPr>
            </w:pPr>
            <w:r w:rsidRPr="00A37CD1">
              <w:rPr>
                <w:rFonts w:ascii="News Gothic GDB" w:hAnsi="News Gothic GDB" w:cs="Arial"/>
                <w:lang w:bidi="ar-SA"/>
              </w:rPr>
              <w:t xml:space="preserve">Delete Business Role </w:t>
            </w:r>
          </w:p>
          <w:p w14:paraId="5C7CF706" w14:textId="74DC5A65" w:rsidR="00574ECB" w:rsidRPr="00A37CD1" w:rsidRDefault="0093529C" w:rsidP="00710671">
            <w:pPr>
              <w:pStyle w:val="ListParagraph"/>
              <w:numPr>
                <w:ilvl w:val="0"/>
                <w:numId w:val="10"/>
              </w:numPr>
              <w:spacing w:before="0" w:after="0"/>
              <w:ind w:left="256" w:hanging="256"/>
              <w:jc w:val="both"/>
              <w:rPr>
                <w:rFonts w:ascii="News Gothic GDB" w:hAnsi="News Gothic GDB" w:cs="Arial"/>
                <w:lang w:bidi="ar-SA"/>
              </w:rPr>
            </w:pPr>
            <w:r w:rsidRPr="00A37CD1">
              <w:rPr>
                <w:rFonts w:ascii="News Gothic GDB" w:hAnsi="News Gothic GDB" w:cs="Arial"/>
                <w:lang w:bidi="ar-SA"/>
              </w:rPr>
              <w:t>Assign</w:t>
            </w:r>
            <w:r w:rsidRPr="00A37CD1">
              <w:rPr>
                <w:rFonts w:ascii="News Gothic GDB" w:hAnsi="News Gothic GDB" w:cs="Arial"/>
              </w:rPr>
              <w:t>ing</w:t>
            </w:r>
            <w:r w:rsidR="00574ECB" w:rsidRPr="00A37CD1">
              <w:rPr>
                <w:rFonts w:ascii="News Gothic GDB" w:hAnsi="News Gothic GDB" w:cs="Arial"/>
                <w:lang w:bidi="ar-SA"/>
              </w:rPr>
              <w:t xml:space="preserve"> IT Role to Business Role</w:t>
            </w:r>
          </w:p>
          <w:p w14:paraId="411D95EB" w14:textId="75FC6613" w:rsidR="00574ECB" w:rsidRPr="00A37CD1" w:rsidRDefault="00574ECB" w:rsidP="00710671">
            <w:pPr>
              <w:pStyle w:val="ListParagraph"/>
              <w:numPr>
                <w:ilvl w:val="0"/>
                <w:numId w:val="10"/>
              </w:numPr>
              <w:spacing w:before="0" w:after="0"/>
              <w:ind w:left="256" w:hanging="256"/>
              <w:jc w:val="both"/>
              <w:rPr>
                <w:rFonts w:ascii="News Gothic GDB" w:hAnsi="News Gothic GDB" w:cs="Arial"/>
                <w:lang w:bidi="ar-SA"/>
              </w:rPr>
            </w:pPr>
            <w:r w:rsidRPr="00A37CD1">
              <w:rPr>
                <w:rFonts w:ascii="News Gothic GDB" w:hAnsi="News Gothic GDB" w:cs="Arial"/>
                <w:lang w:bidi="ar-SA"/>
              </w:rPr>
              <w:t>De-</w:t>
            </w:r>
            <w:r w:rsidR="0093529C" w:rsidRPr="00A37CD1">
              <w:rPr>
                <w:rFonts w:ascii="News Gothic GDB" w:hAnsi="News Gothic GDB" w:cs="Arial"/>
                <w:lang w:bidi="ar-SA"/>
              </w:rPr>
              <w:t>assign</w:t>
            </w:r>
            <w:r w:rsidR="0093529C" w:rsidRPr="00A37CD1">
              <w:rPr>
                <w:rFonts w:ascii="News Gothic GDB" w:hAnsi="News Gothic GDB" w:cs="Arial"/>
              </w:rPr>
              <w:t>ing</w:t>
            </w:r>
            <w:r w:rsidRPr="00A37CD1">
              <w:rPr>
                <w:rFonts w:ascii="News Gothic GDB" w:hAnsi="News Gothic GDB" w:cs="Arial"/>
                <w:lang w:bidi="ar-SA"/>
              </w:rPr>
              <w:t xml:space="preserve"> IT Role from Business Role</w:t>
            </w:r>
          </w:p>
          <w:p w14:paraId="270D3210" w14:textId="3A602FC0" w:rsidR="00574ECB" w:rsidRPr="00A37CD1" w:rsidRDefault="00574ECB" w:rsidP="00710671">
            <w:pPr>
              <w:pStyle w:val="ListParagraph"/>
              <w:numPr>
                <w:ilvl w:val="0"/>
                <w:numId w:val="10"/>
              </w:numPr>
              <w:spacing w:before="0" w:after="0"/>
              <w:ind w:left="256" w:hanging="256"/>
              <w:jc w:val="both"/>
              <w:rPr>
                <w:rFonts w:ascii="News Gothic GDB" w:hAnsi="News Gothic GDB" w:cs="Arial"/>
                <w:lang w:bidi="ar-SA"/>
              </w:rPr>
            </w:pPr>
            <w:r w:rsidRPr="00A37CD1">
              <w:rPr>
                <w:rFonts w:ascii="News Gothic GDB" w:hAnsi="News Gothic GDB" w:cs="Arial"/>
                <w:lang w:bidi="ar-SA"/>
              </w:rPr>
              <w:lastRenderedPageBreak/>
              <w:t>Delete Business Role</w:t>
            </w:r>
          </w:p>
          <w:p w14:paraId="217B72AA" w14:textId="22510696" w:rsidR="00561FB6" w:rsidRDefault="00574ECB" w:rsidP="00710671">
            <w:pPr>
              <w:pStyle w:val="ListParagraph"/>
              <w:numPr>
                <w:ilvl w:val="0"/>
                <w:numId w:val="10"/>
              </w:numPr>
              <w:spacing w:before="0" w:after="0"/>
              <w:ind w:left="256" w:hanging="256"/>
              <w:jc w:val="both"/>
              <w:rPr>
                <w:rFonts w:ascii="News Gothic GDB" w:hAnsi="News Gothic GDB" w:cs="Arial"/>
                <w:lang w:bidi="ar-SA"/>
              </w:rPr>
            </w:pPr>
            <w:r w:rsidRPr="00A37CD1">
              <w:rPr>
                <w:rFonts w:ascii="News Gothic GDB" w:hAnsi="News Gothic GDB" w:cs="Arial"/>
                <w:lang w:bidi="ar-SA"/>
              </w:rPr>
              <w:t>Business Role Composition Recertification</w:t>
            </w:r>
          </w:p>
          <w:p w14:paraId="4E66C999" w14:textId="77777777" w:rsidR="00A124B8" w:rsidRPr="00710671" w:rsidRDefault="00A124B8" w:rsidP="00A124B8">
            <w:pPr>
              <w:jc w:val="both"/>
              <w:rPr>
                <w:rFonts w:ascii="News Gothic GDB" w:hAnsi="News Gothic GDB" w:cs="Arial"/>
                <w:sz w:val="22"/>
                <w:szCs w:val="22"/>
                <w:lang w:bidi="ar-SA"/>
              </w:rPr>
            </w:pPr>
          </w:p>
          <w:p w14:paraId="4BDB82A6" w14:textId="56810094" w:rsidR="0015418F" w:rsidRPr="002972AF" w:rsidRDefault="0015418F" w:rsidP="00A124B8">
            <w:pPr>
              <w:jc w:val="both"/>
              <w:rPr>
                <w:rFonts w:ascii="News Gothic GDB" w:hAnsi="News Gothic GDB" w:cs="Arial"/>
                <w:sz w:val="22"/>
                <w:szCs w:val="22"/>
                <w:lang w:bidi="ar-SA"/>
              </w:rPr>
            </w:pPr>
            <w:r w:rsidRPr="002972AF">
              <w:rPr>
                <w:rFonts w:ascii="News Gothic GDB" w:hAnsi="News Gothic GDB" w:cs="Arial"/>
                <w:b/>
                <w:bCs/>
                <w:sz w:val="22"/>
                <w:szCs w:val="22"/>
                <w:lang w:bidi="ar-SA"/>
              </w:rPr>
              <w:t>Note:</w:t>
            </w:r>
            <w:r w:rsidRPr="002972AF">
              <w:rPr>
                <w:rFonts w:ascii="News Gothic GDB" w:hAnsi="News Gothic GDB" w:cs="Arial"/>
                <w:sz w:val="22"/>
                <w:szCs w:val="22"/>
                <w:lang w:bidi="ar-SA"/>
              </w:rPr>
              <w:t xml:space="preserve"> Business roles consist of at least one IT rol</w:t>
            </w:r>
            <w:r w:rsidR="003E682F" w:rsidRPr="002972AF">
              <w:rPr>
                <w:rFonts w:ascii="News Gothic GDB" w:hAnsi="News Gothic GDB" w:cs="Arial"/>
                <w:sz w:val="22"/>
                <w:szCs w:val="22"/>
                <w:lang w:bidi="ar-SA"/>
              </w:rPr>
              <w:t xml:space="preserve">e, the leading access rights management system for IT roles is </w:t>
            </w:r>
            <w:r w:rsidR="00634A95" w:rsidRPr="002972AF">
              <w:rPr>
                <w:rFonts w:ascii="News Gothic GDB" w:hAnsi="News Gothic GDB" w:cs="Arial"/>
                <w:sz w:val="22"/>
                <w:szCs w:val="22"/>
                <w:lang w:bidi="ar-SA"/>
              </w:rPr>
              <w:t>SailPoint IIQ (AID760).</w:t>
            </w:r>
          </w:p>
          <w:p w14:paraId="2F3A0FA8" w14:textId="77777777" w:rsidR="0015418F" w:rsidRPr="00710671" w:rsidRDefault="0015418F" w:rsidP="00A124B8">
            <w:pPr>
              <w:jc w:val="both"/>
              <w:rPr>
                <w:rFonts w:ascii="News Gothic GDB" w:hAnsi="News Gothic GDB" w:cs="Arial"/>
                <w:sz w:val="22"/>
                <w:szCs w:val="22"/>
                <w:lang w:bidi="ar-SA"/>
              </w:rPr>
            </w:pPr>
          </w:p>
          <w:p w14:paraId="6DFF8CAD" w14:textId="2FC06931" w:rsidR="002025B7" w:rsidRPr="00DA6D82" w:rsidRDefault="005D616D" w:rsidP="00475621">
            <w:pPr>
              <w:jc w:val="both"/>
              <w:rPr>
                <w:rFonts w:ascii="News Gothic GDB" w:hAnsi="News Gothic GDB" w:cs="Arial"/>
                <w:color w:val="FF0000"/>
                <w:sz w:val="22"/>
                <w:szCs w:val="22"/>
                <w:lang w:bidi="ar-SA"/>
              </w:rPr>
            </w:pPr>
            <w:r w:rsidRPr="00B2127A">
              <w:rPr>
                <w:rFonts w:ascii="News Gothic GDB" w:hAnsi="News Gothic GDB" w:cs="Arial"/>
                <w:color w:val="000000" w:themeColor="text1"/>
                <w:sz w:val="22"/>
                <w:szCs w:val="22"/>
              </w:rPr>
              <w:t>No changes in the process</w:t>
            </w:r>
            <w:r w:rsidR="00555994" w:rsidRPr="00B2127A">
              <w:rPr>
                <w:rFonts w:ascii="News Gothic GDB" w:hAnsi="News Gothic GDB" w:cs="Arial"/>
                <w:color w:val="000000" w:themeColor="text1"/>
                <w:sz w:val="22"/>
                <w:szCs w:val="22"/>
              </w:rPr>
              <w:t xml:space="preserve"> </w:t>
            </w:r>
            <w:r w:rsidR="00562138" w:rsidRPr="00B2127A">
              <w:rPr>
                <w:rFonts w:ascii="News Gothic GDB" w:hAnsi="News Gothic GDB" w:cs="Arial"/>
                <w:color w:val="000000" w:themeColor="text1"/>
                <w:sz w:val="22"/>
                <w:szCs w:val="22"/>
              </w:rPr>
              <w:t xml:space="preserve">since </w:t>
            </w:r>
            <w:r w:rsidR="005C766E" w:rsidRPr="00B2127A">
              <w:rPr>
                <w:rFonts w:ascii="News Gothic GDB" w:hAnsi="News Gothic GDB" w:cs="Arial"/>
                <w:color w:val="000000" w:themeColor="text1"/>
                <w:sz w:val="22"/>
                <w:szCs w:val="22"/>
              </w:rPr>
              <w:t>the previous audit identified</w:t>
            </w:r>
            <w:r w:rsidR="00B2127A">
              <w:rPr>
                <w:rFonts w:ascii="News Gothic GDB" w:hAnsi="News Gothic GDB" w:cs="Arial"/>
                <w:color w:val="000000" w:themeColor="text1"/>
                <w:sz w:val="22"/>
                <w:szCs w:val="22"/>
              </w:rPr>
              <w:t xml:space="preserve"> in the preparation phase. In general, </w:t>
            </w:r>
            <w:r w:rsidR="002675D4">
              <w:rPr>
                <w:rFonts w:ascii="News Gothic GDB" w:hAnsi="News Gothic GDB" w:cs="Arial"/>
                <w:color w:val="000000" w:themeColor="text1"/>
                <w:sz w:val="22"/>
                <w:szCs w:val="22"/>
              </w:rPr>
              <w:t xml:space="preserve">the Digital Authorization Concept </w:t>
            </w:r>
            <w:r w:rsidR="00E87F01">
              <w:rPr>
                <w:rFonts w:ascii="News Gothic GDB" w:hAnsi="News Gothic GDB" w:cs="Arial"/>
                <w:color w:val="000000" w:themeColor="text1"/>
                <w:sz w:val="22"/>
                <w:szCs w:val="22"/>
              </w:rPr>
              <w:t>is currently being</w:t>
            </w:r>
            <w:r w:rsidR="002675D4">
              <w:rPr>
                <w:rFonts w:ascii="News Gothic GDB" w:hAnsi="News Gothic GDB" w:cs="Arial"/>
                <w:color w:val="000000" w:themeColor="text1"/>
                <w:sz w:val="22"/>
                <w:szCs w:val="22"/>
              </w:rPr>
              <w:t xml:space="preserve"> rolled </w:t>
            </w:r>
            <w:r w:rsidR="004462D1">
              <w:rPr>
                <w:rFonts w:ascii="News Gothic GDB" w:hAnsi="News Gothic GDB" w:cs="Arial"/>
                <w:color w:val="000000" w:themeColor="text1"/>
                <w:sz w:val="22"/>
                <w:szCs w:val="22"/>
              </w:rPr>
              <w:t xml:space="preserve">for </w:t>
            </w:r>
            <w:r w:rsidR="002675D4">
              <w:rPr>
                <w:rFonts w:ascii="News Gothic GDB" w:hAnsi="News Gothic GDB" w:cs="Arial"/>
                <w:color w:val="000000" w:themeColor="text1"/>
                <w:sz w:val="22"/>
                <w:szCs w:val="22"/>
              </w:rPr>
              <w:t xml:space="preserve">out </w:t>
            </w:r>
            <w:r w:rsidR="00CE339A">
              <w:rPr>
                <w:rFonts w:ascii="News Gothic GDB" w:hAnsi="News Gothic GDB" w:cs="Arial"/>
                <w:color w:val="000000" w:themeColor="text1"/>
                <w:sz w:val="22"/>
                <w:szCs w:val="22"/>
              </w:rPr>
              <w:t>applications</w:t>
            </w:r>
            <w:r w:rsidR="002675D4">
              <w:rPr>
                <w:rFonts w:ascii="News Gothic GDB" w:hAnsi="News Gothic GDB" w:cs="Arial"/>
                <w:color w:val="000000" w:themeColor="text1"/>
                <w:sz w:val="22"/>
                <w:szCs w:val="22"/>
              </w:rPr>
              <w:t xml:space="preserve"> </w:t>
            </w:r>
            <w:r w:rsidR="00E87F01">
              <w:rPr>
                <w:rFonts w:ascii="News Gothic GDB" w:hAnsi="News Gothic GDB" w:cs="Arial"/>
                <w:color w:val="000000" w:themeColor="text1"/>
                <w:sz w:val="22"/>
                <w:szCs w:val="22"/>
              </w:rPr>
              <w:t>via Nexis application</w:t>
            </w:r>
            <w:r w:rsidR="001E3C93">
              <w:rPr>
                <w:rFonts w:ascii="News Gothic GDB" w:hAnsi="News Gothic GDB" w:cs="Arial"/>
                <w:color w:val="000000" w:themeColor="text1"/>
                <w:sz w:val="22"/>
                <w:szCs w:val="22"/>
              </w:rPr>
              <w:t>.</w:t>
            </w:r>
          </w:p>
          <w:p w14:paraId="454B1DAB" w14:textId="5F51A7D6" w:rsidR="00007414" w:rsidRPr="00007414" w:rsidRDefault="00B9595F" w:rsidP="00007414">
            <w:pPr>
              <w:jc w:val="both"/>
              <w:rPr>
                <w:rFonts w:ascii="News Gothic GDB" w:hAnsi="News Gothic GDB" w:cs="Arial"/>
                <w:sz w:val="22"/>
                <w:szCs w:val="22"/>
              </w:rPr>
            </w:pPr>
            <w:r w:rsidRPr="000C6BA7">
              <w:rPr>
                <w:rFonts w:ascii="News Gothic GDB" w:hAnsi="News Gothic GDB" w:cs="Arial"/>
                <w:sz w:val="22"/>
                <w:szCs w:val="22"/>
              </w:rPr>
              <w:t xml:space="preserve">According to information provided by </w:t>
            </w:r>
            <w:r w:rsidR="000C6BA7" w:rsidRPr="000C6BA7">
              <w:rPr>
                <w:rFonts w:ascii="News Gothic GDB" w:hAnsi="News Gothic GDB" w:cs="Arial"/>
                <w:sz w:val="22"/>
                <w:szCs w:val="22"/>
              </w:rPr>
              <w:t>Identity &amp; Access Management (U)</w:t>
            </w:r>
            <w:r w:rsidR="000C6BA7">
              <w:rPr>
                <w:rFonts w:ascii="News Gothic GDB" w:hAnsi="News Gothic GDB" w:cs="Arial"/>
                <w:sz w:val="22"/>
                <w:szCs w:val="22"/>
              </w:rPr>
              <w:t>,</w:t>
            </w:r>
            <w:r w:rsidR="00405ACD">
              <w:rPr>
                <w:rFonts w:ascii="News Gothic GDB" w:hAnsi="News Gothic GDB" w:cs="Arial"/>
                <w:sz w:val="22"/>
                <w:szCs w:val="22"/>
              </w:rPr>
              <w:t xml:space="preserve"> </w:t>
            </w:r>
            <w:r w:rsidR="003C1EFC">
              <w:rPr>
                <w:rFonts w:ascii="News Gothic GDB" w:hAnsi="News Gothic GDB" w:cs="Arial"/>
                <w:sz w:val="22"/>
                <w:szCs w:val="22"/>
              </w:rPr>
              <w:t>there have not bee</w:t>
            </w:r>
            <w:r w:rsidR="00E90877">
              <w:rPr>
                <w:rFonts w:ascii="News Gothic GDB" w:hAnsi="News Gothic GDB" w:cs="Arial"/>
                <w:sz w:val="22"/>
                <w:szCs w:val="22"/>
              </w:rPr>
              <w:t xml:space="preserve">n any changes </w:t>
            </w:r>
            <w:r w:rsidR="00E90877" w:rsidRPr="00E90877">
              <w:rPr>
                <w:rFonts w:ascii="News Gothic GDB" w:hAnsi="News Gothic GDB" w:cs="Arial"/>
                <w:sz w:val="22"/>
                <w:szCs w:val="22"/>
              </w:rPr>
              <w:t>to the process of managing business roles via Nexis in comparison to June 2024</w:t>
            </w:r>
            <w:r w:rsidR="00E90877">
              <w:rPr>
                <w:rFonts w:ascii="News Gothic GDB" w:hAnsi="News Gothic GDB" w:cs="Arial"/>
                <w:sz w:val="22"/>
                <w:szCs w:val="22"/>
              </w:rPr>
              <w:t xml:space="preserve"> (</w:t>
            </w:r>
            <w:r w:rsidR="006D1EEC">
              <w:rPr>
                <w:rFonts w:ascii="News Gothic GDB" w:hAnsi="News Gothic GDB" w:cs="Arial"/>
                <w:sz w:val="22"/>
                <w:szCs w:val="22"/>
              </w:rPr>
              <w:t xml:space="preserve">around the time of the </w:t>
            </w:r>
            <w:r w:rsidR="00E90877">
              <w:rPr>
                <w:rFonts w:ascii="News Gothic GDB" w:hAnsi="News Gothic GDB" w:cs="Arial"/>
                <w:sz w:val="22"/>
                <w:szCs w:val="22"/>
              </w:rPr>
              <w:t xml:space="preserve">last </w:t>
            </w:r>
            <w:r w:rsidR="00E431CA">
              <w:rPr>
                <w:rFonts w:ascii="News Gothic GDB" w:hAnsi="News Gothic GDB" w:cs="Arial"/>
                <w:sz w:val="22"/>
                <w:szCs w:val="22"/>
              </w:rPr>
              <w:t>IAM audit</w:t>
            </w:r>
            <w:r w:rsidR="00E90877">
              <w:rPr>
                <w:rFonts w:ascii="News Gothic GDB" w:hAnsi="News Gothic GDB" w:cs="Arial"/>
                <w:sz w:val="22"/>
                <w:szCs w:val="22"/>
              </w:rPr>
              <w:t>)</w:t>
            </w:r>
            <w:r w:rsidR="00E431CA">
              <w:rPr>
                <w:rFonts w:ascii="News Gothic GDB" w:hAnsi="News Gothic GDB" w:cs="Arial"/>
                <w:sz w:val="22"/>
                <w:szCs w:val="22"/>
              </w:rPr>
              <w:t>.</w:t>
            </w:r>
            <w:r w:rsidR="00FD5FE9">
              <w:rPr>
                <w:rFonts w:ascii="News Gothic GDB" w:hAnsi="News Gothic GDB" w:cs="Arial"/>
                <w:sz w:val="22"/>
                <w:szCs w:val="22"/>
              </w:rPr>
              <w:t xml:space="preserve"> </w:t>
            </w:r>
            <w:r w:rsidR="00654E6D">
              <w:rPr>
                <w:rFonts w:ascii="News Gothic GDB" w:hAnsi="News Gothic GDB" w:cs="Arial"/>
                <w:sz w:val="22"/>
                <w:szCs w:val="22"/>
              </w:rPr>
              <w:t>In 2024-077 IAM audit, business roles were part of L2</w:t>
            </w:r>
            <w:r w:rsidR="0092626D">
              <w:rPr>
                <w:rFonts w:ascii="News Gothic GDB" w:hAnsi="News Gothic GDB" w:cs="Arial"/>
                <w:sz w:val="22"/>
                <w:szCs w:val="22"/>
              </w:rPr>
              <w:t>s</w:t>
            </w:r>
            <w:r w:rsidR="00654E6D">
              <w:rPr>
                <w:rFonts w:ascii="News Gothic GDB" w:hAnsi="News Gothic GDB" w:cs="Arial"/>
                <w:sz w:val="22"/>
                <w:szCs w:val="22"/>
              </w:rPr>
              <w:t xml:space="preserve"> “</w:t>
            </w:r>
            <w:r w:rsidR="00654E6D" w:rsidRPr="00654E6D">
              <w:rPr>
                <w:rFonts w:ascii="News Gothic GDB" w:hAnsi="News Gothic GDB" w:cs="Arial"/>
                <w:sz w:val="22"/>
                <w:szCs w:val="22"/>
              </w:rPr>
              <w:t>Provisioning Processes via Nexis</w:t>
            </w:r>
            <w:r w:rsidR="00654E6D">
              <w:rPr>
                <w:rFonts w:ascii="News Gothic GDB" w:hAnsi="News Gothic GDB" w:cs="Arial"/>
                <w:sz w:val="22"/>
                <w:szCs w:val="22"/>
              </w:rPr>
              <w:t xml:space="preserve">” </w:t>
            </w:r>
            <w:r w:rsidR="00E501FF">
              <w:rPr>
                <w:rFonts w:ascii="News Gothic GDB" w:hAnsi="News Gothic GDB" w:cs="Arial"/>
                <w:sz w:val="22"/>
                <w:szCs w:val="22"/>
              </w:rPr>
              <w:t xml:space="preserve">and </w:t>
            </w:r>
            <w:r w:rsidR="00E501FF" w:rsidRPr="00D72D48">
              <w:rPr>
                <w:rFonts w:ascii="News Gothic GDB" w:hAnsi="News Gothic GDB" w:cs="Arial"/>
                <w:sz w:val="22"/>
                <w:szCs w:val="22"/>
              </w:rPr>
              <w:t>“Recertification Processes via Nexis”</w:t>
            </w:r>
            <w:r w:rsidR="00E501FF">
              <w:rPr>
                <w:rFonts w:ascii="News Gothic GDB" w:hAnsi="News Gothic GDB" w:cs="Arial"/>
                <w:sz w:val="22"/>
                <w:szCs w:val="22"/>
              </w:rPr>
              <w:t xml:space="preserve"> </w:t>
            </w:r>
            <w:r w:rsidR="00654E6D">
              <w:rPr>
                <w:rFonts w:ascii="News Gothic GDB" w:hAnsi="News Gothic GDB" w:cs="Arial"/>
                <w:sz w:val="22"/>
                <w:szCs w:val="22"/>
              </w:rPr>
              <w:t xml:space="preserve">and </w:t>
            </w:r>
            <w:r w:rsidR="00313C14">
              <w:rPr>
                <w:rFonts w:ascii="News Gothic GDB" w:hAnsi="News Gothic GDB" w:cs="Arial"/>
                <w:sz w:val="22"/>
                <w:szCs w:val="22"/>
              </w:rPr>
              <w:t>had only one S1 finding related to documentation issues, closed prior report issuance. Also, l</w:t>
            </w:r>
            <w:r w:rsidR="00FD5FE9">
              <w:rPr>
                <w:rFonts w:ascii="News Gothic GDB" w:hAnsi="News Gothic GDB" w:cs="Arial"/>
                <w:sz w:val="22"/>
                <w:szCs w:val="22"/>
              </w:rPr>
              <w:t xml:space="preserve">ast year’s </w:t>
            </w:r>
            <w:r w:rsidR="00E504DF" w:rsidRPr="00710671">
              <w:rPr>
                <w:rFonts w:ascii="News Gothic GDB" w:hAnsi="News Gothic GDB" w:cs="Arial"/>
                <w:sz w:val="22"/>
                <w:szCs w:val="22"/>
              </w:rPr>
              <w:t>process</w:t>
            </w:r>
            <w:r w:rsidR="006769F1">
              <w:rPr>
                <w:rFonts w:ascii="News Gothic GDB" w:hAnsi="News Gothic GDB" w:cs="Arial"/>
                <w:sz w:val="22"/>
                <w:szCs w:val="22"/>
              </w:rPr>
              <w:t xml:space="preserve"> description for Nexis business roles </w:t>
            </w:r>
            <w:r w:rsidR="00E504DF" w:rsidRPr="00710671">
              <w:rPr>
                <w:rFonts w:ascii="News Gothic GDB" w:hAnsi="News Gothic GDB" w:cs="Arial"/>
                <w:sz w:val="22"/>
                <w:szCs w:val="22"/>
              </w:rPr>
              <w:t>i</w:t>
            </w:r>
            <w:r w:rsidR="006769F1" w:rsidRPr="00710671">
              <w:rPr>
                <w:rFonts w:ascii="News Gothic GDB" w:hAnsi="News Gothic GDB" w:cs="Arial"/>
                <w:sz w:val="22"/>
                <w:szCs w:val="22"/>
              </w:rPr>
              <w:t>s</w:t>
            </w:r>
            <w:r w:rsidR="006769F1">
              <w:rPr>
                <w:rFonts w:ascii="News Gothic GDB" w:hAnsi="News Gothic GDB" w:cs="Arial"/>
                <w:sz w:val="22"/>
                <w:szCs w:val="22"/>
              </w:rPr>
              <w:t xml:space="preserve"> still valid and has been provided by </w:t>
            </w:r>
            <w:r w:rsidR="006769F1" w:rsidRPr="000C6BA7">
              <w:rPr>
                <w:rFonts w:ascii="News Gothic GDB" w:hAnsi="News Gothic GDB" w:cs="Arial"/>
                <w:sz w:val="22"/>
                <w:szCs w:val="22"/>
              </w:rPr>
              <w:t>Identity &amp; Access Management (U)</w:t>
            </w:r>
            <w:r w:rsidR="006769F1">
              <w:rPr>
                <w:rFonts w:ascii="News Gothic GDB" w:hAnsi="News Gothic GDB" w:cs="Arial"/>
                <w:sz w:val="22"/>
                <w:szCs w:val="22"/>
              </w:rPr>
              <w:t xml:space="preserve">, refer to </w:t>
            </w:r>
            <w:hyperlink r:id="rId49" w:history="1">
              <w:r w:rsidR="00007414" w:rsidRPr="00007414">
                <w:rPr>
                  <w:rStyle w:val="Hyperlink"/>
                  <w:rFonts w:ascii="News Gothic GDB" w:hAnsi="News Gothic GDB" w:cs="Arial"/>
                  <w:sz w:val="22"/>
                  <w:szCs w:val="22"/>
                </w:rPr>
                <w:t>Processes_Nexis_BusinessRoles.docx</w:t>
              </w:r>
            </w:hyperlink>
            <w:r w:rsidR="00007414">
              <w:rPr>
                <w:rFonts w:ascii="News Gothic GDB" w:hAnsi="News Gothic GDB" w:cs="Arial"/>
                <w:sz w:val="22"/>
                <w:szCs w:val="22"/>
              </w:rPr>
              <w:t>.</w:t>
            </w:r>
            <w:r w:rsidR="00A13C72">
              <w:rPr>
                <w:rFonts w:ascii="News Gothic GDB" w:hAnsi="News Gothic GDB" w:cs="Arial"/>
                <w:sz w:val="22"/>
                <w:szCs w:val="22"/>
              </w:rPr>
              <w:t xml:space="preserve"> Also</w:t>
            </w:r>
            <w:r w:rsidR="00D200EE">
              <w:rPr>
                <w:rFonts w:ascii="News Gothic GDB" w:hAnsi="News Gothic GDB" w:cs="Arial"/>
                <w:sz w:val="22"/>
                <w:szCs w:val="22"/>
              </w:rPr>
              <w:t>,</w:t>
            </w:r>
            <w:r w:rsidR="00A13C72">
              <w:rPr>
                <w:rFonts w:ascii="News Gothic GDB" w:hAnsi="News Gothic GDB" w:cs="Arial"/>
                <w:sz w:val="22"/>
                <w:szCs w:val="22"/>
              </w:rPr>
              <w:t xml:space="preserve"> it was confirmed that the </w:t>
            </w:r>
            <w:r w:rsidR="00D200EE">
              <w:rPr>
                <w:rFonts w:ascii="News Gothic GDB" w:hAnsi="News Gothic GDB" w:cs="Arial"/>
                <w:sz w:val="22"/>
                <w:szCs w:val="22"/>
              </w:rPr>
              <w:t>go-live of</w:t>
            </w:r>
            <w:r w:rsidR="00A13C72">
              <w:rPr>
                <w:rFonts w:ascii="News Gothic GDB" w:hAnsi="News Gothic GDB" w:cs="Arial"/>
                <w:sz w:val="22"/>
                <w:szCs w:val="22"/>
              </w:rPr>
              <w:t xml:space="preserve"> </w:t>
            </w:r>
            <w:r w:rsidR="00D200EE">
              <w:rPr>
                <w:rFonts w:ascii="News Gothic GDB" w:hAnsi="News Gothic GDB" w:cs="Arial"/>
                <w:sz w:val="22"/>
                <w:szCs w:val="22"/>
              </w:rPr>
              <w:t xml:space="preserve">the </w:t>
            </w:r>
            <w:r w:rsidR="00A13C72">
              <w:rPr>
                <w:rFonts w:ascii="News Gothic GDB" w:hAnsi="News Gothic GDB" w:cs="Arial"/>
                <w:sz w:val="22"/>
                <w:szCs w:val="22"/>
              </w:rPr>
              <w:t xml:space="preserve">Digital Authorization Concept (DAC) </w:t>
            </w:r>
            <w:r w:rsidR="00D200EE">
              <w:rPr>
                <w:rFonts w:ascii="News Gothic GDB" w:hAnsi="News Gothic GDB" w:cs="Arial"/>
                <w:sz w:val="22"/>
                <w:szCs w:val="22"/>
              </w:rPr>
              <w:t xml:space="preserve">and ongoing rollout </w:t>
            </w:r>
            <w:r w:rsidR="00E655E1">
              <w:rPr>
                <w:rFonts w:ascii="News Gothic GDB" w:hAnsi="News Gothic GDB" w:cs="Arial"/>
                <w:sz w:val="22"/>
                <w:szCs w:val="22"/>
              </w:rPr>
              <w:t>ha</w:t>
            </w:r>
            <w:r w:rsidR="00D200EE">
              <w:rPr>
                <w:rFonts w:ascii="News Gothic GDB" w:hAnsi="News Gothic GDB" w:cs="Arial"/>
                <w:sz w:val="22"/>
                <w:szCs w:val="22"/>
              </w:rPr>
              <w:t>ve</w:t>
            </w:r>
            <w:r w:rsidR="00E655E1">
              <w:rPr>
                <w:rFonts w:ascii="News Gothic GDB" w:hAnsi="News Gothic GDB" w:cs="Arial"/>
                <w:sz w:val="22"/>
                <w:szCs w:val="22"/>
              </w:rPr>
              <w:t xml:space="preserve"> no</w:t>
            </w:r>
            <w:r w:rsidR="00D200EE">
              <w:rPr>
                <w:rFonts w:ascii="News Gothic GDB" w:hAnsi="News Gothic GDB" w:cs="Arial"/>
                <w:sz w:val="22"/>
                <w:szCs w:val="22"/>
              </w:rPr>
              <w:t xml:space="preserve"> impact </w:t>
            </w:r>
            <w:r w:rsidR="00CB19CA">
              <w:rPr>
                <w:rFonts w:ascii="News Gothic GDB" w:hAnsi="News Gothic GDB" w:cs="Arial"/>
                <w:sz w:val="22"/>
                <w:szCs w:val="22"/>
              </w:rPr>
              <w:t>on business roles, business roles are not a part of the DAC.</w:t>
            </w:r>
          </w:p>
          <w:p w14:paraId="333B4A6B" w14:textId="77777777" w:rsidR="00185125" w:rsidRDefault="00185125" w:rsidP="00475621">
            <w:pPr>
              <w:jc w:val="both"/>
              <w:rPr>
                <w:rFonts w:ascii="News Gothic GDB" w:hAnsi="News Gothic GDB" w:cs="Arial"/>
                <w:color w:val="FF0000"/>
                <w:sz w:val="22"/>
                <w:szCs w:val="22"/>
                <w:lang w:bidi="ar-SA"/>
              </w:rPr>
            </w:pPr>
          </w:p>
          <w:p w14:paraId="328FF32B" w14:textId="4CD6D406" w:rsidR="00AB424B" w:rsidRPr="00234365" w:rsidRDefault="00F40DE9" w:rsidP="00080C28">
            <w:pPr>
              <w:jc w:val="both"/>
              <w:rPr>
                <w:rFonts w:ascii="News Gothic GDB" w:hAnsi="News Gothic GDB" w:cs="Arial"/>
                <w:sz w:val="22"/>
                <w:szCs w:val="22"/>
              </w:rPr>
            </w:pPr>
            <w:r>
              <w:rPr>
                <w:rFonts w:ascii="News Gothic GDB" w:hAnsi="News Gothic GDB" w:cs="Arial"/>
                <w:sz w:val="22"/>
                <w:szCs w:val="22"/>
                <w:lang w:bidi="ar-SA"/>
              </w:rPr>
              <w:t xml:space="preserve">During the </w:t>
            </w:r>
            <w:r w:rsidR="00D42AEA">
              <w:rPr>
                <w:rFonts w:ascii="News Gothic GDB" w:hAnsi="News Gothic GDB" w:cs="Arial"/>
                <w:sz w:val="22"/>
                <w:szCs w:val="22"/>
                <w:lang w:bidi="ar-SA"/>
              </w:rPr>
              <w:t xml:space="preserve">preparation </w:t>
            </w:r>
            <w:r w:rsidR="001C787F">
              <w:rPr>
                <w:rFonts w:ascii="News Gothic GDB" w:hAnsi="News Gothic GDB" w:cs="Arial"/>
                <w:sz w:val="22"/>
                <w:szCs w:val="22"/>
                <w:lang w:bidi="ar-SA"/>
              </w:rPr>
              <w:t>phase IA</w:t>
            </w:r>
            <w:r w:rsidR="00FA21AE">
              <w:rPr>
                <w:rFonts w:ascii="News Gothic GDB" w:hAnsi="News Gothic GDB" w:cs="Arial"/>
                <w:sz w:val="22"/>
                <w:szCs w:val="22"/>
                <w:lang w:bidi="ar-SA"/>
              </w:rPr>
              <w:t xml:space="preserve"> also </w:t>
            </w:r>
            <w:r w:rsidR="000500DC">
              <w:rPr>
                <w:rFonts w:ascii="News Gothic GDB" w:hAnsi="News Gothic GDB" w:cs="Arial"/>
                <w:sz w:val="22"/>
                <w:szCs w:val="22"/>
                <w:lang w:bidi="ar-SA"/>
              </w:rPr>
              <w:t>briefly f</w:t>
            </w:r>
            <w:r w:rsidR="000500DC" w:rsidRPr="000500DC">
              <w:rPr>
                <w:rFonts w:ascii="News Gothic GDB" w:hAnsi="News Gothic GDB" w:cs="Arial"/>
                <w:sz w:val="22"/>
                <w:szCs w:val="22"/>
                <w:lang w:bidi="ar-SA"/>
              </w:rPr>
              <w:t>ollow</w:t>
            </w:r>
            <w:r w:rsidR="000500DC">
              <w:rPr>
                <w:rFonts w:ascii="News Gothic GDB" w:hAnsi="News Gothic GDB" w:cs="Arial"/>
                <w:sz w:val="22"/>
                <w:szCs w:val="22"/>
                <w:lang w:bidi="ar-SA"/>
              </w:rPr>
              <w:t xml:space="preserve">ed </w:t>
            </w:r>
            <w:r w:rsidR="000500DC" w:rsidRPr="000500DC">
              <w:rPr>
                <w:rFonts w:ascii="News Gothic GDB" w:hAnsi="News Gothic GDB" w:cs="Arial"/>
                <w:sz w:val="22"/>
                <w:szCs w:val="22"/>
                <w:lang w:bidi="ar-SA"/>
              </w:rPr>
              <w:t xml:space="preserve">up </w:t>
            </w:r>
            <w:r w:rsidR="00257298">
              <w:rPr>
                <w:rFonts w:ascii="News Gothic GDB" w:hAnsi="News Gothic GDB" w:cs="Arial"/>
                <w:sz w:val="22"/>
                <w:szCs w:val="22"/>
                <w:lang w:bidi="ar-SA"/>
              </w:rPr>
              <w:t xml:space="preserve">internally </w:t>
            </w:r>
            <w:r w:rsidR="00AC33C6">
              <w:rPr>
                <w:rFonts w:ascii="News Gothic GDB" w:hAnsi="News Gothic GDB" w:cs="Arial"/>
                <w:sz w:val="22"/>
                <w:szCs w:val="22"/>
                <w:lang w:bidi="ar-SA"/>
              </w:rPr>
              <w:t xml:space="preserve">regarding a </w:t>
            </w:r>
            <w:r w:rsidR="000500DC" w:rsidRPr="000500DC">
              <w:rPr>
                <w:rFonts w:ascii="News Gothic GDB" w:hAnsi="News Gothic GDB" w:cs="Arial"/>
                <w:sz w:val="22"/>
                <w:szCs w:val="22"/>
                <w:lang w:bidi="ar-SA"/>
              </w:rPr>
              <w:t>Nex</w:t>
            </w:r>
            <w:r w:rsidR="00AC33C6">
              <w:rPr>
                <w:rFonts w:ascii="News Gothic GDB" w:hAnsi="News Gothic GDB" w:cs="Arial"/>
                <w:sz w:val="22"/>
                <w:szCs w:val="22"/>
                <w:lang w:bidi="ar-SA"/>
              </w:rPr>
              <w:t>i</w:t>
            </w:r>
            <w:r w:rsidR="000500DC" w:rsidRPr="000500DC">
              <w:rPr>
                <w:rFonts w:ascii="News Gothic GDB" w:hAnsi="News Gothic GDB" w:cs="Arial"/>
                <w:sz w:val="22"/>
                <w:szCs w:val="22"/>
                <w:lang w:bidi="ar-SA"/>
              </w:rPr>
              <w:t xml:space="preserve">s bug that </w:t>
            </w:r>
            <w:r w:rsidR="000500DC" w:rsidRPr="00710671">
              <w:rPr>
                <w:rFonts w:ascii="News Gothic GDB" w:hAnsi="News Gothic GDB" w:cs="Arial"/>
                <w:sz w:val="22"/>
                <w:szCs w:val="22"/>
                <w:lang w:bidi="ar-SA"/>
              </w:rPr>
              <w:t>cause</w:t>
            </w:r>
            <w:r w:rsidR="00E504DF" w:rsidRPr="00710671">
              <w:rPr>
                <w:rFonts w:ascii="News Gothic GDB" w:hAnsi="News Gothic GDB" w:cs="Arial"/>
                <w:sz w:val="22"/>
                <w:szCs w:val="22"/>
                <w:lang w:bidi="ar-SA"/>
              </w:rPr>
              <w:t>d an</w:t>
            </w:r>
            <w:r w:rsidR="000500DC" w:rsidRPr="000500DC">
              <w:rPr>
                <w:rFonts w:ascii="News Gothic GDB" w:hAnsi="News Gothic GDB" w:cs="Arial"/>
                <w:sz w:val="22"/>
                <w:szCs w:val="22"/>
                <w:lang w:bidi="ar-SA"/>
              </w:rPr>
              <w:t xml:space="preserve"> issue in accessing SAM for some auditor</w:t>
            </w:r>
            <w:r w:rsidR="00AA59D5">
              <w:rPr>
                <w:rFonts w:ascii="News Gothic GDB" w:hAnsi="News Gothic GDB" w:cs="Arial"/>
                <w:sz w:val="22"/>
                <w:szCs w:val="22"/>
                <w:lang w:bidi="ar-SA"/>
              </w:rPr>
              <w:t>s</w:t>
            </w:r>
            <w:r w:rsidR="003420B4">
              <w:rPr>
                <w:rFonts w:ascii="News Gothic GDB" w:hAnsi="News Gothic GDB" w:cs="Arial"/>
                <w:sz w:val="22"/>
                <w:szCs w:val="22"/>
                <w:lang w:bidi="ar-SA"/>
              </w:rPr>
              <w:t xml:space="preserve">. As per internal discussions, this </w:t>
            </w:r>
            <w:r w:rsidR="00ED21AE">
              <w:rPr>
                <w:rFonts w:ascii="News Gothic GDB" w:hAnsi="News Gothic GDB" w:cs="Arial"/>
                <w:sz w:val="22"/>
                <w:szCs w:val="22"/>
                <w:lang w:bidi="ar-SA"/>
              </w:rPr>
              <w:t>was a one</w:t>
            </w:r>
            <w:r w:rsidR="00690514" w:rsidRPr="00710671">
              <w:rPr>
                <w:rFonts w:ascii="News Gothic GDB" w:hAnsi="News Gothic GDB" w:cs="Arial"/>
                <w:sz w:val="22"/>
                <w:szCs w:val="22"/>
                <w:lang w:bidi="ar-SA"/>
              </w:rPr>
              <w:t>-</w:t>
            </w:r>
            <w:r w:rsidR="00ED21AE">
              <w:rPr>
                <w:rFonts w:ascii="News Gothic GDB" w:hAnsi="News Gothic GDB" w:cs="Arial"/>
                <w:sz w:val="22"/>
                <w:szCs w:val="22"/>
                <w:lang w:bidi="ar-SA"/>
              </w:rPr>
              <w:t xml:space="preserve">time problem and </w:t>
            </w:r>
            <w:r w:rsidR="00ED21AE">
              <w:rPr>
                <w:rFonts w:ascii="News Gothic GDB" w:hAnsi="News Gothic GDB" w:cs="Arial"/>
                <w:sz w:val="22"/>
                <w:szCs w:val="22"/>
              </w:rPr>
              <w:t>not</w:t>
            </w:r>
            <w:r w:rsidR="00ED21AE">
              <w:rPr>
                <w:rFonts w:ascii="News Gothic GDB" w:hAnsi="News Gothic GDB" w:cs="Arial"/>
                <w:sz w:val="22"/>
                <w:szCs w:val="22"/>
                <w:lang w:bidi="ar-SA"/>
              </w:rPr>
              <w:t xml:space="preserve"> a </w:t>
            </w:r>
            <w:r w:rsidR="0060530D">
              <w:rPr>
                <w:rFonts w:ascii="News Gothic GDB" w:hAnsi="News Gothic GDB" w:cs="Arial"/>
                <w:sz w:val="22"/>
                <w:szCs w:val="22"/>
                <w:lang w:bidi="ar-SA"/>
              </w:rPr>
              <w:t xml:space="preserve">process </w:t>
            </w:r>
            <w:r w:rsidR="0079169A">
              <w:rPr>
                <w:rFonts w:ascii="News Gothic GDB" w:hAnsi="News Gothic GDB" w:cs="Arial"/>
                <w:sz w:val="22"/>
                <w:szCs w:val="22"/>
              </w:rPr>
              <w:t>problem</w:t>
            </w:r>
            <w:r w:rsidR="001604B9">
              <w:rPr>
                <w:rFonts w:ascii="News Gothic GDB" w:hAnsi="News Gothic GDB" w:cs="Arial"/>
                <w:sz w:val="22"/>
                <w:szCs w:val="22"/>
              </w:rPr>
              <w:t xml:space="preserve">: </w:t>
            </w:r>
            <w:r w:rsidR="00550BE0" w:rsidRPr="00550BE0">
              <w:rPr>
                <w:rFonts w:ascii="News Gothic GDB" w:hAnsi="News Gothic GDB" w:cs="Arial"/>
                <w:sz w:val="22"/>
                <w:szCs w:val="22"/>
              </w:rPr>
              <w:t xml:space="preserve">It was reported on 16 May that some auditors lost </w:t>
            </w:r>
            <w:r w:rsidR="004C4C07" w:rsidRPr="00550BE0">
              <w:rPr>
                <w:rFonts w:ascii="News Gothic GDB" w:hAnsi="News Gothic GDB" w:cs="Arial"/>
                <w:sz w:val="22"/>
                <w:szCs w:val="22"/>
              </w:rPr>
              <w:t>access</w:t>
            </w:r>
            <w:r w:rsidR="00550BE0" w:rsidRPr="00550BE0">
              <w:rPr>
                <w:rFonts w:ascii="News Gothic GDB" w:hAnsi="News Gothic GDB" w:cs="Arial"/>
                <w:sz w:val="22"/>
                <w:szCs w:val="22"/>
              </w:rPr>
              <w:t xml:space="preserve"> to </w:t>
            </w:r>
            <w:r w:rsidR="0093529C">
              <w:rPr>
                <w:rFonts w:ascii="News Gothic GDB" w:hAnsi="News Gothic GDB" w:cs="Arial"/>
                <w:sz w:val="22"/>
                <w:szCs w:val="22"/>
              </w:rPr>
              <w:t xml:space="preserve">the </w:t>
            </w:r>
            <w:r w:rsidR="00550BE0">
              <w:rPr>
                <w:rFonts w:ascii="News Gothic GDB" w:hAnsi="News Gothic GDB" w:cs="Arial"/>
                <w:sz w:val="22"/>
                <w:szCs w:val="22"/>
              </w:rPr>
              <w:t xml:space="preserve">audit management tool </w:t>
            </w:r>
            <w:r w:rsidR="00550BE0" w:rsidRPr="00550BE0">
              <w:rPr>
                <w:rFonts w:ascii="News Gothic GDB" w:hAnsi="News Gothic GDB" w:cs="Arial"/>
                <w:sz w:val="22"/>
                <w:szCs w:val="22"/>
              </w:rPr>
              <w:t>SAM</w:t>
            </w:r>
            <w:r w:rsidR="00DF0F07">
              <w:rPr>
                <w:rFonts w:ascii="News Gothic GDB" w:hAnsi="News Gothic GDB" w:cs="Arial"/>
                <w:sz w:val="22"/>
                <w:szCs w:val="22"/>
              </w:rPr>
              <w:t xml:space="preserve">. IA reported the </w:t>
            </w:r>
            <w:r w:rsidR="008E477C" w:rsidRPr="008E477C">
              <w:rPr>
                <w:rFonts w:ascii="News Gothic GDB" w:hAnsi="News Gothic GDB" w:cs="Arial"/>
                <w:sz w:val="22"/>
                <w:szCs w:val="22"/>
              </w:rPr>
              <w:t>problem to Identity &amp; Access Management (U), specifically</w:t>
            </w:r>
            <w:r w:rsidR="008E477C">
              <w:rPr>
                <w:rFonts w:ascii="News Gothic GDB" w:hAnsi="News Gothic GDB" w:cs="Arial"/>
                <w:sz w:val="22"/>
                <w:szCs w:val="22"/>
              </w:rPr>
              <w:t xml:space="preserve"> </w:t>
            </w:r>
            <w:r w:rsidR="008E477C" w:rsidRPr="008E477C">
              <w:rPr>
                <w:rFonts w:ascii="News Gothic GDB" w:hAnsi="News Gothic GDB" w:cs="Arial"/>
                <w:sz w:val="22"/>
                <w:szCs w:val="22"/>
              </w:rPr>
              <w:t>and got the info that something went wrong, which the team quickly fixed</w:t>
            </w:r>
            <w:r w:rsidR="008E477C">
              <w:rPr>
                <w:rFonts w:ascii="News Gothic GDB" w:hAnsi="News Gothic GDB" w:cs="Arial"/>
                <w:sz w:val="22"/>
                <w:szCs w:val="22"/>
              </w:rPr>
              <w:t>.</w:t>
            </w:r>
            <w:r w:rsidR="005E3A5B">
              <w:rPr>
                <w:rFonts w:ascii="News Gothic GDB" w:hAnsi="News Gothic GDB" w:cs="Arial"/>
                <w:sz w:val="22"/>
                <w:szCs w:val="22"/>
              </w:rPr>
              <w:t xml:space="preserve"> The problem was </w:t>
            </w:r>
            <w:r w:rsidR="008A5ED8" w:rsidRPr="008A5ED8">
              <w:rPr>
                <w:rFonts w:ascii="News Gothic GDB" w:hAnsi="News Gothic GDB" w:cs="Arial"/>
                <w:sz w:val="22"/>
                <w:szCs w:val="22"/>
              </w:rPr>
              <w:t>solved shortly thereafter (i.e. auditors could re</w:t>
            </w:r>
            <w:r w:rsidR="00C9203D">
              <w:rPr>
                <w:rFonts w:ascii="News Gothic GDB" w:hAnsi="News Gothic GDB" w:cs="Arial"/>
                <w:sz w:val="22"/>
                <w:szCs w:val="22"/>
              </w:rPr>
              <w:t>-</w:t>
            </w:r>
            <w:r w:rsidR="008A5ED8" w:rsidRPr="008A5ED8">
              <w:rPr>
                <w:rFonts w:ascii="News Gothic GDB" w:hAnsi="News Gothic GDB" w:cs="Arial"/>
                <w:sz w:val="22"/>
                <w:szCs w:val="22"/>
              </w:rPr>
              <w:t>access SAM)</w:t>
            </w:r>
            <w:r w:rsidR="004C4C07">
              <w:rPr>
                <w:rFonts w:ascii="News Gothic GDB" w:hAnsi="News Gothic GDB" w:cs="Arial"/>
                <w:sz w:val="22"/>
                <w:szCs w:val="22"/>
              </w:rPr>
              <w:t xml:space="preserve">, </w:t>
            </w:r>
            <w:r w:rsidR="00234365">
              <w:rPr>
                <w:rFonts w:ascii="News Gothic GDB" w:hAnsi="News Gothic GDB" w:cs="Arial"/>
                <w:sz w:val="22"/>
                <w:szCs w:val="22"/>
                <w:lang w:bidi="ar-SA"/>
              </w:rPr>
              <w:t>also refe</w:t>
            </w:r>
            <w:r w:rsidR="001C787F">
              <w:rPr>
                <w:rFonts w:ascii="News Gothic GDB" w:hAnsi="News Gothic GDB" w:cs="Arial"/>
                <w:sz w:val="22"/>
                <w:szCs w:val="22"/>
                <w:lang w:bidi="ar-SA"/>
              </w:rPr>
              <w:t xml:space="preserve">r to </w:t>
            </w:r>
            <w:hyperlink r:id="rId50" w:history="1">
              <w:r w:rsidR="009B6DA6" w:rsidRPr="009B6DA6">
                <w:rPr>
                  <w:rStyle w:val="Hyperlink"/>
                  <w:rFonts w:ascii="News Gothic GDB" w:hAnsi="News Gothic GDB" w:cs="Arial"/>
                  <w:sz w:val="22"/>
                  <w:szCs w:val="22"/>
                </w:rPr>
                <w:t>RE_ 2025-067 IAM - Bug with SAP SAM and business roles - support request.msg</w:t>
              </w:r>
            </w:hyperlink>
            <w:r w:rsidR="00234365">
              <w:rPr>
                <w:rFonts w:ascii="News Gothic GDB" w:hAnsi="News Gothic GDB" w:cs="Arial"/>
                <w:sz w:val="22"/>
                <w:szCs w:val="22"/>
              </w:rPr>
              <w:t>.</w:t>
            </w:r>
          </w:p>
        </w:tc>
      </w:tr>
      <w:tr w:rsidR="00AB424B" w:rsidRPr="00F27756" w14:paraId="6A97A90F" w14:textId="77777777" w:rsidTr="3BBD1EDD">
        <w:tc>
          <w:tcPr>
            <w:tcW w:w="1620" w:type="dxa"/>
          </w:tcPr>
          <w:p w14:paraId="3348BD74" w14:textId="77777777" w:rsidR="00AB424B" w:rsidRPr="00F27756" w:rsidRDefault="00AB424B" w:rsidP="00F0051C">
            <w:pPr>
              <w:rPr>
                <w:rFonts w:ascii="News Gothic GDB" w:hAnsi="News Gothic GDB"/>
              </w:rPr>
            </w:pPr>
            <w:r w:rsidRPr="6ABC4B8F">
              <w:rPr>
                <w:rFonts w:ascii="News Gothic GDB" w:hAnsi="News Gothic GDB" w:cs="Arial"/>
                <w:sz w:val="22"/>
                <w:szCs w:val="22"/>
              </w:rPr>
              <w:lastRenderedPageBreak/>
              <w:t>Key business indicators</w:t>
            </w:r>
          </w:p>
        </w:tc>
        <w:tc>
          <w:tcPr>
            <w:tcW w:w="13134" w:type="dxa"/>
          </w:tcPr>
          <w:p w14:paraId="0E85A1D9" w14:textId="6902C930" w:rsidR="00F71B33" w:rsidRPr="006A2159" w:rsidRDefault="00875830" w:rsidP="00475621">
            <w:pPr>
              <w:jc w:val="both"/>
              <w:rPr>
                <w:rFonts w:ascii="News Gothic GDB" w:hAnsi="News Gothic GDB" w:cs="Arial"/>
                <w:sz w:val="22"/>
                <w:szCs w:val="22"/>
              </w:rPr>
            </w:pPr>
            <w:r w:rsidRPr="006A2159">
              <w:rPr>
                <w:rFonts w:ascii="News Gothic GDB" w:hAnsi="News Gothic GDB" w:cs="Arial"/>
                <w:sz w:val="22"/>
                <w:szCs w:val="22"/>
              </w:rPr>
              <w:t xml:space="preserve">No separate key business indicators identified </w:t>
            </w:r>
            <w:r w:rsidR="00D1688F" w:rsidRPr="006A2159">
              <w:rPr>
                <w:rFonts w:ascii="News Gothic GDB" w:hAnsi="News Gothic GDB" w:cs="Arial"/>
                <w:sz w:val="22"/>
                <w:szCs w:val="22"/>
              </w:rPr>
              <w:t>specifically regarding business roles.</w:t>
            </w:r>
            <w:r w:rsidR="00571520" w:rsidRPr="006A2159">
              <w:rPr>
                <w:rFonts w:ascii="News Gothic GDB" w:hAnsi="News Gothic GDB" w:cs="Arial"/>
                <w:sz w:val="22"/>
                <w:szCs w:val="22"/>
              </w:rPr>
              <w:t xml:space="preserve"> These are a specific subset of identity and access management only</w:t>
            </w:r>
            <w:r w:rsidR="008F266B" w:rsidRPr="006A2159">
              <w:rPr>
                <w:rFonts w:ascii="News Gothic GDB" w:hAnsi="News Gothic GDB" w:cs="Arial"/>
                <w:sz w:val="22"/>
                <w:szCs w:val="22"/>
              </w:rPr>
              <w:t xml:space="preserve"> – no </w:t>
            </w:r>
            <w:r w:rsidR="00C82BAA" w:rsidRPr="006A2159">
              <w:rPr>
                <w:rFonts w:ascii="News Gothic GDB" w:hAnsi="News Gothic GDB" w:cs="Arial"/>
                <w:sz w:val="22"/>
                <w:szCs w:val="22"/>
              </w:rPr>
              <w:t xml:space="preserve">dedicated </w:t>
            </w:r>
            <w:r w:rsidR="008F266B" w:rsidRPr="006A2159">
              <w:rPr>
                <w:rFonts w:ascii="News Gothic GDB" w:hAnsi="News Gothic GDB" w:cs="Arial"/>
                <w:sz w:val="22"/>
                <w:szCs w:val="22"/>
              </w:rPr>
              <w:t>key business indicators ex</w:t>
            </w:r>
            <w:r w:rsidR="006953D4" w:rsidRPr="006A2159">
              <w:rPr>
                <w:rFonts w:ascii="News Gothic GDB" w:hAnsi="News Gothic GDB" w:cs="Arial"/>
                <w:sz w:val="22"/>
                <w:szCs w:val="22"/>
              </w:rPr>
              <w:t>pected</w:t>
            </w:r>
            <w:r w:rsidR="00377EE9" w:rsidRPr="006A2159">
              <w:rPr>
                <w:rFonts w:ascii="News Gothic GDB" w:hAnsi="News Gothic GDB" w:cs="Arial"/>
                <w:sz w:val="22"/>
                <w:szCs w:val="22"/>
              </w:rPr>
              <w:t>.</w:t>
            </w:r>
          </w:p>
          <w:p w14:paraId="60CC691F" w14:textId="16BF727A" w:rsidR="00E27913" w:rsidRPr="006A2159" w:rsidRDefault="00E27913" w:rsidP="00475621">
            <w:pPr>
              <w:jc w:val="both"/>
              <w:rPr>
                <w:rFonts w:ascii="News Gothic GDB" w:hAnsi="News Gothic GDB" w:cs="Arial"/>
                <w:sz w:val="22"/>
                <w:szCs w:val="22"/>
              </w:rPr>
            </w:pPr>
          </w:p>
          <w:p w14:paraId="46594ACE" w14:textId="29F345FB" w:rsidR="00AB424B" w:rsidRPr="00BD07C3" w:rsidRDefault="00D632D7" w:rsidP="00BD07C3">
            <w:pPr>
              <w:jc w:val="both"/>
              <w:rPr>
                <w:rFonts w:ascii="News Gothic GDB" w:hAnsi="News Gothic GDB" w:cs="Arial"/>
                <w:sz w:val="22"/>
                <w:szCs w:val="22"/>
              </w:rPr>
            </w:pPr>
            <w:r w:rsidRPr="006A2159">
              <w:rPr>
                <w:rFonts w:ascii="News Gothic GDB" w:hAnsi="News Gothic GDB" w:cs="Arial"/>
                <w:sz w:val="22"/>
                <w:szCs w:val="22"/>
              </w:rPr>
              <w:lastRenderedPageBreak/>
              <w:t xml:space="preserve">Note: General KPIs (however not key business indicators) are reported in the </w:t>
            </w:r>
            <w:r w:rsidR="006F34D3" w:rsidRPr="006A2159">
              <w:rPr>
                <w:rFonts w:ascii="News Gothic GDB" w:hAnsi="News Gothic GDB" w:cs="Arial"/>
                <w:sz w:val="22"/>
                <w:szCs w:val="22"/>
              </w:rPr>
              <w:t>monthly</w:t>
            </w:r>
            <w:r w:rsidRPr="006A2159">
              <w:rPr>
                <w:rFonts w:ascii="News Gothic GDB" w:hAnsi="News Gothic GDB" w:cs="Arial"/>
                <w:sz w:val="22"/>
                <w:szCs w:val="22"/>
              </w:rPr>
              <w:t xml:space="preserve"> </w:t>
            </w:r>
            <w:r w:rsidR="006F34D3" w:rsidRPr="006A2159">
              <w:rPr>
                <w:rFonts w:ascii="News Gothic GDB" w:hAnsi="News Gothic GDB" w:cs="Arial"/>
                <w:sz w:val="22"/>
                <w:szCs w:val="22"/>
              </w:rPr>
              <w:t xml:space="preserve">Digital Security Committee </w:t>
            </w:r>
            <w:r w:rsidR="00C74B9C" w:rsidRPr="006A2159">
              <w:rPr>
                <w:rFonts w:ascii="News Gothic GDB" w:hAnsi="News Gothic GDB" w:cs="Arial"/>
                <w:sz w:val="22"/>
                <w:szCs w:val="22"/>
              </w:rPr>
              <w:t xml:space="preserve">(DSC) </w:t>
            </w:r>
            <w:r w:rsidR="00D77807" w:rsidRPr="006A2159">
              <w:rPr>
                <w:rFonts w:ascii="News Gothic GDB" w:hAnsi="News Gothic GDB" w:cs="Arial"/>
                <w:sz w:val="22"/>
                <w:szCs w:val="22"/>
              </w:rPr>
              <w:t xml:space="preserve">for </w:t>
            </w:r>
            <w:r w:rsidR="008F1502" w:rsidRPr="006A2159">
              <w:rPr>
                <w:rFonts w:ascii="News Gothic GDB" w:hAnsi="News Gothic GDB" w:cs="Arial"/>
                <w:sz w:val="22"/>
                <w:szCs w:val="22"/>
              </w:rPr>
              <w:t>topic Access Control Management</w:t>
            </w:r>
            <w:r w:rsidR="00470C72" w:rsidRPr="006A2159">
              <w:rPr>
                <w:rFonts w:ascii="News Gothic GDB" w:hAnsi="News Gothic GDB" w:cs="Arial"/>
                <w:sz w:val="22"/>
                <w:szCs w:val="22"/>
              </w:rPr>
              <w:t xml:space="preserve"> with sub topics </w:t>
            </w:r>
            <w:r w:rsidR="00B0549C" w:rsidRPr="006A2159">
              <w:rPr>
                <w:rFonts w:ascii="News Gothic GDB" w:hAnsi="News Gothic GDB" w:cs="Arial"/>
                <w:sz w:val="22"/>
                <w:szCs w:val="22"/>
              </w:rPr>
              <w:t xml:space="preserve">IIQ onboarding (Applications), </w:t>
            </w:r>
            <w:r w:rsidR="009718C9" w:rsidRPr="006A2159">
              <w:rPr>
                <w:rFonts w:ascii="News Gothic GDB" w:hAnsi="News Gothic GDB" w:cs="Arial"/>
                <w:sz w:val="22"/>
                <w:szCs w:val="22"/>
              </w:rPr>
              <w:t xml:space="preserve">IIQ onboarding (Infrastructure) and </w:t>
            </w:r>
            <w:r w:rsidR="006F34D3" w:rsidRPr="006A2159">
              <w:rPr>
                <w:rFonts w:ascii="News Gothic GDB" w:hAnsi="News Gothic GDB" w:cs="Arial"/>
                <w:sz w:val="22"/>
                <w:szCs w:val="22"/>
              </w:rPr>
              <w:t xml:space="preserve">Segregation of Duties (Application) =&gt; all indicators green according to </w:t>
            </w:r>
            <w:r w:rsidR="00C74B9C" w:rsidRPr="006A2159">
              <w:rPr>
                <w:rFonts w:ascii="News Gothic GDB" w:hAnsi="News Gothic GDB" w:cs="Arial"/>
                <w:sz w:val="22"/>
                <w:szCs w:val="22"/>
              </w:rPr>
              <w:t>DSC</w:t>
            </w:r>
            <w:r w:rsidR="00B7151C" w:rsidRPr="006A2159">
              <w:rPr>
                <w:rFonts w:ascii="News Gothic GDB" w:hAnsi="News Gothic GDB" w:cs="Arial"/>
                <w:sz w:val="22"/>
                <w:szCs w:val="22"/>
              </w:rPr>
              <w:t xml:space="preserve"> </w:t>
            </w:r>
            <w:r w:rsidR="00DF34B2" w:rsidRPr="006A2159">
              <w:rPr>
                <w:rFonts w:ascii="News Gothic GDB" w:hAnsi="News Gothic GDB" w:cs="Arial"/>
                <w:sz w:val="22"/>
                <w:szCs w:val="22"/>
              </w:rPr>
              <w:t xml:space="preserve">KPI report June 2025, refer to </w:t>
            </w:r>
            <w:hyperlink r:id="rId51" w:history="1">
              <w:r w:rsidR="00BD07C3" w:rsidRPr="006A2159">
                <w:rPr>
                  <w:rStyle w:val="Hyperlink"/>
                  <w:rFonts w:ascii="News Gothic GDB" w:hAnsi="News Gothic GDB" w:cs="Arial"/>
                  <w:sz w:val="22"/>
                  <w:szCs w:val="22"/>
                </w:rPr>
                <w:t>202506_DSC_KPI.pdf</w:t>
              </w:r>
            </w:hyperlink>
            <w:r w:rsidR="00BD07C3" w:rsidRPr="006A2159">
              <w:rPr>
                <w:rFonts w:ascii="News Gothic GDB" w:hAnsi="News Gothic GDB" w:cs="Arial"/>
                <w:sz w:val="22"/>
                <w:szCs w:val="22"/>
              </w:rPr>
              <w:t>.</w:t>
            </w:r>
            <w:r w:rsidR="00AB424B" w:rsidRPr="00BD07C3">
              <w:rPr>
                <w:rFonts w:ascii="News Gothic GDB" w:hAnsi="News Gothic GDB" w:cs="Arial"/>
                <w:color w:val="FF0000"/>
              </w:rPr>
              <w:t xml:space="preserve"> </w:t>
            </w:r>
          </w:p>
        </w:tc>
      </w:tr>
      <w:tr w:rsidR="00AB424B" w:rsidRPr="00F27756" w14:paraId="6DCD8FE8" w14:textId="77777777" w:rsidTr="3BBD1EDD">
        <w:tc>
          <w:tcPr>
            <w:tcW w:w="1620" w:type="dxa"/>
          </w:tcPr>
          <w:p w14:paraId="573D97B0" w14:textId="77777777" w:rsidR="00AB424B" w:rsidRPr="00F27756" w:rsidRDefault="00AB424B" w:rsidP="00F0051C">
            <w:pPr>
              <w:rPr>
                <w:rFonts w:ascii="News Gothic GDB" w:hAnsi="News Gothic GDB"/>
              </w:rPr>
            </w:pPr>
          </w:p>
        </w:tc>
        <w:tc>
          <w:tcPr>
            <w:tcW w:w="13134" w:type="dxa"/>
          </w:tcPr>
          <w:p w14:paraId="70F122B6" w14:textId="77777777" w:rsidR="00AB424B" w:rsidRPr="00F27756" w:rsidRDefault="00AB424B" w:rsidP="00475621">
            <w:pPr>
              <w:jc w:val="both"/>
              <w:rPr>
                <w:rFonts w:ascii="News Gothic GDB" w:hAnsi="News Gothic GDB"/>
              </w:rPr>
            </w:pPr>
          </w:p>
        </w:tc>
      </w:tr>
      <w:tr w:rsidR="00A33716" w:rsidRPr="00F27756" w14:paraId="01C5F075" w14:textId="77777777" w:rsidTr="3BBD1EDD">
        <w:tc>
          <w:tcPr>
            <w:tcW w:w="1620" w:type="dxa"/>
          </w:tcPr>
          <w:p w14:paraId="0D2A1358" w14:textId="6F18A5E1" w:rsidR="00A33716" w:rsidRPr="00F27756" w:rsidRDefault="00A33716" w:rsidP="00F0051C">
            <w:pPr>
              <w:rPr>
                <w:rFonts w:ascii="News Gothic GDB" w:hAnsi="News Gothic GDB" w:cs="Arial"/>
                <w:sz w:val="22"/>
                <w:szCs w:val="22"/>
                <w:lang w:bidi="ar-SA"/>
              </w:rPr>
            </w:pPr>
            <w:r w:rsidRPr="6ABC4B8F">
              <w:rPr>
                <w:rFonts w:ascii="News Gothic GDB" w:hAnsi="News Gothic GDB" w:cs="Arial"/>
                <w:sz w:val="16"/>
                <w:szCs w:val="16"/>
              </w:rPr>
              <w:t xml:space="preserve">IT environment + Cloud services </w:t>
            </w:r>
          </w:p>
        </w:tc>
        <w:tc>
          <w:tcPr>
            <w:tcW w:w="13134" w:type="dxa"/>
          </w:tcPr>
          <w:p w14:paraId="6D846514" w14:textId="77777777" w:rsidR="00A33716" w:rsidRPr="00F27756" w:rsidRDefault="00A33716" w:rsidP="00475621">
            <w:pPr>
              <w:jc w:val="both"/>
              <w:rPr>
                <w:rFonts w:ascii="News Gothic GDB" w:hAnsi="News Gothic GDB" w:cs="Arial"/>
                <w:bCs/>
                <w:iCs/>
                <w:sz w:val="16"/>
                <w:szCs w:val="16"/>
              </w:rPr>
            </w:pPr>
            <w:r w:rsidRPr="00F27756">
              <w:rPr>
                <w:rFonts w:ascii="News Gothic GDB" w:hAnsi="News Gothic GDB" w:cs="Arial"/>
                <w:bCs/>
                <w:iCs/>
                <w:sz w:val="16"/>
                <w:szCs w:val="16"/>
              </w:rPr>
              <w:t xml:space="preserve">No </w:t>
            </w:r>
            <w:r w:rsidRPr="00F27756">
              <w:rPr>
                <w:rFonts w:ascii="News Gothic GDB" w:hAnsi="News Gothic GDB" w:cs="Arial"/>
                <w:sz w:val="16"/>
                <w:szCs w:val="16"/>
              </w:rPr>
              <w:t>application was</w:t>
            </w:r>
            <w:r w:rsidRPr="00F27756">
              <w:rPr>
                <w:rFonts w:ascii="News Gothic GDB" w:hAnsi="News Gothic GDB" w:cs="Arial"/>
                <w:bCs/>
                <w:iCs/>
                <w:sz w:val="16"/>
                <w:szCs w:val="16"/>
              </w:rPr>
              <w:t xml:space="preserve"> identified as relevant to this L2 process as per the AAP2025 Golden Source.</w:t>
            </w:r>
          </w:p>
          <w:p w14:paraId="4259956B" w14:textId="0B2691AD" w:rsidR="00A33716" w:rsidRPr="00F27756" w:rsidRDefault="00A33716" w:rsidP="00475621">
            <w:pPr>
              <w:jc w:val="both"/>
              <w:rPr>
                <w:rFonts w:ascii="News Gothic GDB" w:hAnsi="News Gothic GDB"/>
              </w:rPr>
            </w:pPr>
            <w:r w:rsidRPr="6ABC4B8F">
              <w:rPr>
                <w:rFonts w:ascii="News Gothic GDB" w:hAnsi="News Gothic GDB" w:cs="Arial"/>
                <w:b/>
                <w:sz w:val="16"/>
                <w:szCs w:val="16"/>
                <w:u w:val="single"/>
              </w:rPr>
              <w:t xml:space="preserve">Conclusion for RCA: </w:t>
            </w:r>
            <w:r w:rsidRPr="6ABC4B8F">
              <w:rPr>
                <w:rFonts w:ascii="News Gothic GDB" w:hAnsi="News Gothic GDB" w:cs="Arial"/>
                <w:sz w:val="16"/>
                <w:szCs w:val="16"/>
              </w:rPr>
              <w:t>No test procedure to be added.</w:t>
            </w:r>
          </w:p>
        </w:tc>
      </w:tr>
      <w:tr w:rsidR="00DD4C01" w:rsidRPr="00F27756" w14:paraId="5F24729E" w14:textId="77777777" w:rsidTr="3BBD1EDD">
        <w:tc>
          <w:tcPr>
            <w:tcW w:w="1620" w:type="dxa"/>
          </w:tcPr>
          <w:p w14:paraId="16DA5F00" w14:textId="77777777" w:rsidR="00DD4C01" w:rsidRPr="00F27756" w:rsidRDefault="00DD4C01" w:rsidP="00F0051C">
            <w:pPr>
              <w:rPr>
                <w:rFonts w:ascii="News Gothic GDB" w:hAnsi="News Gothic GDB" w:cs="Arial"/>
                <w:sz w:val="22"/>
                <w:szCs w:val="22"/>
              </w:rPr>
            </w:pPr>
          </w:p>
        </w:tc>
        <w:tc>
          <w:tcPr>
            <w:tcW w:w="13134" w:type="dxa"/>
          </w:tcPr>
          <w:p w14:paraId="527B4C21" w14:textId="77777777" w:rsidR="00DD4C01" w:rsidRPr="00F27756" w:rsidRDefault="00DD4C01" w:rsidP="00475621">
            <w:pPr>
              <w:jc w:val="both"/>
              <w:rPr>
                <w:rFonts w:ascii="News Gothic GDB" w:hAnsi="News Gothic GDB"/>
              </w:rPr>
            </w:pPr>
          </w:p>
        </w:tc>
      </w:tr>
      <w:tr w:rsidR="00DD4C01" w:rsidRPr="00F27756" w14:paraId="14785669" w14:textId="77777777" w:rsidTr="3BBD1EDD">
        <w:tc>
          <w:tcPr>
            <w:tcW w:w="1620" w:type="dxa"/>
          </w:tcPr>
          <w:p w14:paraId="4ADBE6CD" w14:textId="77777777" w:rsidR="00DD4C01" w:rsidRPr="00F27756" w:rsidRDefault="00DD4C01" w:rsidP="00F0051C">
            <w:pPr>
              <w:rPr>
                <w:rFonts w:ascii="News Gothic GDB" w:hAnsi="News Gothic GDB" w:cs="Arial"/>
                <w:sz w:val="22"/>
                <w:szCs w:val="22"/>
              </w:rPr>
            </w:pPr>
            <w:r w:rsidRPr="6ABC4B8F">
              <w:rPr>
                <w:rFonts w:ascii="News Gothic GDB" w:hAnsi="News Gothic GDB" w:cs="Arial"/>
                <w:sz w:val="22"/>
                <w:szCs w:val="22"/>
              </w:rPr>
              <w:t>Data from External Audit</w:t>
            </w:r>
          </w:p>
        </w:tc>
        <w:tc>
          <w:tcPr>
            <w:tcW w:w="13134" w:type="dxa"/>
          </w:tcPr>
          <w:p w14:paraId="0E190619" w14:textId="5101F4F9" w:rsidR="00AF3293" w:rsidRPr="00F27756" w:rsidRDefault="00AF3293" w:rsidP="00475621">
            <w:pPr>
              <w:jc w:val="both"/>
              <w:rPr>
                <w:rFonts w:ascii="News Gothic GDB" w:eastAsia="News Gothic GDB" w:hAnsi="News Gothic GDB" w:cs="News Gothic GDB"/>
                <w:sz w:val="22"/>
                <w:szCs w:val="22"/>
              </w:rPr>
            </w:pPr>
            <w:r w:rsidRPr="00F27756">
              <w:rPr>
                <w:rFonts w:ascii="News Gothic GDB" w:hAnsi="News Gothic GDB"/>
                <w:sz w:val="22"/>
                <w:szCs w:val="22"/>
              </w:rPr>
              <w:t xml:space="preserve">For open external findings (F3/F4) relevant to this process, IA is performing validation on the implemented action plans in the ongoing SFV Program with target date as end of December 2025. </w:t>
            </w:r>
            <w:r w:rsidR="002C35C1" w:rsidRPr="00F27756">
              <w:rPr>
                <w:rFonts w:ascii="News Gothic GDB" w:hAnsi="News Gothic GDB"/>
                <w:sz w:val="22"/>
                <w:szCs w:val="22"/>
              </w:rPr>
              <w:t>One</w:t>
            </w:r>
            <w:r w:rsidRPr="00F27756">
              <w:rPr>
                <w:rFonts w:ascii="News Gothic GDB" w:hAnsi="News Gothic GDB"/>
                <w:sz w:val="22"/>
                <w:szCs w:val="22"/>
              </w:rPr>
              <w:t xml:space="preserve"> validation package relevant to this L2 </w:t>
            </w:r>
            <w:r w:rsidR="002C35C1" w:rsidRPr="00F27756">
              <w:rPr>
                <w:rFonts w:ascii="News Gothic GDB" w:hAnsi="News Gothic GDB"/>
                <w:sz w:val="22"/>
                <w:szCs w:val="22"/>
              </w:rPr>
              <w:t>is</w:t>
            </w:r>
            <w:r w:rsidRPr="00F27756">
              <w:rPr>
                <w:rFonts w:ascii="News Gothic GDB" w:hAnsi="News Gothic GDB"/>
                <w:sz w:val="22"/>
                <w:szCs w:val="22"/>
              </w:rPr>
              <w:t xml:space="preserve"> </w:t>
            </w:r>
            <w:r w:rsidR="002C35C1" w:rsidRPr="00F27756">
              <w:rPr>
                <w:rFonts w:ascii="News Gothic GDB" w:hAnsi="News Gothic GDB"/>
                <w:sz w:val="22"/>
                <w:szCs w:val="22"/>
              </w:rPr>
              <w:t xml:space="preserve">IAM - 9 (Transparency over non-personal account). </w:t>
            </w:r>
            <w:r w:rsidRPr="6ABC4B8F">
              <w:rPr>
                <w:rFonts w:ascii="News Gothic GDB" w:eastAsia="News Gothic GDB" w:hAnsi="News Gothic GDB" w:cs="News Gothic GDB"/>
                <w:sz w:val="22"/>
                <w:szCs w:val="22"/>
              </w:rPr>
              <w:t>No low severity external regulatory finding was identified as relevant to this L2.</w:t>
            </w:r>
          </w:p>
          <w:p w14:paraId="6BAAD9F4" w14:textId="710BA739" w:rsidR="00DD4C01" w:rsidRPr="00F27756" w:rsidRDefault="00AF3293" w:rsidP="00475621">
            <w:pPr>
              <w:jc w:val="both"/>
              <w:rPr>
                <w:rFonts w:ascii="News Gothic GDB" w:hAnsi="News Gothic GDB" w:cs="Arial"/>
                <w:color w:val="FF0000"/>
                <w:sz w:val="22"/>
                <w:szCs w:val="22"/>
                <w:lang w:bidi="ar-SA"/>
              </w:rPr>
            </w:pPr>
            <w:r w:rsidRPr="6ABC4B8F">
              <w:rPr>
                <w:rFonts w:ascii="News Gothic GDB" w:hAnsi="News Gothic GDB" w:cs="Arial"/>
                <w:sz w:val="22"/>
                <w:szCs w:val="22"/>
                <w:u w:val="single"/>
              </w:rPr>
              <w:t>Conclusion for RCA:</w:t>
            </w:r>
            <w:r w:rsidRPr="6ABC4B8F">
              <w:rPr>
                <w:rFonts w:ascii="News Gothic GDB" w:hAnsi="News Gothic GDB"/>
                <w:sz w:val="22"/>
                <w:szCs w:val="22"/>
              </w:rPr>
              <w:t xml:space="preserve"> No dedicated test point to be added.</w:t>
            </w:r>
          </w:p>
        </w:tc>
      </w:tr>
      <w:tr w:rsidR="00DD4C01" w:rsidRPr="00F27756" w14:paraId="23FDD8F1" w14:textId="77777777" w:rsidTr="3BBD1EDD">
        <w:tc>
          <w:tcPr>
            <w:tcW w:w="1620" w:type="dxa"/>
          </w:tcPr>
          <w:p w14:paraId="6797BBDB" w14:textId="77777777" w:rsidR="00DD4C01" w:rsidRPr="00F27756" w:rsidRDefault="00DD4C01" w:rsidP="00F0051C">
            <w:pPr>
              <w:rPr>
                <w:rFonts w:ascii="News Gothic GDB" w:hAnsi="News Gothic GDB" w:cs="Arial"/>
                <w:sz w:val="22"/>
                <w:szCs w:val="22"/>
                <w:lang w:bidi="ar-SA"/>
              </w:rPr>
            </w:pPr>
            <w:r w:rsidRPr="6ABC4B8F">
              <w:rPr>
                <w:rFonts w:ascii="News Gothic GDB" w:hAnsi="News Gothic GDB" w:cs="Arial"/>
                <w:sz w:val="22"/>
                <w:szCs w:val="22"/>
              </w:rPr>
              <w:t>Relevant Future notes</w:t>
            </w:r>
          </w:p>
        </w:tc>
        <w:tc>
          <w:tcPr>
            <w:tcW w:w="13134" w:type="dxa"/>
          </w:tcPr>
          <w:p w14:paraId="5A484506" w14:textId="506ECC1E" w:rsidR="00F1509F" w:rsidRPr="00F27756" w:rsidRDefault="65C782E1" w:rsidP="00475621">
            <w:pPr>
              <w:jc w:val="both"/>
              <w:rPr>
                <w:rFonts w:ascii="News Gothic GDB" w:hAnsi="News Gothic GDB" w:cs="Arial"/>
                <w:sz w:val="22"/>
                <w:szCs w:val="22"/>
                <w:lang w:bidi="ar-SA"/>
              </w:rPr>
            </w:pPr>
            <w:r w:rsidRPr="6ABC4B8F">
              <w:rPr>
                <w:rFonts w:ascii="News Gothic GDB" w:hAnsi="News Gothic GDB" w:cs="Arial"/>
                <w:sz w:val="22"/>
                <w:szCs w:val="22"/>
              </w:rPr>
              <w:t>The following FuN is identified as relevant to this L2 process: (</w:t>
            </w:r>
            <w:hyperlink r:id="rId52">
              <w:r w:rsidRPr="6ABC4B8F">
                <w:rPr>
                  <w:rStyle w:val="Hyperlink"/>
                  <w:rFonts w:ascii="News Gothic GDB" w:hAnsi="News Gothic GDB" w:cs="Arial"/>
                  <w:sz w:val="22"/>
                  <w:szCs w:val="22"/>
                </w:rPr>
                <w:t>link</w:t>
              </w:r>
            </w:hyperlink>
            <w:r w:rsidRPr="6ABC4B8F">
              <w:rPr>
                <w:rFonts w:ascii="News Gothic GDB" w:hAnsi="News Gothic GDB" w:cs="Arial"/>
                <w:sz w:val="22"/>
                <w:szCs w:val="22"/>
              </w:rPr>
              <w:t>)</w:t>
            </w:r>
          </w:p>
          <w:p w14:paraId="38924A53" w14:textId="603F6001" w:rsidR="00DE1AA2" w:rsidRPr="00710671" w:rsidRDefault="00F1509F" w:rsidP="00475621">
            <w:pPr>
              <w:jc w:val="both"/>
              <w:rPr>
                <w:rFonts w:ascii="News Gothic GDB" w:hAnsi="News Gothic GDB" w:cs="Arial"/>
                <w:sz w:val="22"/>
                <w:szCs w:val="22"/>
              </w:rPr>
            </w:pPr>
            <w:r w:rsidRPr="6ABC4B8F">
              <w:rPr>
                <w:rFonts w:ascii="News Gothic GDB" w:hAnsi="News Gothic GDB" w:cs="Arial"/>
                <w:sz w:val="22"/>
                <w:szCs w:val="22"/>
              </w:rPr>
              <w:t>FuN 250307111915</w:t>
            </w:r>
            <w:r w:rsidR="006863C9">
              <w:rPr>
                <w:rFonts w:ascii="News Gothic GDB" w:hAnsi="News Gothic GDB" w:cs="Arial"/>
                <w:sz w:val="22"/>
                <w:szCs w:val="22"/>
              </w:rPr>
              <w:t xml:space="preserve"> </w:t>
            </w:r>
            <w:r w:rsidR="0049728B">
              <w:rPr>
                <w:rFonts w:ascii="News Gothic GDB" w:hAnsi="News Gothic GDB" w:cs="Arial"/>
                <w:sz w:val="22"/>
                <w:szCs w:val="22"/>
              </w:rPr>
              <w:t xml:space="preserve">- </w:t>
            </w:r>
            <w:r w:rsidR="00546F89" w:rsidRPr="00710671">
              <w:rPr>
                <w:rFonts w:ascii="News Gothic GDB" w:hAnsi="News Gothic GDB" w:cs="Arial"/>
                <w:sz w:val="22"/>
                <w:szCs w:val="22"/>
              </w:rPr>
              <w:t>IA followed up on the status of this future note</w:t>
            </w:r>
            <w:r w:rsidR="0049728B">
              <w:rPr>
                <w:rFonts w:ascii="News Gothic GDB" w:hAnsi="News Gothic GDB" w:cs="Arial"/>
                <w:sz w:val="22"/>
                <w:szCs w:val="22"/>
              </w:rPr>
              <w:t xml:space="preserve"> and</w:t>
            </w:r>
            <w:r w:rsidR="00B200F8" w:rsidRPr="00710671">
              <w:rPr>
                <w:rFonts w:ascii="News Gothic GDB" w:hAnsi="News Gothic GDB"/>
                <w:sz w:val="22"/>
                <w:szCs w:val="22"/>
              </w:rPr>
              <w:t xml:space="preserve"> noted that not all access rights for Alfresco roles had been transferred to IIQ due to delays on IIQ side </w:t>
            </w:r>
            <w:r w:rsidR="00710671" w:rsidRPr="00710671">
              <w:rPr>
                <w:rFonts w:ascii="News Gothic GDB" w:hAnsi="News Gothic GDB"/>
                <w:sz w:val="22"/>
                <w:szCs w:val="22"/>
              </w:rPr>
              <w:t>- the</w:t>
            </w:r>
            <w:r w:rsidR="00B200F8" w:rsidRPr="00710671">
              <w:rPr>
                <w:rFonts w:ascii="News Gothic GDB" w:hAnsi="News Gothic GDB"/>
                <w:sz w:val="22"/>
                <w:szCs w:val="22"/>
              </w:rPr>
              <w:t xml:space="preserve"> roles would be onboarded to IIQ in production </w:t>
            </w:r>
            <w:r w:rsidR="0049728B">
              <w:rPr>
                <w:rFonts w:ascii="News Gothic GDB" w:hAnsi="News Gothic GDB"/>
                <w:sz w:val="22"/>
                <w:szCs w:val="22"/>
              </w:rPr>
              <w:t>e</w:t>
            </w:r>
            <w:r w:rsidR="00B200F8" w:rsidRPr="00710671">
              <w:rPr>
                <w:rFonts w:ascii="News Gothic GDB" w:hAnsi="News Gothic GDB"/>
                <w:sz w:val="22"/>
                <w:szCs w:val="22"/>
              </w:rPr>
              <w:t>nd of 2025.</w:t>
            </w:r>
          </w:p>
          <w:p w14:paraId="25A2E929" w14:textId="1B602261" w:rsidR="00B200F8" w:rsidRPr="009731B0" w:rsidRDefault="009731B0" w:rsidP="009731B0">
            <w:pPr>
              <w:jc w:val="both"/>
              <w:rPr>
                <w:rFonts w:ascii="News Gothic GDB" w:hAnsi="News Gothic GDB"/>
                <w:sz w:val="22"/>
                <w:szCs w:val="22"/>
              </w:rPr>
            </w:pPr>
            <w:r>
              <w:rPr>
                <w:rFonts w:ascii="News Gothic GDB" w:hAnsi="News Gothic GDB" w:cs="Arial"/>
              </w:rPr>
              <w:t>R</w:t>
            </w:r>
            <w:r w:rsidR="00C35348" w:rsidRPr="009731B0">
              <w:rPr>
                <w:rFonts w:ascii="News Gothic GDB" w:hAnsi="News Gothic GDB" w:cs="Arial"/>
              </w:rPr>
              <w:t xml:space="preserve">efer to Ticket No. 259615 with IIQ </w:t>
            </w:r>
            <w:hyperlink r:id="rId53">
              <w:r w:rsidR="00C35348" w:rsidRPr="009731B0">
                <w:rPr>
                  <w:rStyle w:val="Hyperlink"/>
                  <w:rFonts w:ascii="News Gothic GDB" w:hAnsi="News Gothic GDB" w:cs="Arial"/>
                </w:rPr>
                <w:t>Screenshot 2025-09-02 140023.png</w:t>
              </w:r>
            </w:hyperlink>
            <w:r w:rsidR="00C35348">
              <w:t xml:space="preserve">, </w:t>
            </w:r>
            <w:r w:rsidR="00C35348" w:rsidRPr="009731B0">
              <w:rPr>
                <w:rFonts w:ascii="News Gothic GDB" w:hAnsi="News Gothic GDB"/>
              </w:rPr>
              <w:t xml:space="preserve">refer to </w:t>
            </w:r>
            <w:hyperlink r:id="rId54">
              <w:r w:rsidR="00C35348" w:rsidRPr="009731B0">
                <w:rPr>
                  <w:rStyle w:val="Hyperlink"/>
                  <w:rFonts w:ascii="News Gothic GDB" w:hAnsi="News Gothic GDB"/>
                </w:rPr>
                <w:t>RE_ 2025-067 IAM audit - Transfer of Alfresco roles to IIQ - status 3.msg</w:t>
              </w:r>
            </w:hyperlink>
            <w:r w:rsidR="00C35348">
              <w:t xml:space="preserve">. </w:t>
            </w:r>
            <w:r w:rsidR="00C35348" w:rsidRPr="009731B0">
              <w:rPr>
                <w:rFonts w:ascii="News Gothic GDB" w:hAnsi="News Gothic GDB"/>
              </w:rPr>
              <w:t xml:space="preserve">So far, </w:t>
            </w:r>
            <w:proofErr w:type="gramStart"/>
            <w:r w:rsidR="00C35348" w:rsidRPr="009731B0">
              <w:rPr>
                <w:rFonts w:ascii="News Gothic GDB" w:hAnsi="News Gothic GDB"/>
              </w:rPr>
              <w:t>on</w:t>
            </w:r>
            <w:r w:rsidRPr="009731B0">
              <w:rPr>
                <w:rFonts w:ascii="News Gothic GDB" w:hAnsi="News Gothic GDB"/>
              </w:rPr>
              <w:t>-</w:t>
            </w:r>
            <w:r w:rsidR="00C35348" w:rsidRPr="009731B0">
              <w:rPr>
                <w:rFonts w:ascii="News Gothic GDB" w:hAnsi="News Gothic GDB"/>
              </w:rPr>
              <w:t>boarded</w:t>
            </w:r>
            <w:proofErr w:type="gramEnd"/>
            <w:r w:rsidR="00C35348" w:rsidRPr="009731B0">
              <w:rPr>
                <w:rFonts w:ascii="News Gothic GDB" w:hAnsi="News Gothic GDB"/>
              </w:rPr>
              <w:t xml:space="preserve"> 1 of the 3 big instances, so roughly 1/3 of the roles. And once they have seen the process for that one was successful, they will continue with the others. The plan is to have it </w:t>
            </w:r>
            <w:r w:rsidRPr="009731B0">
              <w:rPr>
                <w:rFonts w:ascii="News Gothic GDB" w:hAnsi="News Gothic GDB"/>
              </w:rPr>
              <w:t xml:space="preserve">done </w:t>
            </w:r>
            <w:r w:rsidR="00B94AE6" w:rsidRPr="009731B0">
              <w:rPr>
                <w:rFonts w:ascii="News Gothic GDB" w:hAnsi="News Gothic GDB"/>
              </w:rPr>
              <w:t>by</w:t>
            </w:r>
            <w:r w:rsidRPr="009731B0">
              <w:rPr>
                <w:rFonts w:ascii="News Gothic GDB" w:hAnsi="News Gothic GDB"/>
              </w:rPr>
              <w:t xml:space="preserve"> the</w:t>
            </w:r>
            <w:r w:rsidR="00C35348" w:rsidRPr="009731B0">
              <w:rPr>
                <w:rFonts w:ascii="News Gothic GDB" w:hAnsi="News Gothic GDB"/>
              </w:rPr>
              <w:t xml:space="preserve"> end of the </w:t>
            </w:r>
            <w:r w:rsidR="00756EB4" w:rsidRPr="009731B0">
              <w:rPr>
                <w:rFonts w:ascii="News Gothic GDB" w:hAnsi="News Gothic GDB"/>
              </w:rPr>
              <w:t>year at the</w:t>
            </w:r>
            <w:r w:rsidR="00C35348" w:rsidRPr="009731B0">
              <w:rPr>
                <w:rFonts w:ascii="News Gothic GDB" w:hAnsi="News Gothic GDB"/>
              </w:rPr>
              <w:t xml:space="preserve"> latest. </w:t>
            </w:r>
          </w:p>
          <w:p w14:paraId="430EA5DD" w14:textId="73B76618" w:rsidR="00DD4C01" w:rsidRPr="00710671" w:rsidRDefault="00E614AA" w:rsidP="00475621">
            <w:pPr>
              <w:jc w:val="both"/>
              <w:rPr>
                <w:rFonts w:ascii="News Gothic GDB" w:hAnsi="News Gothic GDB"/>
                <w:sz w:val="22"/>
                <w:szCs w:val="22"/>
              </w:rPr>
            </w:pPr>
            <w:r w:rsidRPr="00710671">
              <w:rPr>
                <w:rFonts w:ascii="News Gothic GDB" w:hAnsi="News Gothic GDB"/>
                <w:sz w:val="22"/>
                <w:szCs w:val="22"/>
              </w:rPr>
              <w:t>No further testing to be added to the BCA.</w:t>
            </w:r>
          </w:p>
        </w:tc>
      </w:tr>
      <w:tr w:rsidR="00DD4C01" w:rsidRPr="00F27756" w14:paraId="060104E3" w14:textId="77777777" w:rsidTr="3BBD1EDD">
        <w:trPr>
          <w:trHeight w:val="300"/>
        </w:trPr>
        <w:tc>
          <w:tcPr>
            <w:tcW w:w="1620" w:type="dxa"/>
          </w:tcPr>
          <w:p w14:paraId="5BBE2FA2" w14:textId="77777777" w:rsidR="00DD4C01" w:rsidRPr="00464A0F" w:rsidRDefault="00DD4C01" w:rsidP="00F0051C">
            <w:pPr>
              <w:rPr>
                <w:rFonts w:ascii="News Gothic GDB" w:hAnsi="News Gothic GDB" w:cs="Arial"/>
                <w:sz w:val="16"/>
                <w:szCs w:val="16"/>
              </w:rPr>
            </w:pPr>
            <w:r w:rsidRPr="00464A0F">
              <w:rPr>
                <w:rFonts w:ascii="News Gothic GDB" w:hAnsi="News Gothic GDB" w:cs="Arial"/>
                <w:sz w:val="16"/>
                <w:szCs w:val="16"/>
              </w:rPr>
              <w:t>Data Analytics</w:t>
            </w:r>
          </w:p>
        </w:tc>
        <w:tc>
          <w:tcPr>
            <w:tcW w:w="13134" w:type="dxa"/>
          </w:tcPr>
          <w:p w14:paraId="780F8227" w14:textId="3520E73E" w:rsidR="00DD4C01" w:rsidRPr="00464A0F" w:rsidRDefault="00464A0F" w:rsidP="00475621">
            <w:pPr>
              <w:tabs>
                <w:tab w:val="left" w:pos="7020"/>
              </w:tabs>
              <w:jc w:val="both"/>
              <w:rPr>
                <w:rFonts w:ascii="News Gothic GDB" w:eastAsia="Calibri" w:hAnsi="News Gothic GDB" w:cs="Calibri"/>
                <w:i/>
                <w:color w:val="FF0000"/>
                <w:sz w:val="16"/>
                <w:szCs w:val="16"/>
              </w:rPr>
            </w:pPr>
            <w:r w:rsidRPr="00464A0F">
              <w:rPr>
                <w:rFonts w:ascii="News Gothic GDB" w:hAnsi="News Gothic GDB" w:cs="Arial"/>
                <w:sz w:val="16"/>
                <w:szCs w:val="16"/>
              </w:rPr>
              <w:t>After initial assessment of the L2, there is no direct input for RCA.</w:t>
            </w:r>
          </w:p>
        </w:tc>
      </w:tr>
      <w:tr w:rsidR="00DD4C01" w:rsidRPr="00F27756" w14:paraId="7F77D4FF" w14:textId="77777777" w:rsidTr="3BBD1EDD">
        <w:trPr>
          <w:trHeight w:val="345"/>
        </w:trPr>
        <w:tc>
          <w:tcPr>
            <w:tcW w:w="1620" w:type="dxa"/>
          </w:tcPr>
          <w:p w14:paraId="70252F89" w14:textId="77777777" w:rsidR="00DD4C01" w:rsidRPr="00F27756" w:rsidRDefault="00DD4C01" w:rsidP="00F0051C">
            <w:pPr>
              <w:rPr>
                <w:rFonts w:ascii="News Gothic GDB" w:hAnsi="News Gothic GDB" w:cs="Arial"/>
                <w:sz w:val="22"/>
                <w:szCs w:val="22"/>
              </w:rPr>
            </w:pPr>
            <w:r w:rsidRPr="6ABC4B8F">
              <w:rPr>
                <w:rFonts w:ascii="News Gothic GDB" w:hAnsi="News Gothic GDB" w:cs="Arial"/>
                <w:sz w:val="22"/>
                <w:szCs w:val="22"/>
              </w:rPr>
              <w:t>Defined test</w:t>
            </w:r>
          </w:p>
        </w:tc>
        <w:tc>
          <w:tcPr>
            <w:tcW w:w="13134" w:type="dxa"/>
          </w:tcPr>
          <w:p w14:paraId="1BF9FA8B" w14:textId="77777777" w:rsidR="00241E27" w:rsidRDefault="00666F21" w:rsidP="00105BE8">
            <w:pPr>
              <w:jc w:val="both"/>
              <w:rPr>
                <w:rFonts w:ascii="News Gothic GDB" w:hAnsi="News Gothic GDB" w:cs="Arial"/>
                <w:sz w:val="22"/>
                <w:szCs w:val="22"/>
              </w:rPr>
            </w:pPr>
            <w:r w:rsidRPr="6ABC4B8F">
              <w:rPr>
                <w:rFonts w:ascii="News Gothic GDB" w:hAnsi="News Gothic GDB" w:cs="Arial"/>
                <w:sz w:val="22"/>
                <w:szCs w:val="22"/>
              </w:rPr>
              <w:t xml:space="preserve">This is aligned with identified focus points and risks. This is </w:t>
            </w:r>
            <w:r w:rsidR="00105BE8">
              <w:rPr>
                <w:rFonts w:ascii="News Gothic GDB" w:hAnsi="News Gothic GDB" w:cs="Arial"/>
                <w:sz w:val="22"/>
                <w:szCs w:val="22"/>
              </w:rPr>
              <w:t xml:space="preserve">no </w:t>
            </w:r>
            <w:r w:rsidRPr="6ABC4B8F">
              <w:rPr>
                <w:rFonts w:ascii="News Gothic GDB" w:hAnsi="News Gothic GDB" w:cs="Arial"/>
                <w:sz w:val="22"/>
                <w:szCs w:val="22"/>
              </w:rPr>
              <w:t xml:space="preserve">direct input for RCA. </w:t>
            </w:r>
          </w:p>
          <w:p w14:paraId="5D9D8803" w14:textId="60CA0DFE" w:rsidR="00241E27" w:rsidRPr="00241E27" w:rsidRDefault="00241E27" w:rsidP="00241E27">
            <w:pPr>
              <w:jc w:val="both"/>
              <w:rPr>
                <w:rFonts w:ascii="News Gothic GDB" w:hAnsi="News Gothic GDB" w:cs="Arial"/>
                <w:sz w:val="22"/>
                <w:szCs w:val="22"/>
              </w:rPr>
            </w:pPr>
          </w:p>
        </w:tc>
      </w:tr>
    </w:tbl>
    <w:p w14:paraId="6BFBDA16" w14:textId="77777777" w:rsidR="00891FFE" w:rsidRDefault="00891FFE">
      <w:pPr>
        <w:spacing w:after="200"/>
        <w:rPr>
          <w:rFonts w:ascii="News Gothic GDB" w:hAnsi="News Gothic GDB"/>
          <w:b/>
          <w:sz w:val="20"/>
          <w:szCs w:val="20"/>
        </w:rPr>
      </w:pPr>
      <w:bookmarkStart w:id="192" w:name="_Toc206680703"/>
      <w:r>
        <w:rPr>
          <w:rFonts w:ascii="News Gothic GDB" w:hAnsi="News Gothic GDB"/>
          <w:i/>
          <w:sz w:val="20"/>
          <w:szCs w:val="20"/>
        </w:rPr>
        <w:br w:type="page"/>
      </w:r>
    </w:p>
    <w:p w14:paraId="4525FC0B" w14:textId="00348B9C" w:rsidR="00D35B07" w:rsidRDefault="00D35B07" w:rsidP="00D35B07">
      <w:pPr>
        <w:pStyle w:val="Heading2"/>
        <w:ind w:firstLine="360"/>
        <w:jc w:val="both"/>
        <w:rPr>
          <w:rFonts w:ascii="News Gothic GDB" w:hAnsi="News Gothic GDB"/>
          <w:i w:val="0"/>
          <w:sz w:val="20"/>
          <w:szCs w:val="20"/>
        </w:rPr>
      </w:pPr>
      <w:r w:rsidRPr="6ABC4B8F">
        <w:rPr>
          <w:rFonts w:ascii="News Gothic GDB" w:hAnsi="News Gothic GDB"/>
          <w:i w:val="0"/>
          <w:sz w:val="20"/>
          <w:szCs w:val="20"/>
        </w:rPr>
        <w:lastRenderedPageBreak/>
        <w:t>5.</w:t>
      </w:r>
      <w:r w:rsidR="007711C5">
        <w:rPr>
          <w:rFonts w:ascii="News Gothic GDB" w:hAnsi="News Gothic GDB"/>
          <w:i w:val="0"/>
          <w:sz w:val="20"/>
          <w:szCs w:val="20"/>
        </w:rPr>
        <w:t>8</w:t>
      </w:r>
      <w:r w:rsidRPr="6ABC4B8F">
        <w:rPr>
          <w:rFonts w:ascii="News Gothic GDB" w:hAnsi="News Gothic GDB"/>
          <w:i w:val="0"/>
          <w:sz w:val="20"/>
          <w:szCs w:val="20"/>
        </w:rPr>
        <w:t>.</w:t>
      </w:r>
      <w:commentRangeStart w:id="193"/>
      <w:r w:rsidRPr="6ABC4B8F">
        <w:rPr>
          <w:rFonts w:ascii="News Gothic GDB" w:hAnsi="News Gothic GDB"/>
          <w:i w:val="0"/>
          <w:sz w:val="20"/>
          <w:szCs w:val="20"/>
        </w:rPr>
        <w:t xml:space="preserve"> </w:t>
      </w:r>
      <w:commentRangeStart w:id="194"/>
      <w:r w:rsidRPr="6ABC4B8F">
        <w:rPr>
          <w:rFonts w:ascii="News Gothic GDB" w:hAnsi="News Gothic GDB"/>
          <w:i w:val="0"/>
          <w:sz w:val="20"/>
          <w:szCs w:val="20"/>
        </w:rPr>
        <w:t>L2 AU-11</w:t>
      </w:r>
      <w:r w:rsidR="00F430D1">
        <w:rPr>
          <w:rFonts w:ascii="News Gothic GDB" w:hAnsi="News Gothic GDB"/>
          <w:i w:val="0"/>
          <w:sz w:val="20"/>
          <w:szCs w:val="20"/>
        </w:rPr>
        <w:t>1</w:t>
      </w:r>
      <w:r w:rsidRPr="6ABC4B8F">
        <w:rPr>
          <w:rFonts w:ascii="News Gothic GDB" w:hAnsi="News Gothic GDB"/>
          <w:i w:val="0"/>
          <w:sz w:val="20"/>
          <w:szCs w:val="20"/>
        </w:rPr>
        <w:t>-</w:t>
      </w:r>
      <w:r w:rsidR="00F430D1">
        <w:rPr>
          <w:rFonts w:ascii="News Gothic GDB" w:hAnsi="News Gothic GDB"/>
          <w:i w:val="0"/>
          <w:sz w:val="20"/>
          <w:szCs w:val="20"/>
        </w:rPr>
        <w:t>0</w:t>
      </w:r>
      <w:r w:rsidRPr="6ABC4B8F">
        <w:rPr>
          <w:rFonts w:ascii="News Gothic GDB" w:hAnsi="News Gothic GDB"/>
          <w:i w:val="0"/>
          <w:sz w:val="20"/>
          <w:szCs w:val="20"/>
        </w:rPr>
        <w:t>1-</w:t>
      </w:r>
      <w:r w:rsidR="00F430D1">
        <w:rPr>
          <w:rFonts w:ascii="News Gothic GDB" w:hAnsi="News Gothic GDB"/>
          <w:i w:val="0"/>
          <w:sz w:val="20"/>
          <w:szCs w:val="20"/>
        </w:rPr>
        <w:t>PAM Governance</w:t>
      </w:r>
      <w:commentRangeEnd w:id="193"/>
      <w:r w:rsidR="008006C4">
        <w:rPr>
          <w:rStyle w:val="CommentReference"/>
          <w:rFonts w:ascii="DIN-Regular" w:hAnsi="DIN-Regular"/>
          <w:b w:val="0"/>
          <w:i w:val="0"/>
        </w:rPr>
        <w:commentReference w:id="193"/>
      </w:r>
      <w:commentRangeEnd w:id="194"/>
      <w:r w:rsidR="00C24DCC">
        <w:rPr>
          <w:rStyle w:val="CommentReference"/>
          <w:rFonts w:ascii="DIN-Regular" w:hAnsi="DIN-Regular"/>
          <w:b w:val="0"/>
          <w:i w:val="0"/>
        </w:rPr>
        <w:commentReference w:id="194"/>
      </w:r>
      <w:bookmarkEnd w:id="192"/>
    </w:p>
    <w:p w14:paraId="46CB55CE" w14:textId="4F7BD116" w:rsidR="004C3656" w:rsidRPr="004C3656" w:rsidRDefault="00A25EA2" w:rsidP="00A25EA2">
      <w:pPr>
        <w:jc w:val="both"/>
      </w:pPr>
      <w:r>
        <w:rPr>
          <w:rFonts w:ascii="News Gothic GDB" w:hAnsi="News Gothic GDB"/>
          <w:color w:val="000000" w:themeColor="text1"/>
          <w:sz w:val="22"/>
          <w:szCs w:val="22"/>
        </w:rPr>
        <w:t xml:space="preserve">For this L2, </w:t>
      </w:r>
      <w:r w:rsidR="004C3656" w:rsidRPr="009B7482">
        <w:rPr>
          <w:rFonts w:ascii="News Gothic GDB" w:hAnsi="News Gothic GDB"/>
          <w:color w:val="000000" w:themeColor="text1"/>
          <w:sz w:val="22"/>
          <w:szCs w:val="22"/>
        </w:rPr>
        <w:t xml:space="preserve">IA </w:t>
      </w:r>
      <w:r w:rsidR="00E92500" w:rsidRPr="6ABC4B8F">
        <w:rPr>
          <w:rFonts w:ascii="News Gothic GDB" w:hAnsi="News Gothic GDB" w:cs="Arial"/>
          <w:sz w:val="22"/>
          <w:szCs w:val="22"/>
        </w:rPr>
        <w:t>aligned with identified focus points and risks</w:t>
      </w:r>
      <w:r w:rsidR="00191897">
        <w:rPr>
          <w:rFonts w:ascii="News Gothic GDB" w:hAnsi="News Gothic GDB" w:cs="Arial"/>
          <w:sz w:val="22"/>
          <w:szCs w:val="22"/>
        </w:rPr>
        <w:t xml:space="preserve">. </w:t>
      </w:r>
      <w:r w:rsidR="00191897">
        <w:rPr>
          <w:rFonts w:ascii="News Gothic GDB" w:hAnsi="News Gothic GDB"/>
          <w:color w:val="000000" w:themeColor="text1"/>
          <w:sz w:val="22"/>
          <w:szCs w:val="22"/>
        </w:rPr>
        <w:t>R</w:t>
      </w:r>
      <w:r w:rsidR="004C3656">
        <w:rPr>
          <w:rFonts w:ascii="News Gothic GDB" w:hAnsi="News Gothic GDB"/>
          <w:color w:val="000000" w:themeColor="text1"/>
          <w:sz w:val="22"/>
          <w:szCs w:val="22"/>
        </w:rPr>
        <w:t xml:space="preserve">elated </w:t>
      </w:r>
      <w:r w:rsidR="004C3656" w:rsidRPr="009B7482">
        <w:rPr>
          <w:rFonts w:ascii="News Gothic GDB" w:hAnsi="News Gothic GDB"/>
          <w:color w:val="000000" w:themeColor="text1"/>
          <w:sz w:val="22"/>
          <w:szCs w:val="22"/>
        </w:rPr>
        <w:t>test</w:t>
      </w:r>
      <w:r w:rsidR="00524980">
        <w:rPr>
          <w:rFonts w:ascii="News Gothic GDB" w:hAnsi="News Gothic GDB"/>
          <w:color w:val="000000" w:themeColor="text1"/>
          <w:sz w:val="22"/>
          <w:szCs w:val="22"/>
        </w:rPr>
        <w:t xml:space="preserve"> </w:t>
      </w:r>
      <w:r w:rsidR="00863756">
        <w:rPr>
          <w:rFonts w:ascii="News Gothic GDB" w:hAnsi="News Gothic GDB"/>
          <w:color w:val="000000" w:themeColor="text1"/>
          <w:sz w:val="22"/>
          <w:szCs w:val="22"/>
        </w:rPr>
        <w:t>procedure</w:t>
      </w:r>
      <w:r w:rsidR="00244E51">
        <w:rPr>
          <w:rFonts w:ascii="News Gothic GDB" w:hAnsi="News Gothic GDB"/>
          <w:color w:val="000000" w:themeColor="text1"/>
          <w:sz w:val="22"/>
          <w:szCs w:val="22"/>
        </w:rPr>
        <w:t>s</w:t>
      </w:r>
      <w:r w:rsidR="00863756">
        <w:rPr>
          <w:rFonts w:ascii="News Gothic GDB" w:hAnsi="News Gothic GDB"/>
          <w:color w:val="000000" w:themeColor="text1"/>
          <w:sz w:val="22"/>
          <w:szCs w:val="22"/>
        </w:rPr>
        <w:t xml:space="preserve"> </w:t>
      </w:r>
      <w:r w:rsidR="00524980">
        <w:rPr>
          <w:rFonts w:ascii="News Gothic GDB" w:hAnsi="News Gothic GDB"/>
          <w:color w:val="000000" w:themeColor="text1"/>
          <w:sz w:val="22"/>
          <w:szCs w:val="22"/>
        </w:rPr>
        <w:t>-TP</w:t>
      </w:r>
      <w:r w:rsidR="00244E51">
        <w:rPr>
          <w:rFonts w:ascii="News Gothic GDB" w:hAnsi="News Gothic GDB"/>
          <w:color w:val="000000" w:themeColor="text1"/>
          <w:sz w:val="22"/>
          <w:szCs w:val="22"/>
        </w:rPr>
        <w:t xml:space="preserve">, TP4 </w:t>
      </w:r>
      <w:r w:rsidR="00524980">
        <w:rPr>
          <w:rFonts w:ascii="News Gothic GDB" w:hAnsi="News Gothic GDB"/>
          <w:color w:val="000000" w:themeColor="text1"/>
          <w:sz w:val="22"/>
          <w:szCs w:val="22"/>
        </w:rPr>
        <w:t>-</w:t>
      </w:r>
      <w:r w:rsidR="004C3656" w:rsidRPr="009B7482">
        <w:rPr>
          <w:rFonts w:ascii="News Gothic GDB" w:hAnsi="News Gothic GDB"/>
          <w:color w:val="000000" w:themeColor="text1"/>
          <w:sz w:val="22"/>
          <w:szCs w:val="22"/>
        </w:rPr>
        <w:t xml:space="preserve"> </w:t>
      </w:r>
      <w:r w:rsidR="004C3656">
        <w:rPr>
          <w:rFonts w:ascii="News Gothic GDB" w:hAnsi="News Gothic GDB"/>
          <w:color w:val="000000" w:themeColor="text1"/>
          <w:sz w:val="22"/>
          <w:szCs w:val="22"/>
        </w:rPr>
        <w:t xml:space="preserve">in </w:t>
      </w:r>
      <w:r w:rsidR="00CD4786">
        <w:rPr>
          <w:rFonts w:ascii="News Gothic GDB" w:hAnsi="News Gothic GDB"/>
          <w:color w:val="000000" w:themeColor="text1"/>
          <w:sz w:val="22"/>
          <w:szCs w:val="22"/>
        </w:rPr>
        <w:t>“</w:t>
      </w:r>
      <w:hyperlink w:anchor="_5.1._L2_AU-110-01-IAM" w:history="1">
        <w:r w:rsidR="00CD4786" w:rsidRPr="00CD4786">
          <w:rPr>
            <w:rStyle w:val="Hyperlink"/>
            <w:rFonts w:ascii="News Gothic GDB" w:hAnsi="News Gothic GDB"/>
            <w:sz w:val="22"/>
            <w:szCs w:val="22"/>
          </w:rPr>
          <w:t>5.1 L2 AU-110-01-IAM Governance and L2 AU-111-01-PAM Governance</w:t>
        </w:r>
      </w:hyperlink>
      <w:r w:rsidR="00CD4786">
        <w:rPr>
          <w:rFonts w:ascii="News Gothic GDB" w:hAnsi="News Gothic GDB"/>
          <w:color w:val="000000" w:themeColor="text1"/>
          <w:sz w:val="22"/>
          <w:szCs w:val="22"/>
        </w:rPr>
        <w:t>”</w:t>
      </w:r>
      <w:r>
        <w:rPr>
          <w:rFonts w:ascii="News Gothic GDB" w:hAnsi="News Gothic GDB"/>
          <w:color w:val="000000" w:themeColor="text1"/>
          <w:sz w:val="22"/>
          <w:szCs w:val="22"/>
        </w:rPr>
        <w:t xml:space="preserve"> </w:t>
      </w:r>
      <w:r w:rsidRPr="6ABC4B8F">
        <w:rPr>
          <w:rFonts w:ascii="News Gothic GDB" w:hAnsi="News Gothic GDB" w:cs="Arial"/>
          <w:sz w:val="22"/>
          <w:szCs w:val="22"/>
        </w:rPr>
        <w:t>is a direct input for RCA</w:t>
      </w:r>
      <w:r w:rsidR="00B74FF8">
        <w:rPr>
          <w:rFonts w:ascii="News Gothic GDB" w:hAnsi="News Gothic GDB" w:cs="Arial"/>
          <w:sz w:val="22"/>
          <w:szCs w:val="22"/>
        </w:rPr>
        <w:t xml:space="preserve"> mapping</w:t>
      </w:r>
      <w:r w:rsidRPr="6ABC4B8F">
        <w:rPr>
          <w:rFonts w:ascii="News Gothic GDB" w:hAnsi="News Gothic GDB" w:cs="Arial"/>
          <w:sz w:val="22"/>
          <w:szCs w:val="22"/>
        </w:rPr>
        <w:t>.</w:t>
      </w:r>
    </w:p>
    <w:p w14:paraId="715DE17F" w14:textId="0F96D7F5" w:rsidR="000F479D" w:rsidRDefault="000F479D">
      <w:pPr>
        <w:spacing w:after="200"/>
        <w:rPr>
          <w:rFonts w:ascii="News Gothic GDB" w:hAnsi="News Gothic GDB"/>
          <w:b/>
          <w:sz w:val="20"/>
          <w:szCs w:val="20"/>
        </w:rPr>
      </w:pPr>
      <w:bookmarkStart w:id="197" w:name="_Toc206680704"/>
    </w:p>
    <w:p w14:paraId="2720DBA3" w14:textId="7ABB2DD6" w:rsidR="00BE5007" w:rsidRPr="00F27756" w:rsidRDefault="00BE5007" w:rsidP="00BE5007">
      <w:pPr>
        <w:pStyle w:val="Heading2"/>
        <w:ind w:firstLine="360"/>
        <w:jc w:val="both"/>
        <w:rPr>
          <w:rFonts w:ascii="News Gothic GDB" w:hAnsi="News Gothic GDB"/>
          <w:i w:val="0"/>
          <w:sz w:val="20"/>
          <w:szCs w:val="20"/>
        </w:rPr>
      </w:pPr>
      <w:r w:rsidRPr="6ABC4B8F">
        <w:rPr>
          <w:rFonts w:ascii="News Gothic GDB" w:hAnsi="News Gothic GDB"/>
          <w:i w:val="0"/>
          <w:sz w:val="20"/>
          <w:szCs w:val="20"/>
        </w:rPr>
        <w:t>5.</w:t>
      </w:r>
      <w:r w:rsidR="007711C5">
        <w:rPr>
          <w:rFonts w:ascii="News Gothic GDB" w:hAnsi="News Gothic GDB"/>
          <w:i w:val="0"/>
          <w:sz w:val="20"/>
          <w:szCs w:val="20"/>
        </w:rPr>
        <w:t>9</w:t>
      </w:r>
      <w:r w:rsidRPr="6ABC4B8F">
        <w:rPr>
          <w:rFonts w:ascii="News Gothic GDB" w:hAnsi="News Gothic GDB"/>
          <w:i w:val="0"/>
          <w:sz w:val="20"/>
          <w:szCs w:val="20"/>
        </w:rPr>
        <w:t xml:space="preserve">. </w:t>
      </w:r>
      <w:commentRangeStart w:id="198"/>
      <w:r w:rsidRPr="6ABC4B8F">
        <w:rPr>
          <w:rFonts w:ascii="News Gothic GDB" w:hAnsi="News Gothic GDB"/>
          <w:i w:val="0"/>
          <w:sz w:val="20"/>
          <w:szCs w:val="20"/>
        </w:rPr>
        <w:t>L2 AU-</w:t>
      </w:r>
      <w:r w:rsidR="007711C5" w:rsidRPr="007711C5">
        <w:rPr>
          <w:rFonts w:ascii="News Gothic GDB" w:hAnsi="News Gothic GDB"/>
          <w:i w:val="0"/>
          <w:sz w:val="20"/>
          <w:szCs w:val="20"/>
        </w:rPr>
        <w:t>111-02-</w:t>
      </w:r>
      <w:commentRangeStart w:id="199"/>
      <w:r w:rsidR="007711C5" w:rsidRPr="007711C5">
        <w:rPr>
          <w:rFonts w:ascii="News Gothic GDB" w:hAnsi="News Gothic GDB"/>
          <w:i w:val="0"/>
          <w:sz w:val="20"/>
          <w:szCs w:val="20"/>
        </w:rPr>
        <w:t>PAM Architecture &amp; Engineering (design)</w:t>
      </w:r>
      <w:commentRangeEnd w:id="198"/>
      <w:r w:rsidR="00A9638D">
        <w:rPr>
          <w:rStyle w:val="CommentReference"/>
          <w:rFonts w:ascii="DIN-Regular" w:hAnsi="DIN-Regular"/>
          <w:b w:val="0"/>
          <w:i w:val="0"/>
        </w:rPr>
        <w:commentReference w:id="198"/>
      </w:r>
      <w:commentRangeEnd w:id="199"/>
      <w:r w:rsidR="00C14358">
        <w:rPr>
          <w:rStyle w:val="CommentReference"/>
          <w:rFonts w:ascii="DIN-Regular" w:hAnsi="DIN-Regular"/>
          <w:b w:val="0"/>
          <w:i w:val="0"/>
        </w:rPr>
        <w:commentReference w:id="199"/>
      </w:r>
      <w:bookmarkEnd w:id="197"/>
    </w:p>
    <w:p w14:paraId="3296CC8A" w14:textId="77777777" w:rsidR="00BE5007" w:rsidRPr="00F27756" w:rsidRDefault="00BE5007" w:rsidP="00BE5007">
      <w:pPr>
        <w:jc w:val="both"/>
        <w:rPr>
          <w:rFonts w:ascii="News Gothic GDB" w:hAnsi="News Gothic GDB"/>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76"/>
        <w:gridCol w:w="13488"/>
      </w:tblGrid>
      <w:tr w:rsidR="00BE5007" w:rsidRPr="00F27756" w14:paraId="1D089020" w14:textId="77777777" w:rsidTr="00C04318">
        <w:tc>
          <w:tcPr>
            <w:tcW w:w="1250" w:type="dxa"/>
          </w:tcPr>
          <w:p w14:paraId="5E31992E" w14:textId="77777777" w:rsidR="00BE5007" w:rsidRPr="00F27756" w:rsidRDefault="00BE5007" w:rsidP="0092566A">
            <w:pPr>
              <w:rPr>
                <w:rFonts w:ascii="News Gothic GDB" w:hAnsi="News Gothic GDB"/>
                <w:i/>
              </w:rPr>
            </w:pPr>
            <w:r w:rsidRPr="6ABC4B8F">
              <w:rPr>
                <w:rFonts w:ascii="News Gothic GDB" w:hAnsi="News Gothic GDB" w:cs="Arial"/>
                <w:i/>
                <w:sz w:val="22"/>
                <w:szCs w:val="22"/>
              </w:rPr>
              <w:t>Topic</w:t>
            </w:r>
          </w:p>
        </w:tc>
        <w:tc>
          <w:tcPr>
            <w:tcW w:w="13514" w:type="dxa"/>
          </w:tcPr>
          <w:p w14:paraId="2FCE6BC1" w14:textId="77777777" w:rsidR="00BE5007" w:rsidRPr="00F27756" w:rsidRDefault="00BE5007" w:rsidP="0092566A">
            <w:pPr>
              <w:jc w:val="both"/>
              <w:rPr>
                <w:rFonts w:ascii="News Gothic GDB" w:hAnsi="News Gothic GDB"/>
                <w:i/>
              </w:rPr>
            </w:pPr>
            <w:r w:rsidRPr="6ABC4B8F">
              <w:rPr>
                <w:rFonts w:ascii="News Gothic GDB" w:hAnsi="News Gothic GDB" w:cs="Arial"/>
                <w:i/>
                <w:sz w:val="22"/>
                <w:szCs w:val="22"/>
              </w:rPr>
              <w:t>Review and results</w:t>
            </w:r>
          </w:p>
        </w:tc>
      </w:tr>
      <w:tr w:rsidR="00BE5007" w:rsidRPr="00F27756" w14:paraId="7873FC12" w14:textId="77777777" w:rsidTr="00C04318">
        <w:tc>
          <w:tcPr>
            <w:tcW w:w="1250" w:type="dxa"/>
          </w:tcPr>
          <w:p w14:paraId="6C8DDA43" w14:textId="77777777" w:rsidR="00BE5007" w:rsidRPr="00F27756" w:rsidRDefault="00BE5007" w:rsidP="0092566A">
            <w:pPr>
              <w:rPr>
                <w:rFonts w:ascii="News Gothic GDB" w:hAnsi="News Gothic GDB"/>
              </w:rPr>
            </w:pPr>
            <w:r w:rsidRPr="6ABC4B8F">
              <w:rPr>
                <w:rFonts w:ascii="News Gothic GDB" w:hAnsi="News Gothic GDB" w:cs="Arial"/>
                <w:sz w:val="22"/>
                <w:szCs w:val="22"/>
              </w:rPr>
              <w:t>Process description</w:t>
            </w:r>
            <w:r w:rsidRPr="6ABC4B8F">
              <w:rPr>
                <w:rFonts w:ascii="News Gothic GDB" w:hAnsi="News Gothic GDB"/>
                <w:sz w:val="16"/>
                <w:szCs w:val="16"/>
              </w:rPr>
              <w:t xml:space="preserve"> </w:t>
            </w:r>
          </w:p>
        </w:tc>
        <w:tc>
          <w:tcPr>
            <w:tcW w:w="13514" w:type="dxa"/>
          </w:tcPr>
          <w:p w14:paraId="692A8575" w14:textId="53F3B47F" w:rsidR="43216452" w:rsidRDefault="43216452" w:rsidP="07F4575B">
            <w:pPr>
              <w:jc w:val="both"/>
              <w:rPr>
                <w:rFonts w:ascii="News Gothic GDB" w:eastAsia="News Gothic GDB" w:hAnsi="News Gothic GDB" w:cs="News Gothic GDB"/>
                <w:color w:val="000000" w:themeColor="text1"/>
                <w:sz w:val="22"/>
                <w:szCs w:val="22"/>
                <w:lang w:val="en-GB"/>
              </w:rPr>
            </w:pPr>
            <w:r w:rsidRPr="07F4575B">
              <w:rPr>
                <w:rFonts w:ascii="News Gothic GDB" w:eastAsia="News Gothic GDB" w:hAnsi="News Gothic GDB" w:cs="News Gothic GDB"/>
                <w:color w:val="000000" w:themeColor="text1"/>
                <w:sz w:val="22"/>
                <w:szCs w:val="22"/>
                <w:lang w:val="en-GB"/>
              </w:rPr>
              <w:t>Privileged Access Management (PAM) focuses on securing accounts with elevated/privileged access permissions within the D</w:t>
            </w:r>
            <w:r w:rsidRPr="07F4575B">
              <w:rPr>
                <w:rFonts w:ascii="News Gothic GDB" w:eastAsia="News Gothic GDB" w:hAnsi="News Gothic GDB" w:cs="News Gothic GDB"/>
                <w:sz w:val="22"/>
                <w:szCs w:val="22"/>
                <w:lang w:val="en-GB"/>
              </w:rPr>
              <w:t xml:space="preserve">BG </w:t>
            </w:r>
            <w:r w:rsidRPr="07F4575B">
              <w:rPr>
                <w:rFonts w:ascii="News Gothic GDB" w:eastAsia="News Gothic GDB" w:hAnsi="News Gothic GDB" w:cs="News Gothic GDB"/>
                <w:color w:val="000000" w:themeColor="text1"/>
                <w:sz w:val="22"/>
                <w:szCs w:val="22"/>
                <w:lang w:val="en-GB"/>
              </w:rPr>
              <w:t>IT landscape to lower the risk of unauthorized manipulation of data and IT-asset configurations to comply with standard internal and external regulatory requirements. Processes and tools are set up for the Privileged Access Management. The respective framework with processes and controls is described in the</w:t>
            </w:r>
            <w:r w:rsidRPr="07F4575B">
              <w:rPr>
                <w:rFonts w:ascii="Calibri" w:eastAsia="SimSun" w:hAnsi="Calibri" w:cs="Arial"/>
                <w:color w:val="000000" w:themeColor="text1"/>
                <w:sz w:val="22"/>
                <w:szCs w:val="22"/>
                <w:lang w:val="en-GB"/>
              </w:rPr>
              <w:t xml:space="preserve"> </w:t>
            </w:r>
            <w:hyperlink r:id="rId55">
              <w:r w:rsidRPr="07F4575B">
                <w:rPr>
                  <w:rStyle w:val="Hyperlink"/>
                  <w:rFonts w:ascii="Calibri" w:eastAsia="Calibri" w:hAnsi="Calibri" w:cs="Calibri"/>
                  <w:sz w:val="22"/>
                  <w:szCs w:val="22"/>
                  <w:lang w:val="en-GB"/>
                </w:rPr>
                <w:t>DBG_GS_PAM_Procedure.pdf</w:t>
              </w:r>
            </w:hyperlink>
            <w:r w:rsidRPr="07F4575B">
              <w:rPr>
                <w:rFonts w:ascii="Calibri" w:eastAsia="Calibri" w:hAnsi="Calibri" w:cs="Calibri"/>
                <w:sz w:val="22"/>
                <w:szCs w:val="22"/>
                <w:lang w:val="en-GB"/>
              </w:rPr>
              <w:t xml:space="preserve"> </w:t>
            </w:r>
            <w:r w:rsidRPr="07F4575B">
              <w:rPr>
                <w:rFonts w:ascii="News Gothic GDB" w:eastAsia="News Gothic GDB" w:hAnsi="News Gothic GDB" w:cs="News Gothic GDB"/>
                <w:color w:val="000000" w:themeColor="text1"/>
                <w:sz w:val="22"/>
                <w:szCs w:val="22"/>
                <w:lang w:val="en-GB" w:bidi="ar-SA"/>
              </w:rPr>
              <w:t>by Group Security. Core tools for PAM are CyberArk (AID756) and Privileged Account Inventory (PAI, AID928).</w:t>
            </w:r>
          </w:p>
          <w:p w14:paraId="03E42D5F" w14:textId="2CBD8837" w:rsidR="07F4575B" w:rsidRDefault="07F4575B" w:rsidP="07F4575B">
            <w:pPr>
              <w:jc w:val="both"/>
              <w:rPr>
                <w:rFonts w:ascii="Calibri" w:eastAsia="SimSun" w:hAnsi="Calibri" w:cs="Arial"/>
                <w:color w:val="000000" w:themeColor="text1"/>
                <w:sz w:val="22"/>
                <w:szCs w:val="22"/>
                <w:lang w:val="en-GB"/>
              </w:rPr>
            </w:pPr>
          </w:p>
          <w:p w14:paraId="4A6514BE" w14:textId="328A8159" w:rsidR="43216452" w:rsidRDefault="43216452" w:rsidP="07F4575B">
            <w:pPr>
              <w:jc w:val="both"/>
              <w:rPr>
                <w:rFonts w:ascii="News Gothic GDB" w:eastAsia="News Gothic GDB" w:hAnsi="News Gothic GDB" w:cs="News Gothic GDB"/>
                <w:color w:val="000000" w:themeColor="text1"/>
                <w:sz w:val="22"/>
                <w:szCs w:val="22"/>
                <w:lang w:val="en-GB" w:bidi="ar-SA"/>
              </w:rPr>
            </w:pPr>
            <w:r w:rsidRPr="07F4575B">
              <w:rPr>
                <w:rFonts w:ascii="News Gothic GDB" w:eastAsia="News Gothic GDB" w:hAnsi="News Gothic GDB" w:cs="News Gothic GDB"/>
                <w:color w:val="000000" w:themeColor="text1"/>
                <w:sz w:val="22"/>
                <w:szCs w:val="22"/>
                <w:lang w:val="en-GB" w:bidi="ar-SA"/>
              </w:rPr>
              <w:t>According to the</w:t>
            </w:r>
            <w:r w:rsidRPr="07F4575B">
              <w:rPr>
                <w:rFonts w:ascii="Calibri" w:eastAsia="SimSun" w:hAnsi="Calibri" w:cs="Arial"/>
                <w:color w:val="000000" w:themeColor="text1"/>
                <w:sz w:val="22"/>
                <w:szCs w:val="22"/>
                <w:lang w:val="en-GB"/>
              </w:rPr>
              <w:t xml:space="preserve"> </w:t>
            </w:r>
            <w:hyperlink r:id="rId56">
              <w:r w:rsidRPr="07F4575B">
                <w:rPr>
                  <w:rStyle w:val="Hyperlink"/>
                  <w:rFonts w:ascii="Calibri" w:eastAsia="SimSun" w:hAnsi="Calibri" w:cs="Arial"/>
                  <w:sz w:val="22"/>
                  <w:szCs w:val="22"/>
                  <w:lang w:val="en-GB"/>
                </w:rPr>
                <w:t>IAM Guideline</w:t>
              </w:r>
            </w:hyperlink>
            <w:r w:rsidRPr="07F4575B">
              <w:rPr>
                <w:rFonts w:ascii="Calibri" w:eastAsia="SimSun" w:hAnsi="Calibri" w:cs="Arial"/>
                <w:color w:val="000000" w:themeColor="text1"/>
                <w:sz w:val="22"/>
                <w:szCs w:val="22"/>
                <w:lang w:val="en-GB"/>
              </w:rPr>
              <w:t xml:space="preserve">, </w:t>
            </w:r>
            <w:r w:rsidRPr="07F4575B">
              <w:rPr>
                <w:rFonts w:ascii="News Gothic GDB" w:eastAsia="News Gothic GDB" w:hAnsi="News Gothic GDB" w:cs="News Gothic GDB"/>
                <w:color w:val="000000" w:themeColor="text1"/>
                <w:sz w:val="22"/>
                <w:szCs w:val="22"/>
                <w:lang w:val="en-GB" w:bidi="ar-SA"/>
              </w:rPr>
              <w:t>there are three access types: business access, business-critical access and privileged access. Privileged access is defined as:</w:t>
            </w:r>
          </w:p>
          <w:p w14:paraId="626358FD" w14:textId="3851C919" w:rsidR="43216452" w:rsidRDefault="43216452" w:rsidP="07F4575B">
            <w:pPr>
              <w:jc w:val="both"/>
              <w:rPr>
                <w:rFonts w:ascii="News Gothic GDB" w:eastAsia="News Gothic GDB" w:hAnsi="News Gothic GDB" w:cs="News Gothic GDB"/>
                <w:color w:val="000000" w:themeColor="text1"/>
                <w:sz w:val="22"/>
                <w:szCs w:val="22"/>
                <w:lang w:val="en-GB" w:bidi="ar-SA"/>
              </w:rPr>
            </w:pPr>
            <w:r w:rsidRPr="07F4575B">
              <w:rPr>
                <w:rFonts w:ascii="News Gothic GDB" w:eastAsia="News Gothic GDB" w:hAnsi="News Gothic GDB" w:cs="News Gothic GDB"/>
                <w:color w:val="000000" w:themeColor="text1"/>
                <w:sz w:val="22"/>
                <w:szCs w:val="22"/>
                <w:lang w:val="en-GB" w:bidi="ar-SA"/>
              </w:rPr>
              <w:t>[…] one or more privileges (permissions) to IT assets, that – if misused – would impact the availability of an IT asset and/or integrity of its data, also referring to Tier-0 and Tier-1 access. All privileged access is in scope of this guideline. The applicability of privileged access control requirements stipulated in this Guideline depends on the criticality of the respective IT asset and the criticality of the access (Tiering).</w:t>
            </w:r>
          </w:p>
          <w:p w14:paraId="146757D6" w14:textId="084B040E" w:rsidR="43216452" w:rsidRDefault="43216452" w:rsidP="07F4575B">
            <w:pPr>
              <w:jc w:val="both"/>
              <w:rPr>
                <w:rFonts w:ascii="News Gothic GDB" w:eastAsia="News Gothic GDB" w:hAnsi="News Gothic GDB" w:cs="News Gothic GDB"/>
                <w:color w:val="000000" w:themeColor="text1"/>
                <w:sz w:val="22"/>
                <w:szCs w:val="22"/>
                <w:lang w:val="en-GB" w:bidi="ar-SA"/>
              </w:rPr>
            </w:pPr>
            <w:r w:rsidRPr="07F4575B">
              <w:rPr>
                <w:rFonts w:ascii="News Gothic GDB" w:eastAsia="News Gothic GDB" w:hAnsi="News Gothic GDB" w:cs="News Gothic GDB"/>
                <w:color w:val="000000" w:themeColor="text1"/>
                <w:sz w:val="22"/>
                <w:szCs w:val="22"/>
                <w:lang w:val="en-GB" w:bidi="ar-SA"/>
              </w:rPr>
              <w:t xml:space="preserve"> </w:t>
            </w:r>
          </w:p>
          <w:p w14:paraId="7D20B598" w14:textId="098C7E00" w:rsidR="43216452" w:rsidRDefault="43216452" w:rsidP="07F4575B">
            <w:pPr>
              <w:jc w:val="both"/>
              <w:rPr>
                <w:rFonts w:ascii="News Gothic GDB" w:eastAsia="News Gothic GDB" w:hAnsi="News Gothic GDB" w:cs="News Gothic GDB"/>
                <w:color w:val="000000" w:themeColor="text1"/>
                <w:sz w:val="22"/>
                <w:szCs w:val="22"/>
                <w:lang w:val="en-GB" w:bidi="ar-SA"/>
              </w:rPr>
            </w:pPr>
            <w:r w:rsidRPr="07F4575B">
              <w:rPr>
                <w:rFonts w:ascii="News Gothic GDB" w:eastAsia="News Gothic GDB" w:hAnsi="News Gothic GDB" w:cs="News Gothic GDB"/>
                <w:color w:val="000000" w:themeColor="text1"/>
                <w:sz w:val="22"/>
                <w:szCs w:val="22"/>
                <w:lang w:val="en-GB" w:bidi="ar-SA"/>
              </w:rPr>
              <w:t>Privileged access fulfils the following criteria:</w:t>
            </w:r>
          </w:p>
          <w:p w14:paraId="31F6BAF7" w14:textId="0ECA514F" w:rsidR="43216452" w:rsidRPr="002E003B" w:rsidRDefault="43216452" w:rsidP="002E003B">
            <w:pPr>
              <w:pStyle w:val="ListParagraph"/>
              <w:numPr>
                <w:ilvl w:val="0"/>
                <w:numId w:val="11"/>
              </w:numPr>
              <w:ind w:left="166" w:hanging="166"/>
              <w:jc w:val="both"/>
              <w:rPr>
                <w:rFonts w:ascii="News Gothic GDB" w:hAnsi="News Gothic GDB" w:cs="Arial"/>
                <w:color w:val="000000" w:themeColor="text1"/>
              </w:rPr>
            </w:pPr>
            <w:proofErr w:type="gramStart"/>
            <w:r w:rsidRPr="002E003B">
              <w:rPr>
                <w:rFonts w:ascii="News Gothic GDB" w:hAnsi="News Gothic GDB" w:cs="Arial"/>
                <w:color w:val="000000" w:themeColor="text1"/>
              </w:rPr>
              <w:t>Can</w:t>
            </w:r>
            <w:proofErr w:type="gramEnd"/>
            <w:r w:rsidRPr="002E003B">
              <w:rPr>
                <w:rFonts w:ascii="News Gothic GDB" w:hAnsi="News Gothic GDB" w:cs="Arial"/>
                <w:color w:val="000000" w:themeColor="text1"/>
              </w:rPr>
              <w:t xml:space="preserve"> change IT-asset configuration to perform unintended activities OR</w:t>
            </w:r>
          </w:p>
          <w:p w14:paraId="236FBA87" w14:textId="027DDF7F" w:rsidR="43216452" w:rsidRPr="002E003B" w:rsidRDefault="43216452" w:rsidP="002E003B">
            <w:pPr>
              <w:pStyle w:val="ListParagraph"/>
              <w:numPr>
                <w:ilvl w:val="0"/>
                <w:numId w:val="11"/>
              </w:numPr>
              <w:ind w:left="166" w:hanging="166"/>
              <w:jc w:val="both"/>
              <w:rPr>
                <w:rFonts w:ascii="News Gothic GDB" w:hAnsi="News Gothic GDB" w:cs="Arial"/>
                <w:color w:val="000000" w:themeColor="text1"/>
              </w:rPr>
            </w:pPr>
            <w:r w:rsidRPr="002E003B">
              <w:rPr>
                <w:rFonts w:ascii="News Gothic GDB" w:hAnsi="News Gothic GDB" w:cs="Arial"/>
                <w:color w:val="000000" w:themeColor="text1"/>
              </w:rPr>
              <w:t>Can create IT-asset internal accounts and assign access rights to them OR</w:t>
            </w:r>
          </w:p>
          <w:p w14:paraId="45ADEA1D" w14:textId="208E1DB5" w:rsidR="43216452" w:rsidRPr="002E003B" w:rsidRDefault="43216452" w:rsidP="002E003B">
            <w:pPr>
              <w:pStyle w:val="ListParagraph"/>
              <w:numPr>
                <w:ilvl w:val="0"/>
                <w:numId w:val="11"/>
              </w:numPr>
              <w:ind w:left="166" w:hanging="166"/>
              <w:jc w:val="both"/>
              <w:rPr>
                <w:rFonts w:ascii="News Gothic GDB" w:hAnsi="News Gothic GDB" w:cs="Arial"/>
                <w:color w:val="000000" w:themeColor="text1"/>
              </w:rPr>
            </w:pPr>
            <w:r w:rsidRPr="002E003B">
              <w:rPr>
                <w:rFonts w:ascii="News Gothic GDB" w:hAnsi="News Gothic GDB" w:cs="Arial"/>
                <w:color w:val="000000" w:themeColor="text1"/>
              </w:rPr>
              <w:lastRenderedPageBreak/>
              <w:t>Can change roles/entitlements OR</w:t>
            </w:r>
          </w:p>
          <w:p w14:paraId="08765B26" w14:textId="0D62BDC3" w:rsidR="43216452" w:rsidRPr="002E003B" w:rsidRDefault="43216452" w:rsidP="002E003B">
            <w:pPr>
              <w:pStyle w:val="ListParagraph"/>
              <w:numPr>
                <w:ilvl w:val="0"/>
                <w:numId w:val="11"/>
              </w:numPr>
              <w:ind w:left="166" w:hanging="166"/>
              <w:jc w:val="both"/>
              <w:rPr>
                <w:rFonts w:ascii="News Gothic GDB" w:hAnsi="News Gothic GDB" w:cs="Arial"/>
                <w:color w:val="000000" w:themeColor="text1"/>
              </w:rPr>
            </w:pPr>
            <w:r w:rsidRPr="002E003B">
              <w:rPr>
                <w:rFonts w:ascii="News Gothic GDB" w:hAnsi="News Gothic GDB" w:cs="Arial"/>
                <w:color w:val="000000" w:themeColor="text1"/>
              </w:rPr>
              <w:t>Can operate outside of IT-asset operational logic and thus can circumvent IT-asset related security controls (i.e., manipulate log files, redirect IT-asset traffic, circumvent security controls)</w:t>
            </w:r>
          </w:p>
          <w:p w14:paraId="3EFEC767" w14:textId="5AD53FA4" w:rsidR="07F4575B" w:rsidRDefault="07F4575B" w:rsidP="07F4575B">
            <w:pPr>
              <w:jc w:val="both"/>
              <w:rPr>
                <w:rFonts w:ascii="News Gothic GDB" w:hAnsi="News Gothic GDB" w:cs="Arial"/>
                <w:sz w:val="22"/>
                <w:szCs w:val="22"/>
                <w:lang w:bidi="ar-SA"/>
              </w:rPr>
            </w:pPr>
          </w:p>
          <w:p w14:paraId="469A8E8E" w14:textId="4B29BCBD" w:rsidR="43216452" w:rsidRDefault="43216452" w:rsidP="07F4575B">
            <w:pPr>
              <w:jc w:val="both"/>
              <w:rPr>
                <w:rFonts w:ascii="News Gothic GDB" w:hAnsi="News Gothic GDB" w:cs="Arial"/>
                <w:color w:val="000000" w:themeColor="text1"/>
                <w:sz w:val="22"/>
                <w:szCs w:val="22"/>
                <w:lang w:val="en-GB"/>
              </w:rPr>
            </w:pPr>
            <w:r w:rsidRPr="07F4575B">
              <w:rPr>
                <w:rFonts w:ascii="News Gothic GDB" w:hAnsi="News Gothic GDB" w:cs="Arial"/>
                <w:color w:val="000000" w:themeColor="text1"/>
                <w:sz w:val="22"/>
                <w:szCs w:val="22"/>
                <w:lang w:val="en-GB"/>
              </w:rPr>
              <w:t xml:space="preserve">According to </w:t>
            </w:r>
            <w:hyperlink r:id="rId57">
              <w:r w:rsidRPr="07F4575B">
                <w:rPr>
                  <w:rStyle w:val="Hyperlink"/>
                  <w:rFonts w:ascii="News Gothic GDB" w:hAnsi="News Gothic GDB" w:cs="Arial"/>
                  <w:sz w:val="22"/>
                  <w:szCs w:val="22"/>
                  <w:lang w:val="en-GB"/>
                </w:rPr>
                <w:t>DBG_GS_PAM_Procedure.pdf</w:t>
              </w:r>
            </w:hyperlink>
            <w:r w:rsidRPr="07F4575B">
              <w:rPr>
                <w:rFonts w:ascii="News Gothic GDB" w:hAnsi="News Gothic GDB" w:cs="Arial"/>
                <w:color w:val="000000" w:themeColor="text1"/>
                <w:sz w:val="22"/>
                <w:szCs w:val="22"/>
                <w:lang w:val="en-GB"/>
              </w:rPr>
              <w:t>, there are the following types of privileged accounts:</w:t>
            </w:r>
          </w:p>
          <w:p w14:paraId="6DD3BA0B" w14:textId="2CBB21D3" w:rsidR="43216452" w:rsidRPr="002E003B" w:rsidRDefault="43216452" w:rsidP="002E003B">
            <w:pPr>
              <w:pStyle w:val="ListParagraph"/>
              <w:numPr>
                <w:ilvl w:val="0"/>
                <w:numId w:val="11"/>
              </w:numPr>
              <w:ind w:left="166" w:hanging="166"/>
              <w:rPr>
                <w:rFonts w:ascii="News Gothic GDB" w:hAnsi="News Gothic GDB" w:cs="Arial"/>
                <w:color w:val="000000" w:themeColor="text1"/>
              </w:rPr>
            </w:pPr>
            <w:r w:rsidRPr="002E003B">
              <w:rPr>
                <w:rFonts w:ascii="News Gothic GDB" w:hAnsi="News Gothic GDB" w:cs="Arial"/>
                <w:color w:val="000000" w:themeColor="text1"/>
              </w:rPr>
              <w:t>Personal privileged account</w:t>
            </w:r>
            <w:r w:rsidR="00DA42E1">
              <w:rPr>
                <w:rFonts w:ascii="News Gothic GDB" w:hAnsi="News Gothic GDB" w:cs="Arial"/>
                <w:color w:val="000000" w:themeColor="text1"/>
              </w:rPr>
              <w:t xml:space="preserve"> -</w:t>
            </w:r>
            <w:r>
              <w:rPr>
                <w:rFonts w:ascii="News Gothic GDB" w:hAnsi="News Gothic GDB" w:cs="Arial"/>
                <w:color w:val="000000" w:themeColor="text1"/>
              </w:rPr>
              <w:t xml:space="preserve"> </w:t>
            </w:r>
            <w:r w:rsidRPr="002E003B">
              <w:rPr>
                <w:rFonts w:ascii="News Gothic GDB" w:hAnsi="News Gothic GDB" w:cs="Arial"/>
                <w:color w:val="000000" w:themeColor="text1"/>
              </w:rPr>
              <w:t>An account with privileged access assigned to a user.</w:t>
            </w:r>
          </w:p>
          <w:p w14:paraId="433C150F" w14:textId="57C09F65" w:rsidR="43216452" w:rsidRPr="002E003B" w:rsidRDefault="43216452" w:rsidP="002E003B">
            <w:pPr>
              <w:pStyle w:val="ListParagraph"/>
              <w:numPr>
                <w:ilvl w:val="0"/>
                <w:numId w:val="11"/>
              </w:numPr>
              <w:ind w:left="166" w:hanging="166"/>
              <w:rPr>
                <w:rFonts w:ascii="News Gothic GDB" w:hAnsi="News Gothic GDB" w:cs="Arial"/>
                <w:color w:val="000000" w:themeColor="text1"/>
              </w:rPr>
            </w:pPr>
            <w:r w:rsidRPr="002E003B">
              <w:rPr>
                <w:rFonts w:ascii="News Gothic GDB" w:hAnsi="News Gothic GDB" w:cs="Arial"/>
                <w:color w:val="000000" w:themeColor="text1"/>
              </w:rPr>
              <w:t>Shared account</w:t>
            </w:r>
            <w:r w:rsidR="00DA42E1">
              <w:rPr>
                <w:rFonts w:ascii="News Gothic GDB" w:hAnsi="News Gothic GDB" w:cs="Arial"/>
                <w:color w:val="000000" w:themeColor="text1"/>
              </w:rPr>
              <w:t xml:space="preserve"> -</w:t>
            </w:r>
            <w:r>
              <w:rPr>
                <w:rFonts w:ascii="News Gothic GDB" w:hAnsi="News Gothic GDB" w:cs="Arial"/>
                <w:color w:val="000000" w:themeColor="text1"/>
              </w:rPr>
              <w:t xml:space="preserve"> </w:t>
            </w:r>
            <w:r w:rsidRPr="002E003B">
              <w:rPr>
                <w:rFonts w:ascii="News Gothic GDB" w:hAnsi="News Gothic GDB" w:cs="Arial"/>
                <w:color w:val="000000" w:themeColor="text1"/>
              </w:rPr>
              <w:t>Not assigned to a user, can be used by several people, also at the same time</w:t>
            </w:r>
          </w:p>
          <w:p w14:paraId="399BB94C" w14:textId="07186791" w:rsidR="43216452" w:rsidRPr="002E003B" w:rsidRDefault="43216452" w:rsidP="002E003B">
            <w:pPr>
              <w:pStyle w:val="ListParagraph"/>
              <w:numPr>
                <w:ilvl w:val="0"/>
                <w:numId w:val="11"/>
              </w:numPr>
              <w:ind w:left="166" w:hanging="166"/>
              <w:rPr>
                <w:rFonts w:ascii="News Gothic GDB" w:hAnsi="News Gothic GDB" w:cs="Arial"/>
                <w:color w:val="000000" w:themeColor="text1"/>
              </w:rPr>
            </w:pPr>
            <w:r w:rsidRPr="002E003B">
              <w:rPr>
                <w:rFonts w:ascii="News Gothic GDB" w:hAnsi="News Gothic GDB" w:cs="Arial"/>
                <w:color w:val="000000" w:themeColor="text1"/>
              </w:rPr>
              <w:t>Emergency account</w:t>
            </w:r>
            <w:r w:rsidR="00DA42E1">
              <w:rPr>
                <w:rFonts w:ascii="News Gothic GDB" w:hAnsi="News Gothic GDB" w:cs="Arial"/>
                <w:color w:val="000000" w:themeColor="text1"/>
              </w:rPr>
              <w:t xml:space="preserve"> - </w:t>
            </w:r>
            <w:r w:rsidRPr="002E003B">
              <w:rPr>
                <w:rFonts w:ascii="News Gothic GDB" w:hAnsi="News Gothic GDB" w:cs="Arial"/>
                <w:color w:val="000000" w:themeColor="text1"/>
              </w:rPr>
              <w:t xml:space="preserve">Set up to ensure that access is possible under any circumstance. Typically, not </w:t>
            </w:r>
            <w:proofErr w:type="gramStart"/>
            <w:r w:rsidRPr="002E003B">
              <w:rPr>
                <w:rFonts w:ascii="News Gothic GDB" w:hAnsi="News Gothic GDB" w:cs="Arial"/>
                <w:color w:val="000000" w:themeColor="text1"/>
              </w:rPr>
              <w:t>onboarded</w:t>
            </w:r>
            <w:proofErr w:type="gramEnd"/>
            <w:r w:rsidRPr="002E003B">
              <w:rPr>
                <w:rFonts w:ascii="News Gothic GDB" w:hAnsi="News Gothic GDB" w:cs="Arial"/>
                <w:color w:val="000000" w:themeColor="text1"/>
              </w:rPr>
              <w:t xml:space="preserve"> to CyberArk to avoid a dependency. Emergency accounts are in general interactive accounts, as they are typically used by IT staff to fix problems with the application.</w:t>
            </w:r>
          </w:p>
          <w:p w14:paraId="086E28E2" w14:textId="2CC52275" w:rsidR="43216452" w:rsidRPr="00331222" w:rsidRDefault="43216452">
            <w:pPr>
              <w:pStyle w:val="ListParagraph"/>
              <w:numPr>
                <w:ilvl w:val="0"/>
                <w:numId w:val="11"/>
              </w:numPr>
              <w:ind w:left="166" w:hanging="166"/>
              <w:rPr>
                <w:rFonts w:ascii="News Gothic GDB" w:hAnsi="News Gothic GDB" w:cs="Arial"/>
                <w:color w:val="000000" w:themeColor="text1"/>
              </w:rPr>
            </w:pPr>
            <w:r w:rsidRPr="00331222">
              <w:rPr>
                <w:rFonts w:ascii="News Gothic GDB" w:hAnsi="News Gothic GDB" w:cs="Arial"/>
                <w:color w:val="000000" w:themeColor="text1"/>
              </w:rPr>
              <w:t>Break Glass account</w:t>
            </w:r>
            <w:r w:rsidR="00331222" w:rsidRPr="00331222">
              <w:rPr>
                <w:rFonts w:ascii="News Gothic GDB" w:hAnsi="News Gothic GDB" w:cs="Arial"/>
                <w:color w:val="000000" w:themeColor="text1"/>
              </w:rPr>
              <w:t xml:space="preserve"> - </w:t>
            </w:r>
            <w:r w:rsidRPr="00331222">
              <w:rPr>
                <w:rFonts w:ascii="News Gothic GDB" w:hAnsi="News Gothic GDB" w:cs="Arial"/>
                <w:color w:val="000000" w:themeColor="text1"/>
              </w:rPr>
              <w:t>Utilized to recover an entire technology from disaster and are thus only required in case of an IT-incident.</w:t>
            </w:r>
          </w:p>
          <w:p w14:paraId="2FB2C93C" w14:textId="23AED5A1" w:rsidR="43216452" w:rsidRPr="002E003B" w:rsidRDefault="43216452" w:rsidP="002E003B">
            <w:pPr>
              <w:pStyle w:val="ListParagraph"/>
              <w:numPr>
                <w:ilvl w:val="0"/>
                <w:numId w:val="11"/>
              </w:numPr>
              <w:ind w:left="166" w:hanging="166"/>
              <w:rPr>
                <w:rFonts w:ascii="News Gothic GDB" w:hAnsi="News Gothic GDB" w:cs="Arial"/>
                <w:color w:val="000000" w:themeColor="text1"/>
              </w:rPr>
            </w:pPr>
            <w:r w:rsidRPr="002E003B">
              <w:rPr>
                <w:rFonts w:ascii="News Gothic GDB" w:hAnsi="News Gothic GDB" w:cs="Arial"/>
                <w:color w:val="000000" w:themeColor="text1"/>
              </w:rPr>
              <w:t>Built-in accounts</w:t>
            </w:r>
            <w:r w:rsidR="00331222">
              <w:rPr>
                <w:rFonts w:ascii="News Gothic GDB" w:hAnsi="News Gothic GDB" w:cs="Arial"/>
                <w:color w:val="000000" w:themeColor="text1"/>
              </w:rPr>
              <w:t xml:space="preserve"> - </w:t>
            </w:r>
            <w:r w:rsidRPr="002E003B">
              <w:rPr>
                <w:rFonts w:ascii="News Gothic GDB" w:hAnsi="News Gothic GDB" w:cs="Arial"/>
                <w:color w:val="000000" w:themeColor="text1"/>
              </w:rPr>
              <w:t>Allowing access to an application before any other account is created. Typically used to install an application. Built-in accounts are in general interactive accounts.</w:t>
            </w:r>
          </w:p>
          <w:p w14:paraId="47B0E15D" w14:textId="2E66AE21" w:rsidR="43216452" w:rsidRPr="002E003B" w:rsidRDefault="43216452" w:rsidP="002E003B">
            <w:pPr>
              <w:pStyle w:val="ListParagraph"/>
              <w:numPr>
                <w:ilvl w:val="0"/>
                <w:numId w:val="11"/>
              </w:numPr>
              <w:ind w:left="166" w:hanging="166"/>
              <w:rPr>
                <w:rFonts w:ascii="News Gothic GDB" w:hAnsi="News Gothic GDB" w:cs="Arial"/>
                <w:color w:val="000000" w:themeColor="text1"/>
              </w:rPr>
            </w:pPr>
            <w:r w:rsidRPr="002E003B">
              <w:rPr>
                <w:rFonts w:ascii="News Gothic GDB" w:hAnsi="News Gothic GDB" w:cs="Arial"/>
                <w:color w:val="000000" w:themeColor="text1"/>
              </w:rPr>
              <w:t>Technical account</w:t>
            </w:r>
            <w:r w:rsidR="00331222">
              <w:rPr>
                <w:rFonts w:ascii="News Gothic GDB" w:hAnsi="News Gothic GDB" w:cs="Arial"/>
                <w:color w:val="000000" w:themeColor="text1"/>
              </w:rPr>
              <w:t xml:space="preserve"> -</w:t>
            </w:r>
            <w:r w:rsidDel="009E029D">
              <w:rPr>
                <w:rFonts w:ascii="News Gothic GDB" w:hAnsi="News Gothic GDB" w:cs="Arial"/>
                <w:color w:val="000000" w:themeColor="text1"/>
              </w:rPr>
              <w:t xml:space="preserve"> </w:t>
            </w:r>
            <w:r w:rsidRPr="002E003B">
              <w:rPr>
                <w:rFonts w:ascii="News Gothic GDB" w:hAnsi="News Gothic GDB" w:cs="Arial"/>
                <w:color w:val="000000" w:themeColor="text1"/>
              </w:rPr>
              <w:t>These accounts are used by applications to log into other applications. These accounts are not intended to be used interactively.</w:t>
            </w:r>
          </w:p>
          <w:p w14:paraId="15581A4D" w14:textId="633733A1" w:rsidR="43216452" w:rsidRPr="002E003B" w:rsidRDefault="43216452" w:rsidP="002E003B">
            <w:pPr>
              <w:pStyle w:val="ListParagraph"/>
              <w:numPr>
                <w:ilvl w:val="0"/>
                <w:numId w:val="11"/>
              </w:numPr>
              <w:ind w:left="166" w:hanging="166"/>
              <w:rPr>
                <w:rFonts w:ascii="News Gothic GDB" w:hAnsi="News Gothic GDB" w:cs="Arial"/>
                <w:color w:val="000000" w:themeColor="text1"/>
              </w:rPr>
            </w:pPr>
            <w:r w:rsidRPr="002E003B">
              <w:rPr>
                <w:rFonts w:ascii="News Gothic GDB" w:hAnsi="News Gothic GDB" w:cs="Arial"/>
                <w:color w:val="000000" w:themeColor="text1"/>
              </w:rPr>
              <w:t>Service account</w:t>
            </w:r>
            <w:r w:rsidR="00331222">
              <w:rPr>
                <w:rFonts w:ascii="News Gothic GDB" w:hAnsi="News Gothic GDB" w:cs="Arial"/>
                <w:color w:val="000000" w:themeColor="text1"/>
              </w:rPr>
              <w:t xml:space="preserve"> -</w:t>
            </w:r>
            <w:r w:rsidDel="009E029D">
              <w:rPr>
                <w:rFonts w:ascii="News Gothic GDB" w:hAnsi="News Gothic GDB" w:cs="Arial"/>
                <w:color w:val="000000" w:themeColor="text1"/>
              </w:rPr>
              <w:t xml:space="preserve"> </w:t>
            </w:r>
            <w:r w:rsidRPr="002E003B">
              <w:rPr>
                <w:rFonts w:ascii="News Gothic GDB" w:hAnsi="News Gothic GDB" w:cs="Arial"/>
                <w:color w:val="000000" w:themeColor="text1"/>
              </w:rPr>
              <w:t xml:space="preserve">Service Accounts (SAs) in cloud environments are considered as technical accounts. These SAs are typically utilised by an application and/or a </w:t>
            </w:r>
            <w:proofErr w:type="gramStart"/>
            <w:r w:rsidRPr="002E003B">
              <w:rPr>
                <w:rFonts w:ascii="News Gothic GDB" w:hAnsi="News Gothic GDB" w:cs="Arial"/>
                <w:color w:val="000000" w:themeColor="text1"/>
              </w:rPr>
              <w:t>compute</w:t>
            </w:r>
            <w:proofErr w:type="gramEnd"/>
            <w:r w:rsidRPr="002E003B">
              <w:rPr>
                <w:rFonts w:ascii="News Gothic GDB" w:hAnsi="News Gothic GDB" w:cs="Arial"/>
                <w:color w:val="000000" w:themeColor="text1"/>
              </w:rPr>
              <w:t xml:space="preserve"> workload to access project-, program-, and/or service-dedicated cloud resources such as other applications and/or services within a cloud environment. Interactive usage of SAs must be prohibited.</w:t>
            </w:r>
          </w:p>
          <w:p w14:paraId="1ABA496D" w14:textId="281803D2" w:rsidR="43216452" w:rsidRDefault="43216452" w:rsidP="07F4575B">
            <w:pPr>
              <w:jc w:val="both"/>
              <w:rPr>
                <w:rFonts w:ascii="News Gothic GDB" w:eastAsia="News Gothic GDB" w:hAnsi="News Gothic GDB" w:cs="News Gothic GDB"/>
                <w:color w:val="000000" w:themeColor="text1"/>
                <w:sz w:val="22"/>
                <w:szCs w:val="22"/>
                <w:lang w:val="en-GB"/>
              </w:rPr>
            </w:pPr>
            <w:r w:rsidRPr="07F4575B">
              <w:rPr>
                <w:rFonts w:ascii="News Gothic GDB" w:eastAsia="News Gothic GDB" w:hAnsi="News Gothic GDB" w:cs="News Gothic GDB"/>
                <w:color w:val="000000" w:themeColor="text1"/>
                <w:sz w:val="22"/>
                <w:szCs w:val="22"/>
                <w:lang w:val="en-GB"/>
              </w:rPr>
              <w:t xml:space="preserve"> </w:t>
            </w:r>
          </w:p>
          <w:p w14:paraId="2E42873B" w14:textId="4FBBF057" w:rsidR="43216452" w:rsidRDefault="43216452" w:rsidP="07F4575B">
            <w:pPr>
              <w:jc w:val="both"/>
              <w:rPr>
                <w:rFonts w:ascii="News Gothic GDB" w:eastAsia="News Gothic GDB" w:hAnsi="News Gothic GDB" w:cs="News Gothic GDB"/>
                <w:color w:val="000000" w:themeColor="text1"/>
                <w:sz w:val="22"/>
                <w:szCs w:val="22"/>
                <w:lang w:val="en-GB"/>
              </w:rPr>
            </w:pPr>
            <w:r w:rsidRPr="07F4575B">
              <w:rPr>
                <w:rFonts w:ascii="News Gothic GDB" w:eastAsia="News Gothic GDB" w:hAnsi="News Gothic GDB" w:cs="News Gothic GDB"/>
                <w:color w:val="000000" w:themeColor="text1"/>
                <w:sz w:val="22"/>
                <w:szCs w:val="22"/>
                <w:lang w:val="en-GB"/>
              </w:rPr>
              <w:t>Accounts are classified according to their range of access:</w:t>
            </w:r>
          </w:p>
          <w:p w14:paraId="7F4BD579" w14:textId="22CEB5D1" w:rsidR="43216452" w:rsidRPr="00DA42E1" w:rsidRDefault="43216452" w:rsidP="00DA42E1">
            <w:pPr>
              <w:pStyle w:val="ListParagraph"/>
              <w:numPr>
                <w:ilvl w:val="0"/>
                <w:numId w:val="11"/>
              </w:numPr>
              <w:ind w:left="166" w:hanging="166"/>
              <w:rPr>
                <w:rFonts w:ascii="News Gothic GDB" w:hAnsi="News Gothic GDB" w:cs="Arial"/>
                <w:color w:val="000000" w:themeColor="text1"/>
              </w:rPr>
            </w:pPr>
            <w:r w:rsidRPr="00DA42E1">
              <w:rPr>
                <w:rFonts w:ascii="News Gothic GDB" w:hAnsi="News Gothic GDB" w:cs="Arial"/>
                <w:color w:val="000000" w:themeColor="text1"/>
              </w:rPr>
              <w:t>Tier 0</w:t>
            </w:r>
            <w:r w:rsidR="00DA42E1">
              <w:rPr>
                <w:rFonts w:ascii="News Gothic GDB" w:hAnsi="News Gothic GDB" w:cs="Arial"/>
                <w:color w:val="000000" w:themeColor="text1"/>
              </w:rPr>
              <w:t>:</w:t>
            </w:r>
            <w:r w:rsidRPr="00DA42E1">
              <w:rPr>
                <w:rFonts w:ascii="News Gothic GDB" w:hAnsi="News Gothic GDB" w:cs="Arial"/>
                <w:color w:val="000000" w:themeColor="text1"/>
              </w:rPr>
              <w:t xml:space="preserve"> Accounts that have administrative access to central IT-assets and/or IT-landscapes which </w:t>
            </w:r>
            <w:proofErr w:type="gramStart"/>
            <w:r w:rsidRPr="00DA42E1">
              <w:rPr>
                <w:rFonts w:ascii="News Gothic GDB" w:hAnsi="News Gothic GDB" w:cs="Arial"/>
                <w:color w:val="000000" w:themeColor="text1"/>
              </w:rPr>
              <w:t>allows</w:t>
            </w:r>
            <w:proofErr w:type="gramEnd"/>
            <w:r w:rsidRPr="00DA42E1">
              <w:rPr>
                <w:rFonts w:ascii="News Gothic GDB" w:hAnsi="News Gothic GDB" w:cs="Arial"/>
                <w:color w:val="000000" w:themeColor="text1"/>
              </w:rPr>
              <w:t xml:space="preserve"> to circumvent system immanent security controls and thus can impact the confidentiality, integrity, authenticity, and availability of associated and consuming IT-assets.</w:t>
            </w:r>
          </w:p>
          <w:p w14:paraId="09A7F120" w14:textId="220FA1BC" w:rsidR="43216452" w:rsidRDefault="43216452" w:rsidP="00DA42E1">
            <w:pPr>
              <w:pStyle w:val="ListParagraph"/>
              <w:numPr>
                <w:ilvl w:val="0"/>
                <w:numId w:val="11"/>
              </w:numPr>
              <w:ind w:left="166" w:hanging="166"/>
              <w:rPr>
                <w:rFonts w:ascii="News Gothic GDB" w:eastAsia="News Gothic GDB" w:hAnsi="News Gothic GDB" w:cs="News Gothic GDB"/>
                <w:color w:val="000000" w:themeColor="text1"/>
                <w:lang w:val="en-GB"/>
              </w:rPr>
            </w:pPr>
            <w:r w:rsidRPr="00DA42E1">
              <w:rPr>
                <w:rFonts w:ascii="News Gothic GDB" w:hAnsi="News Gothic GDB" w:cs="Arial"/>
                <w:color w:val="000000" w:themeColor="text1"/>
              </w:rPr>
              <w:lastRenderedPageBreak/>
              <w:t>Tier 1</w:t>
            </w:r>
            <w:r w:rsidR="00DA42E1">
              <w:rPr>
                <w:rFonts w:ascii="News Gothic GDB" w:hAnsi="News Gothic GDB" w:cs="Arial"/>
                <w:color w:val="000000" w:themeColor="text1"/>
              </w:rPr>
              <w:t>:</w:t>
            </w:r>
            <w:r>
              <w:rPr>
                <w:rFonts w:ascii="News Gothic GDB" w:hAnsi="News Gothic GDB" w:cs="Arial"/>
                <w:color w:val="000000" w:themeColor="text1"/>
              </w:rPr>
              <w:t xml:space="preserve"> </w:t>
            </w:r>
            <w:r w:rsidRPr="00DA42E1">
              <w:rPr>
                <w:rFonts w:ascii="News Gothic GDB" w:hAnsi="News Gothic GDB" w:cs="Arial"/>
                <w:color w:val="000000" w:themeColor="text1"/>
              </w:rPr>
              <w:t xml:space="preserve">Accounts that have administrative access to </w:t>
            </w:r>
            <w:proofErr w:type="gramStart"/>
            <w:r w:rsidRPr="00DA42E1">
              <w:rPr>
                <w:rFonts w:ascii="News Gothic GDB" w:hAnsi="News Gothic GDB" w:cs="Arial"/>
                <w:color w:val="000000" w:themeColor="text1"/>
              </w:rPr>
              <w:t>IT-assets</w:t>
            </w:r>
            <w:proofErr w:type="gramEnd"/>
            <w:r w:rsidRPr="00DA42E1">
              <w:rPr>
                <w:rFonts w:ascii="News Gothic GDB" w:hAnsi="News Gothic GDB" w:cs="Arial"/>
                <w:color w:val="000000" w:themeColor="text1"/>
              </w:rPr>
              <w:t xml:space="preserve"> which allows to circumvent system immanent security controls and thus can impact the confidentiality, integrity, authenticity, and availability of an </w:t>
            </w:r>
            <w:proofErr w:type="gramStart"/>
            <w:r w:rsidRPr="00DA42E1">
              <w:rPr>
                <w:rFonts w:ascii="News Gothic GDB" w:hAnsi="News Gothic GDB" w:cs="Arial"/>
                <w:color w:val="000000" w:themeColor="text1"/>
              </w:rPr>
              <w:t>IT-asset</w:t>
            </w:r>
            <w:proofErr w:type="gramEnd"/>
            <w:r w:rsidRPr="07F4575B">
              <w:rPr>
                <w:rFonts w:ascii="News Gothic GDB" w:eastAsia="News Gothic GDB" w:hAnsi="News Gothic GDB" w:cs="News Gothic GDB"/>
                <w:color w:val="000000" w:themeColor="text1"/>
                <w:lang w:val="en-GB"/>
              </w:rPr>
              <w:t>.</w:t>
            </w:r>
          </w:p>
          <w:p w14:paraId="126FDC1F" w14:textId="130BA973" w:rsidR="07F4575B" w:rsidRDefault="07F4575B" w:rsidP="07F4575B">
            <w:pPr>
              <w:ind w:left="720"/>
              <w:jc w:val="both"/>
              <w:rPr>
                <w:rFonts w:ascii="News Gothic GDB" w:eastAsia="News Gothic GDB" w:hAnsi="News Gothic GDB" w:cs="News Gothic GDB"/>
                <w:color w:val="000000" w:themeColor="text1"/>
                <w:sz w:val="22"/>
                <w:szCs w:val="22"/>
                <w:lang w:val="en-GB"/>
              </w:rPr>
            </w:pPr>
          </w:p>
          <w:p w14:paraId="34642B01" w14:textId="6DEB5120" w:rsidR="07F4575B" w:rsidRPr="00331222" w:rsidRDefault="43216452" w:rsidP="07F4575B">
            <w:pPr>
              <w:jc w:val="both"/>
              <w:rPr>
                <w:rFonts w:ascii="News Gothic GDB" w:eastAsia="News Gothic GDB" w:hAnsi="News Gothic GDB" w:cs="News Gothic GDB"/>
                <w:color w:val="000000" w:themeColor="text1"/>
                <w:sz w:val="22"/>
                <w:szCs w:val="22"/>
                <w:lang w:val="en-GB"/>
              </w:rPr>
            </w:pPr>
            <w:r w:rsidRPr="07F4575B">
              <w:rPr>
                <w:rFonts w:ascii="News Gothic GDB" w:eastAsia="News Gothic GDB" w:hAnsi="News Gothic GDB" w:cs="News Gothic GDB"/>
                <w:color w:val="000000" w:themeColor="text1"/>
                <w:sz w:val="22"/>
                <w:szCs w:val="22"/>
                <w:lang w:val="en-GB"/>
              </w:rPr>
              <w:t>The different classifications require the following control measures:</w:t>
            </w:r>
          </w:p>
          <w:p w14:paraId="6E311901" w14:textId="69F74668" w:rsidR="43216452" w:rsidRDefault="43216452" w:rsidP="00CF637D">
            <w:pPr>
              <w:jc w:val="both"/>
              <w:rPr>
                <w:rFonts w:ascii="News Gothic GDB" w:eastAsia="News Gothic GDB" w:hAnsi="News Gothic GDB" w:cs="News Gothic GDB"/>
                <w:color w:val="000000" w:themeColor="text1"/>
                <w:lang w:val="en-GB" w:bidi="ar-SA"/>
              </w:rPr>
            </w:pPr>
            <w:r>
              <w:rPr>
                <w:noProof/>
              </w:rPr>
              <w:drawing>
                <wp:inline distT="0" distB="0" distL="0" distR="0" wp14:anchorId="5D4FC3A6" wp14:editId="5695A917">
                  <wp:extent cx="3448050" cy="2310714"/>
                  <wp:effectExtent l="0" t="0" r="0" b="0"/>
                  <wp:docPr id="1791972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352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455134" cy="2315461"/>
                          </a:xfrm>
                          <a:prstGeom prst="rect">
                            <a:avLst/>
                          </a:prstGeom>
                        </pic:spPr>
                      </pic:pic>
                    </a:graphicData>
                  </a:graphic>
                </wp:inline>
              </w:drawing>
            </w:r>
          </w:p>
          <w:p w14:paraId="24EAC804" w14:textId="33A071D1" w:rsidR="43216452" w:rsidRDefault="43216452" w:rsidP="07F4575B">
            <w:pPr>
              <w:jc w:val="both"/>
              <w:rPr>
                <w:rFonts w:ascii="News Gothic GDB" w:eastAsia="News Gothic GDB" w:hAnsi="News Gothic GDB" w:cs="News Gothic GDB"/>
                <w:color w:val="000000" w:themeColor="text1"/>
                <w:sz w:val="22"/>
                <w:szCs w:val="22"/>
                <w:lang w:val="en-GB" w:bidi="ar-SA"/>
              </w:rPr>
            </w:pPr>
            <w:r w:rsidRPr="07F4575B">
              <w:rPr>
                <w:rFonts w:ascii="News Gothic GDB" w:eastAsia="News Gothic GDB" w:hAnsi="News Gothic GDB" w:cs="News Gothic GDB"/>
                <w:color w:val="000000" w:themeColor="text1"/>
                <w:sz w:val="22"/>
                <w:szCs w:val="22"/>
                <w:lang w:val="en-GB" w:bidi="ar-SA"/>
              </w:rPr>
              <w:t>PPA = Personal Privileged Account</w:t>
            </w:r>
          </w:p>
          <w:p w14:paraId="33137CBF" w14:textId="151DDE12" w:rsidR="43216452" w:rsidRDefault="43216452" w:rsidP="07F4575B">
            <w:pPr>
              <w:jc w:val="both"/>
              <w:rPr>
                <w:rFonts w:ascii="News Gothic GDB" w:eastAsia="News Gothic GDB" w:hAnsi="News Gothic GDB" w:cs="News Gothic GDB"/>
                <w:color w:val="000000" w:themeColor="text1"/>
                <w:sz w:val="22"/>
                <w:szCs w:val="22"/>
                <w:lang w:val="en-GB" w:bidi="ar-SA"/>
              </w:rPr>
            </w:pPr>
            <w:r w:rsidRPr="07F4575B">
              <w:rPr>
                <w:rFonts w:ascii="News Gothic GDB" w:eastAsia="News Gothic GDB" w:hAnsi="News Gothic GDB" w:cs="News Gothic GDB"/>
                <w:color w:val="000000" w:themeColor="text1"/>
                <w:sz w:val="22"/>
                <w:szCs w:val="22"/>
                <w:lang w:val="en-GB" w:bidi="ar-SA"/>
              </w:rPr>
              <w:t>NPA = Non-personal Privileged Account</w:t>
            </w:r>
          </w:p>
          <w:p w14:paraId="62C08561" w14:textId="16F40D62" w:rsidR="43216452" w:rsidRDefault="43216452" w:rsidP="07F4575B">
            <w:pPr>
              <w:jc w:val="both"/>
              <w:rPr>
                <w:ins w:id="202" w:author="Lasha Shishniashvili" w:date="2025-09-09T10:22:00Z" w16du:dateUtc="2025-09-09T08:22:00Z"/>
                <w:rFonts w:ascii="News Gothic GDB" w:eastAsia="News Gothic GDB" w:hAnsi="News Gothic GDB" w:cs="News Gothic GDB"/>
                <w:color w:val="000000" w:themeColor="text1"/>
                <w:sz w:val="22"/>
                <w:szCs w:val="22"/>
                <w:lang w:val="en-GB" w:bidi="ar-SA"/>
              </w:rPr>
            </w:pPr>
            <w:r w:rsidRPr="07F4575B">
              <w:rPr>
                <w:rFonts w:ascii="News Gothic GDB" w:eastAsia="News Gothic GDB" w:hAnsi="News Gothic GDB" w:cs="News Gothic GDB"/>
                <w:color w:val="000000" w:themeColor="text1"/>
                <w:sz w:val="22"/>
                <w:szCs w:val="22"/>
                <w:lang w:val="en-GB" w:bidi="ar-SA"/>
              </w:rPr>
              <w:t>TPA = Technical Privileged</w:t>
            </w:r>
            <w:r w:rsidRPr="07F4575B">
              <w:rPr>
                <w:rFonts w:ascii="News Gothic GDB" w:eastAsia="News Gothic GDB" w:hAnsi="News Gothic GDB" w:cs="News Gothic GDB"/>
                <w:color w:val="000000" w:themeColor="text1"/>
                <w:lang w:val="en-GB"/>
              </w:rPr>
              <w:t xml:space="preserve"> </w:t>
            </w:r>
            <w:r w:rsidRPr="07F4575B">
              <w:rPr>
                <w:rFonts w:ascii="News Gothic GDB" w:eastAsia="News Gothic GDB" w:hAnsi="News Gothic GDB" w:cs="News Gothic GDB"/>
                <w:color w:val="000000" w:themeColor="text1"/>
                <w:sz w:val="22"/>
                <w:szCs w:val="22"/>
                <w:lang w:val="en-GB" w:bidi="ar-SA"/>
              </w:rPr>
              <w:t>Account</w:t>
            </w:r>
          </w:p>
          <w:p w14:paraId="7A0824B7" w14:textId="77777777" w:rsidR="003112DE" w:rsidRDefault="003112DE" w:rsidP="07F4575B">
            <w:pPr>
              <w:jc w:val="both"/>
              <w:rPr>
                <w:rFonts w:ascii="News Gothic GDB" w:eastAsia="News Gothic GDB" w:hAnsi="News Gothic GDB" w:cs="News Gothic GDB"/>
                <w:color w:val="000000" w:themeColor="text1"/>
                <w:sz w:val="22"/>
                <w:szCs w:val="22"/>
                <w:lang w:val="en-GB"/>
              </w:rPr>
            </w:pPr>
          </w:p>
          <w:p w14:paraId="357BD295" w14:textId="006122AA" w:rsidR="00DC52EA" w:rsidRDefault="007F415F" w:rsidP="07F4575B">
            <w:pPr>
              <w:jc w:val="both"/>
              <w:rPr>
                <w:rFonts w:ascii="News Gothic GDB" w:eastAsia="News Gothic GDB" w:hAnsi="News Gothic GDB" w:cs="News Gothic GDB"/>
                <w:color w:val="000000" w:themeColor="text1"/>
                <w:sz w:val="22"/>
                <w:szCs w:val="22"/>
                <w:lang w:val="en-GB"/>
              </w:rPr>
            </w:pPr>
            <w:r>
              <w:rPr>
                <w:rFonts w:ascii="News Gothic GDB" w:eastAsia="News Gothic GDB" w:hAnsi="News Gothic GDB" w:cs="News Gothic GDB"/>
                <w:color w:val="000000" w:themeColor="text1"/>
                <w:sz w:val="22"/>
                <w:szCs w:val="22"/>
                <w:lang w:val="en-GB"/>
              </w:rPr>
              <w:t xml:space="preserve">Roles and </w:t>
            </w:r>
            <w:proofErr w:type="gramStart"/>
            <w:r>
              <w:rPr>
                <w:rFonts w:ascii="News Gothic GDB" w:eastAsia="News Gothic GDB" w:hAnsi="News Gothic GDB" w:cs="News Gothic GDB"/>
                <w:color w:val="000000" w:themeColor="text1"/>
                <w:sz w:val="22"/>
                <w:szCs w:val="22"/>
                <w:lang w:val="en-GB"/>
              </w:rPr>
              <w:t>Responsibilities :</w:t>
            </w:r>
            <w:proofErr w:type="gramEnd"/>
            <w:r>
              <w:rPr>
                <w:rFonts w:ascii="News Gothic GDB" w:eastAsia="News Gothic GDB" w:hAnsi="News Gothic GDB" w:cs="News Gothic GDB"/>
                <w:color w:val="000000" w:themeColor="text1"/>
                <w:sz w:val="22"/>
                <w:szCs w:val="22"/>
                <w:lang w:val="en-GB"/>
              </w:rPr>
              <w:t xml:space="preserve"> </w:t>
            </w:r>
          </w:p>
          <w:p w14:paraId="03F9EF39" w14:textId="0A36FE63" w:rsidR="007F415F" w:rsidRDefault="007F415F" w:rsidP="07F4575B">
            <w:pPr>
              <w:jc w:val="both"/>
              <w:rPr>
                <w:rFonts w:ascii="News Gothic GDB" w:eastAsia="News Gothic GDB" w:hAnsi="News Gothic GDB" w:cs="News Gothic GDB"/>
                <w:color w:val="000000" w:themeColor="text1"/>
                <w:sz w:val="22"/>
                <w:szCs w:val="22"/>
                <w:lang w:val="en-GB"/>
              </w:rPr>
            </w:pPr>
            <w:r>
              <w:rPr>
                <w:rFonts w:ascii="News Gothic GDB" w:eastAsia="News Gothic GDB" w:hAnsi="News Gothic GDB" w:cs="News Gothic GDB"/>
                <w:color w:val="000000" w:themeColor="text1"/>
                <w:sz w:val="22"/>
                <w:szCs w:val="22"/>
                <w:lang w:val="en-GB"/>
              </w:rPr>
              <w:t xml:space="preserve">Following process underlines the role of asset owner. Following role include various responsibilities, but the most important are as following: </w:t>
            </w:r>
          </w:p>
          <w:p w14:paraId="2B365314" w14:textId="0CFEE6AC" w:rsidR="007F415F" w:rsidRDefault="00773709" w:rsidP="007F415F">
            <w:pPr>
              <w:pStyle w:val="ListParagraph"/>
              <w:numPr>
                <w:ilvl w:val="0"/>
                <w:numId w:val="46"/>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 xml:space="preserve">Ensure access are secured and in accordance with </w:t>
            </w:r>
            <w:proofErr w:type="gramStart"/>
            <w:r>
              <w:rPr>
                <w:rFonts w:ascii="News Gothic GDB" w:eastAsia="News Gothic GDB" w:hAnsi="News Gothic GDB" w:cs="News Gothic GDB"/>
                <w:color w:val="000000" w:themeColor="text1"/>
                <w:lang w:val="en-GB"/>
              </w:rPr>
              <w:t>IAM;</w:t>
            </w:r>
            <w:proofErr w:type="gramEnd"/>
          </w:p>
          <w:p w14:paraId="2DCFC5FF" w14:textId="6F282A7B" w:rsidR="00773709" w:rsidRDefault="00992B62" w:rsidP="007F415F">
            <w:pPr>
              <w:pStyle w:val="ListParagraph"/>
              <w:numPr>
                <w:ilvl w:val="0"/>
                <w:numId w:val="46"/>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Password technical policy enforcement, including password age</w:t>
            </w:r>
            <w:r w:rsidR="001124FF">
              <w:rPr>
                <w:rFonts w:ascii="News Gothic GDB" w:eastAsia="News Gothic GDB" w:hAnsi="News Gothic GDB" w:cs="News Gothic GDB"/>
                <w:color w:val="000000" w:themeColor="text1"/>
                <w:lang w:val="en-GB"/>
              </w:rPr>
              <w:t>.</w:t>
            </w:r>
            <w:r>
              <w:rPr>
                <w:rFonts w:ascii="News Gothic GDB" w:eastAsia="News Gothic GDB" w:hAnsi="News Gothic GDB" w:cs="News Gothic GDB"/>
                <w:color w:val="000000" w:themeColor="text1"/>
                <w:lang w:val="en-GB"/>
              </w:rPr>
              <w:t xml:space="preserve"> </w:t>
            </w:r>
          </w:p>
          <w:p w14:paraId="0DC6ABA5" w14:textId="26DDEFDB" w:rsidR="00992B62" w:rsidRDefault="00632A98" w:rsidP="007F415F">
            <w:pPr>
              <w:pStyle w:val="ListParagraph"/>
              <w:numPr>
                <w:ilvl w:val="0"/>
                <w:numId w:val="46"/>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lastRenderedPageBreak/>
              <w:t>I</w:t>
            </w:r>
            <w:r w:rsidR="00922F62">
              <w:rPr>
                <w:rFonts w:ascii="News Gothic GDB" w:eastAsia="News Gothic GDB" w:hAnsi="News Gothic GDB" w:cs="News Gothic GDB"/>
                <w:color w:val="000000" w:themeColor="text1"/>
                <w:lang w:val="en-GB"/>
              </w:rPr>
              <w:t>T access classification</w:t>
            </w:r>
            <w:r w:rsidR="001124FF">
              <w:rPr>
                <w:rFonts w:ascii="News Gothic GDB" w:eastAsia="News Gothic GDB" w:hAnsi="News Gothic GDB" w:cs="News Gothic GDB"/>
                <w:color w:val="000000" w:themeColor="text1"/>
                <w:lang w:val="en-GB"/>
              </w:rPr>
              <w:t>.</w:t>
            </w:r>
          </w:p>
          <w:p w14:paraId="3E5D7FA5" w14:textId="48F5EE75" w:rsidR="00D822DA" w:rsidRDefault="00D822DA" w:rsidP="007F415F">
            <w:pPr>
              <w:pStyle w:val="ListParagraph"/>
              <w:numPr>
                <w:ilvl w:val="0"/>
                <w:numId w:val="46"/>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 xml:space="preserve">Session time management; and </w:t>
            </w:r>
          </w:p>
          <w:p w14:paraId="7A679D53" w14:textId="6B9EDE11" w:rsidR="00D822DA" w:rsidRPr="00D822DA" w:rsidRDefault="00D822DA" w:rsidP="00D822DA">
            <w:pPr>
              <w:pStyle w:val="ListParagraph"/>
              <w:numPr>
                <w:ilvl w:val="0"/>
                <w:numId w:val="46"/>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Etc.</w:t>
            </w:r>
          </w:p>
          <w:p w14:paraId="17EFB88D" w14:textId="77777777" w:rsidR="007F415F" w:rsidRDefault="007F415F" w:rsidP="07F4575B">
            <w:pPr>
              <w:jc w:val="both"/>
              <w:rPr>
                <w:rFonts w:ascii="News Gothic GDB" w:eastAsia="News Gothic GDB" w:hAnsi="News Gothic GDB" w:cs="News Gothic GDB"/>
                <w:color w:val="000000" w:themeColor="text1"/>
                <w:sz w:val="22"/>
                <w:szCs w:val="22"/>
                <w:lang w:val="en-GB"/>
              </w:rPr>
            </w:pPr>
          </w:p>
          <w:p w14:paraId="450EC098" w14:textId="506AF510" w:rsidR="00DC52EA" w:rsidRDefault="006C10BB" w:rsidP="07F4575B">
            <w:pPr>
              <w:jc w:val="both"/>
              <w:rPr>
                <w:rFonts w:ascii="News Gothic GDB" w:eastAsia="News Gothic GDB" w:hAnsi="News Gothic GDB" w:cs="News Gothic GDB"/>
                <w:color w:val="000000" w:themeColor="text1"/>
                <w:sz w:val="22"/>
                <w:szCs w:val="22"/>
                <w:lang w:val="en-GB"/>
              </w:rPr>
            </w:pPr>
            <w:r>
              <w:rPr>
                <w:rFonts w:ascii="News Gothic GDB" w:eastAsia="News Gothic GDB" w:hAnsi="News Gothic GDB" w:cs="News Gothic GDB"/>
                <w:color w:val="000000" w:themeColor="text1"/>
                <w:sz w:val="22"/>
                <w:szCs w:val="22"/>
                <w:lang w:val="en-GB"/>
              </w:rPr>
              <w:t xml:space="preserve">PAM </w:t>
            </w:r>
            <w:proofErr w:type="gramStart"/>
            <w:r>
              <w:rPr>
                <w:rFonts w:ascii="News Gothic GDB" w:eastAsia="News Gothic GDB" w:hAnsi="News Gothic GDB" w:cs="News Gothic GDB"/>
                <w:color w:val="000000" w:themeColor="text1"/>
                <w:sz w:val="22"/>
                <w:szCs w:val="22"/>
                <w:lang w:val="en-GB"/>
              </w:rPr>
              <w:t>Scope :</w:t>
            </w:r>
            <w:proofErr w:type="gramEnd"/>
            <w:r>
              <w:rPr>
                <w:rFonts w:ascii="News Gothic GDB" w:eastAsia="News Gothic GDB" w:hAnsi="News Gothic GDB" w:cs="News Gothic GDB"/>
                <w:color w:val="000000" w:themeColor="text1"/>
                <w:sz w:val="22"/>
                <w:szCs w:val="22"/>
                <w:lang w:val="en-GB"/>
              </w:rPr>
              <w:t xml:space="preserve"> </w:t>
            </w:r>
          </w:p>
          <w:p w14:paraId="258A5CDF" w14:textId="7B3A5A6E" w:rsidR="006C10BB" w:rsidRPr="006C10BB" w:rsidRDefault="006C10BB" w:rsidP="006C10BB">
            <w:pPr>
              <w:jc w:val="both"/>
              <w:rPr>
                <w:rFonts w:ascii="News Gothic GDB" w:eastAsia="News Gothic GDB" w:hAnsi="News Gothic GDB" w:cs="News Gothic GDB"/>
                <w:color w:val="000000" w:themeColor="text1"/>
                <w:sz w:val="22"/>
                <w:szCs w:val="22"/>
              </w:rPr>
            </w:pPr>
            <w:r w:rsidRPr="006C10BB">
              <w:rPr>
                <w:rFonts w:ascii="News Gothic GDB" w:eastAsia="News Gothic GDB" w:hAnsi="News Gothic GDB" w:cs="News Gothic GDB"/>
                <w:color w:val="000000" w:themeColor="text1"/>
                <w:sz w:val="22"/>
                <w:szCs w:val="22"/>
              </w:rPr>
              <w:t>CyberArk PAM onboarding prioritizes infrastructure accounts.</w:t>
            </w:r>
            <w:r w:rsidR="00AE430E">
              <w:rPr>
                <w:rFonts w:ascii="News Gothic GDB" w:eastAsia="News Gothic GDB" w:hAnsi="News Gothic GDB" w:cs="News Gothic GDB"/>
                <w:color w:val="000000" w:themeColor="text1"/>
                <w:sz w:val="22"/>
                <w:szCs w:val="22"/>
              </w:rPr>
              <w:t xml:space="preserve"> </w:t>
            </w:r>
            <w:proofErr w:type="gramStart"/>
            <w:r w:rsidR="00AE430E">
              <w:rPr>
                <w:rFonts w:ascii="News Gothic GDB" w:eastAsia="News Gothic GDB" w:hAnsi="News Gothic GDB" w:cs="News Gothic GDB"/>
                <w:color w:val="000000" w:themeColor="text1"/>
                <w:sz w:val="22"/>
                <w:szCs w:val="22"/>
              </w:rPr>
              <w:t>Following</w:t>
            </w:r>
            <w:proofErr w:type="gramEnd"/>
            <w:r w:rsidR="00AE430E">
              <w:rPr>
                <w:rFonts w:ascii="News Gothic GDB" w:eastAsia="News Gothic GDB" w:hAnsi="News Gothic GDB" w:cs="News Gothic GDB"/>
                <w:color w:val="000000" w:themeColor="text1"/>
                <w:sz w:val="22"/>
                <w:szCs w:val="22"/>
              </w:rPr>
              <w:t xml:space="preserve"> infrastructure layers are included in PAM </w:t>
            </w:r>
            <w:proofErr w:type="gramStart"/>
            <w:r w:rsidR="00AE430E">
              <w:rPr>
                <w:rFonts w:ascii="News Gothic GDB" w:eastAsia="News Gothic GDB" w:hAnsi="News Gothic GDB" w:cs="News Gothic GDB"/>
                <w:color w:val="000000" w:themeColor="text1"/>
                <w:sz w:val="22"/>
                <w:szCs w:val="22"/>
              </w:rPr>
              <w:t>scope :</w:t>
            </w:r>
            <w:proofErr w:type="gramEnd"/>
            <w:r w:rsidR="00AE430E">
              <w:rPr>
                <w:rFonts w:ascii="News Gothic GDB" w:eastAsia="News Gothic GDB" w:hAnsi="News Gothic GDB" w:cs="News Gothic GDB"/>
                <w:color w:val="000000" w:themeColor="text1"/>
                <w:sz w:val="22"/>
                <w:szCs w:val="22"/>
              </w:rPr>
              <w:t xml:space="preserve"> </w:t>
            </w:r>
          </w:p>
          <w:p w14:paraId="1AE1ECEA" w14:textId="77777777" w:rsidR="006C10BB" w:rsidRPr="006C10BB" w:rsidRDefault="006C10BB" w:rsidP="07F4575B">
            <w:pPr>
              <w:jc w:val="both"/>
              <w:rPr>
                <w:rFonts w:ascii="News Gothic GDB" w:eastAsia="News Gothic GDB" w:hAnsi="News Gothic GDB" w:cs="News Gothic GDB"/>
                <w:color w:val="000000" w:themeColor="text1"/>
                <w:sz w:val="22"/>
                <w:szCs w:val="22"/>
              </w:rPr>
            </w:pPr>
          </w:p>
          <w:p w14:paraId="53CF4197" w14:textId="08AC343C" w:rsidR="00B5220B" w:rsidRDefault="00F55577" w:rsidP="00F55577">
            <w:pPr>
              <w:pStyle w:val="ListParagraph"/>
              <w:numPr>
                <w:ilvl w:val="0"/>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Middleware Layer</w:t>
            </w:r>
            <w:r w:rsidR="00731936">
              <w:rPr>
                <w:rFonts w:ascii="News Gothic GDB" w:eastAsia="News Gothic GDB" w:hAnsi="News Gothic GDB" w:cs="News Gothic GDB"/>
                <w:color w:val="000000" w:themeColor="text1"/>
                <w:lang w:val="en-GB"/>
              </w:rPr>
              <w:t xml:space="preserve">: </w:t>
            </w:r>
          </w:p>
          <w:p w14:paraId="12377F4D" w14:textId="3D9118C8" w:rsidR="00F55577" w:rsidRDefault="00F55577" w:rsidP="00F55577">
            <w:pPr>
              <w:pStyle w:val="ListParagraph"/>
              <w:numPr>
                <w:ilvl w:val="1"/>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 xml:space="preserve">Database </w:t>
            </w:r>
          </w:p>
          <w:p w14:paraId="3455669A" w14:textId="470500AC" w:rsidR="00F55577" w:rsidRDefault="00F55577" w:rsidP="00F55577">
            <w:pPr>
              <w:pStyle w:val="ListParagraph"/>
              <w:numPr>
                <w:ilvl w:val="1"/>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Web Server</w:t>
            </w:r>
          </w:p>
          <w:p w14:paraId="27588721" w14:textId="401C57A0" w:rsidR="00F55577" w:rsidRDefault="00F55577" w:rsidP="00F55577">
            <w:pPr>
              <w:pStyle w:val="ListParagraph"/>
              <w:numPr>
                <w:ilvl w:val="1"/>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 xml:space="preserve">Application Server </w:t>
            </w:r>
          </w:p>
          <w:p w14:paraId="78C7A65C" w14:textId="5DA8344A" w:rsidR="008B32D0" w:rsidRDefault="003471E8" w:rsidP="008B32D0">
            <w:pPr>
              <w:pStyle w:val="ListParagraph"/>
              <w:numPr>
                <w:ilvl w:val="0"/>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Server/OS</w:t>
            </w:r>
            <w:r w:rsidR="00DD0E2F">
              <w:rPr>
                <w:rFonts w:ascii="News Gothic GDB" w:eastAsia="News Gothic GDB" w:hAnsi="News Gothic GDB" w:cs="News Gothic GDB"/>
                <w:color w:val="000000" w:themeColor="text1"/>
                <w:lang w:val="en-GB"/>
              </w:rPr>
              <w:t xml:space="preserve"> </w:t>
            </w:r>
            <w:r w:rsidR="00833F01">
              <w:rPr>
                <w:rFonts w:ascii="News Gothic GDB" w:eastAsia="News Gothic GDB" w:hAnsi="News Gothic GDB" w:cs="News Gothic GDB"/>
                <w:color w:val="000000" w:themeColor="text1"/>
                <w:lang w:val="en-GB"/>
              </w:rPr>
              <w:t>Layer</w:t>
            </w:r>
            <w:r w:rsidR="00F952E0">
              <w:rPr>
                <w:rFonts w:ascii="News Gothic GDB" w:eastAsia="News Gothic GDB" w:hAnsi="News Gothic GDB" w:cs="News Gothic GDB"/>
                <w:color w:val="000000" w:themeColor="text1"/>
                <w:lang w:val="en-GB"/>
              </w:rPr>
              <w:t>:</w:t>
            </w:r>
          </w:p>
          <w:p w14:paraId="6AB74EFE" w14:textId="6841DFCE" w:rsidR="00AE430E" w:rsidRDefault="0051521C" w:rsidP="00AE430E">
            <w:pPr>
              <w:pStyle w:val="ListParagraph"/>
              <w:numPr>
                <w:ilvl w:val="1"/>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Mainfra</w:t>
            </w:r>
            <w:r w:rsidR="00BC7D41">
              <w:rPr>
                <w:rFonts w:ascii="News Gothic GDB" w:eastAsia="News Gothic GDB" w:hAnsi="News Gothic GDB" w:cs="News Gothic GDB"/>
                <w:color w:val="000000" w:themeColor="text1"/>
                <w:lang w:val="en-GB"/>
              </w:rPr>
              <w:t>me.</w:t>
            </w:r>
          </w:p>
          <w:p w14:paraId="46B36D38" w14:textId="32CAE4B4" w:rsidR="00BC7D41" w:rsidRDefault="00BC7D41" w:rsidP="00AE430E">
            <w:pPr>
              <w:pStyle w:val="ListParagraph"/>
              <w:numPr>
                <w:ilvl w:val="1"/>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Window.</w:t>
            </w:r>
          </w:p>
          <w:p w14:paraId="7A45DBEF" w14:textId="7DCEE26A" w:rsidR="00BC7D41" w:rsidRDefault="00BC7D41" w:rsidP="00AE430E">
            <w:pPr>
              <w:pStyle w:val="ListParagraph"/>
              <w:numPr>
                <w:ilvl w:val="1"/>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Unix/</w:t>
            </w:r>
            <w:proofErr w:type="spellStart"/>
            <w:r>
              <w:rPr>
                <w:rFonts w:ascii="News Gothic GDB" w:eastAsia="News Gothic GDB" w:hAnsi="News Gothic GDB" w:cs="News Gothic GDB"/>
                <w:color w:val="000000" w:themeColor="text1"/>
                <w:lang w:val="en-GB"/>
              </w:rPr>
              <w:t>Lunux</w:t>
            </w:r>
            <w:proofErr w:type="spellEnd"/>
            <w:r>
              <w:rPr>
                <w:rFonts w:ascii="News Gothic GDB" w:eastAsia="News Gothic GDB" w:hAnsi="News Gothic GDB" w:cs="News Gothic GDB"/>
                <w:color w:val="000000" w:themeColor="text1"/>
                <w:lang w:val="en-GB"/>
              </w:rPr>
              <w:t>.</w:t>
            </w:r>
          </w:p>
          <w:p w14:paraId="623EEF7C" w14:textId="3703EE38" w:rsidR="00BC7D41" w:rsidRDefault="00BC7D41" w:rsidP="00AE430E">
            <w:pPr>
              <w:pStyle w:val="ListParagraph"/>
              <w:numPr>
                <w:ilvl w:val="1"/>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etc</w:t>
            </w:r>
          </w:p>
          <w:p w14:paraId="46AE1F43" w14:textId="18EAD480" w:rsidR="00BC7D41" w:rsidRDefault="00833F01" w:rsidP="008B32D0">
            <w:pPr>
              <w:pStyle w:val="ListParagraph"/>
              <w:numPr>
                <w:ilvl w:val="0"/>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Network Layer</w:t>
            </w:r>
            <w:r w:rsidR="00F952E0">
              <w:rPr>
                <w:rFonts w:ascii="News Gothic GDB" w:eastAsia="News Gothic GDB" w:hAnsi="News Gothic GDB" w:cs="News Gothic GDB"/>
                <w:color w:val="000000" w:themeColor="text1"/>
                <w:lang w:val="en-GB"/>
              </w:rPr>
              <w:t>:</w:t>
            </w:r>
          </w:p>
          <w:p w14:paraId="4EF18B34" w14:textId="74016CC4" w:rsidR="00EF154D" w:rsidRDefault="00BC7D41" w:rsidP="00BC7D41">
            <w:pPr>
              <w:pStyle w:val="ListParagraph"/>
              <w:numPr>
                <w:ilvl w:val="1"/>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Router</w:t>
            </w:r>
            <w:r w:rsidR="00F952E0">
              <w:rPr>
                <w:rFonts w:ascii="News Gothic GDB" w:eastAsia="News Gothic GDB" w:hAnsi="News Gothic GDB" w:cs="News Gothic GDB"/>
                <w:color w:val="000000" w:themeColor="text1"/>
                <w:lang w:val="en-GB"/>
              </w:rPr>
              <w:t>.</w:t>
            </w:r>
          </w:p>
          <w:p w14:paraId="3C096CF4" w14:textId="52B7E60D" w:rsidR="00BC7D41" w:rsidRDefault="00BC7D41" w:rsidP="00BC7D41">
            <w:pPr>
              <w:pStyle w:val="ListParagraph"/>
              <w:numPr>
                <w:ilvl w:val="1"/>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Switch</w:t>
            </w:r>
            <w:r w:rsidR="00F952E0">
              <w:rPr>
                <w:rFonts w:ascii="News Gothic GDB" w:eastAsia="News Gothic GDB" w:hAnsi="News Gothic GDB" w:cs="News Gothic GDB"/>
                <w:color w:val="000000" w:themeColor="text1"/>
                <w:lang w:val="en-GB"/>
              </w:rPr>
              <w:t>.</w:t>
            </w:r>
          </w:p>
          <w:p w14:paraId="79A82D89" w14:textId="075E9647" w:rsidR="00BC7D41" w:rsidRDefault="00BC7D41" w:rsidP="00BC7D41">
            <w:pPr>
              <w:pStyle w:val="ListParagraph"/>
              <w:numPr>
                <w:ilvl w:val="1"/>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Firewall</w:t>
            </w:r>
            <w:r w:rsidR="00F952E0">
              <w:rPr>
                <w:rFonts w:ascii="News Gothic GDB" w:eastAsia="News Gothic GDB" w:hAnsi="News Gothic GDB" w:cs="News Gothic GDB"/>
                <w:color w:val="000000" w:themeColor="text1"/>
                <w:lang w:val="en-GB"/>
              </w:rPr>
              <w:t>.</w:t>
            </w:r>
          </w:p>
          <w:p w14:paraId="0B6DBAD9" w14:textId="5A1A9782" w:rsidR="00BC7D41" w:rsidRDefault="00BC7D41" w:rsidP="00BC7D41">
            <w:pPr>
              <w:pStyle w:val="ListParagraph"/>
              <w:numPr>
                <w:ilvl w:val="1"/>
                <w:numId w:val="44"/>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Etc.</w:t>
            </w:r>
          </w:p>
          <w:p w14:paraId="2C10D1F9" w14:textId="7F886843" w:rsidR="0046095B" w:rsidRPr="0046095B" w:rsidRDefault="009C19DF" w:rsidP="0046095B">
            <w:p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 xml:space="preserve">For </w:t>
            </w:r>
            <w:r w:rsidR="000F77DF">
              <w:rPr>
                <w:rFonts w:ascii="News Gothic GDB" w:eastAsia="News Gothic GDB" w:hAnsi="News Gothic GDB" w:cs="News Gothic GDB"/>
                <w:color w:val="000000" w:themeColor="text1"/>
                <w:lang w:val="en-GB"/>
              </w:rPr>
              <w:t>Application L</w:t>
            </w:r>
            <w:r w:rsidR="0025368C">
              <w:rPr>
                <w:rFonts w:ascii="News Gothic GDB" w:eastAsia="News Gothic GDB" w:hAnsi="News Gothic GDB" w:cs="News Gothic GDB"/>
                <w:color w:val="000000" w:themeColor="text1"/>
                <w:lang w:val="en-GB"/>
              </w:rPr>
              <w:t xml:space="preserve">ayer the PAM </w:t>
            </w:r>
            <w:r w:rsidR="00B97163">
              <w:rPr>
                <w:rFonts w:ascii="News Gothic GDB" w:eastAsia="News Gothic GDB" w:hAnsi="News Gothic GDB" w:cs="News Gothic GDB"/>
                <w:color w:val="000000" w:themeColor="text1"/>
                <w:lang w:val="en-GB"/>
              </w:rPr>
              <w:t xml:space="preserve">CyberArk is out of scope, </w:t>
            </w:r>
            <w:proofErr w:type="gramStart"/>
            <w:r w:rsidR="005F2CEB">
              <w:rPr>
                <w:rFonts w:ascii="News Gothic GDB" w:eastAsia="News Gothic GDB" w:hAnsi="News Gothic GDB" w:cs="News Gothic GDB"/>
                <w:color w:val="000000" w:themeColor="text1"/>
                <w:lang w:val="en-GB"/>
              </w:rPr>
              <w:t>for the reasons that</w:t>
            </w:r>
            <w:proofErr w:type="gramEnd"/>
            <w:r w:rsidR="005F2CEB">
              <w:rPr>
                <w:rFonts w:ascii="News Gothic GDB" w:eastAsia="News Gothic GDB" w:hAnsi="News Gothic GDB" w:cs="News Gothic GDB"/>
                <w:color w:val="000000" w:themeColor="text1"/>
                <w:lang w:val="en-GB"/>
              </w:rPr>
              <w:t xml:space="preserve"> most application</w:t>
            </w:r>
            <w:r w:rsidR="00C251C6">
              <w:rPr>
                <w:rFonts w:ascii="News Gothic GDB" w:eastAsia="News Gothic GDB" w:hAnsi="News Gothic GDB" w:cs="News Gothic GDB"/>
                <w:color w:val="000000" w:themeColor="text1"/>
                <w:lang w:val="en-GB"/>
              </w:rPr>
              <w:t>s</w:t>
            </w:r>
            <w:r w:rsidR="005F2CEB">
              <w:rPr>
                <w:rFonts w:ascii="News Gothic GDB" w:eastAsia="News Gothic GDB" w:hAnsi="News Gothic GDB" w:cs="News Gothic GDB"/>
                <w:color w:val="000000" w:themeColor="text1"/>
                <w:lang w:val="en-GB"/>
              </w:rPr>
              <w:t xml:space="preserve"> internal accounts and their corresponding activities are usually limited to business processes of application-contained functionalities. </w:t>
            </w:r>
            <w:proofErr w:type="gramStart"/>
            <w:r w:rsidR="00FE25C7">
              <w:rPr>
                <w:rFonts w:ascii="News Gothic GDB" w:eastAsia="News Gothic GDB" w:hAnsi="News Gothic GDB" w:cs="News Gothic GDB"/>
                <w:color w:val="000000" w:themeColor="text1"/>
                <w:lang w:val="en-GB"/>
              </w:rPr>
              <w:t>Nevertheless</w:t>
            </w:r>
            <w:proofErr w:type="gramEnd"/>
            <w:r w:rsidR="00FE25C7">
              <w:rPr>
                <w:rFonts w:ascii="News Gothic GDB" w:eastAsia="News Gothic GDB" w:hAnsi="News Gothic GDB" w:cs="News Gothic GDB"/>
                <w:color w:val="000000" w:themeColor="text1"/>
                <w:lang w:val="en-GB"/>
              </w:rPr>
              <w:t xml:space="preserve"> in case</w:t>
            </w:r>
            <w:r w:rsidR="00D1540A">
              <w:rPr>
                <w:rFonts w:ascii="News Gothic GDB" w:eastAsia="News Gothic GDB" w:hAnsi="News Gothic GDB" w:cs="News Gothic GDB"/>
                <w:color w:val="000000" w:themeColor="text1"/>
                <w:lang w:val="en-GB"/>
              </w:rPr>
              <w:t xml:space="preserve"> if</w:t>
            </w:r>
            <w:r w:rsidR="00FE25C7">
              <w:rPr>
                <w:rFonts w:ascii="News Gothic GDB" w:eastAsia="News Gothic GDB" w:hAnsi="News Gothic GDB" w:cs="News Gothic GDB"/>
                <w:color w:val="000000" w:themeColor="text1"/>
                <w:lang w:val="en-GB"/>
              </w:rPr>
              <w:t xml:space="preserve"> </w:t>
            </w:r>
            <w:r w:rsidR="007B0449">
              <w:rPr>
                <w:rFonts w:ascii="News Gothic GDB" w:eastAsia="News Gothic GDB" w:hAnsi="News Gothic GDB" w:cs="News Gothic GDB"/>
                <w:color w:val="000000" w:themeColor="text1"/>
                <w:lang w:val="en-GB"/>
              </w:rPr>
              <w:t xml:space="preserve">application </w:t>
            </w:r>
            <w:r w:rsidR="00BA61B6">
              <w:rPr>
                <w:rFonts w:ascii="News Gothic GDB" w:eastAsia="News Gothic GDB" w:hAnsi="News Gothic GDB" w:cs="News Gothic GDB"/>
                <w:color w:val="000000" w:themeColor="text1"/>
                <w:lang w:val="en-GB"/>
              </w:rPr>
              <w:t>accounts</w:t>
            </w:r>
            <w:r w:rsidR="00D1540A">
              <w:rPr>
                <w:rFonts w:ascii="News Gothic GDB" w:eastAsia="News Gothic GDB" w:hAnsi="News Gothic GDB" w:cs="News Gothic GDB"/>
                <w:color w:val="000000" w:themeColor="text1"/>
                <w:lang w:val="en-GB"/>
              </w:rPr>
              <w:t xml:space="preserve"> able to bypass internal security measures, must </w:t>
            </w:r>
            <w:r w:rsidR="00C676CD">
              <w:rPr>
                <w:rFonts w:ascii="News Gothic GDB" w:eastAsia="News Gothic GDB" w:hAnsi="News Gothic GDB" w:cs="News Gothic GDB"/>
                <w:color w:val="000000" w:themeColor="text1"/>
                <w:lang w:val="en-GB"/>
              </w:rPr>
              <w:t xml:space="preserve">be onboarded to CyberArk PAM. </w:t>
            </w:r>
            <w:r w:rsidR="00BA61B6">
              <w:rPr>
                <w:rFonts w:ascii="News Gothic GDB" w:eastAsia="News Gothic GDB" w:hAnsi="News Gothic GDB" w:cs="News Gothic GDB"/>
                <w:color w:val="000000" w:themeColor="text1"/>
                <w:lang w:val="en-GB"/>
              </w:rPr>
              <w:t xml:space="preserve"> </w:t>
            </w:r>
          </w:p>
          <w:p w14:paraId="1E1B8409" w14:textId="77777777" w:rsidR="00DC52EA" w:rsidRDefault="00DC52EA" w:rsidP="07F4575B">
            <w:pPr>
              <w:jc w:val="both"/>
              <w:rPr>
                <w:rFonts w:ascii="News Gothic GDB" w:eastAsia="News Gothic GDB" w:hAnsi="News Gothic GDB" w:cs="News Gothic GDB"/>
                <w:color w:val="000000" w:themeColor="text1"/>
                <w:sz w:val="22"/>
                <w:szCs w:val="22"/>
                <w:lang w:val="en-GB"/>
              </w:rPr>
            </w:pPr>
          </w:p>
          <w:p w14:paraId="6FCDE07F" w14:textId="5012E0CF" w:rsidR="00746843" w:rsidRDefault="004C4799" w:rsidP="07F4575B">
            <w:pPr>
              <w:jc w:val="both"/>
              <w:rPr>
                <w:rFonts w:ascii="News Gothic GDB" w:eastAsia="News Gothic GDB" w:hAnsi="News Gothic GDB" w:cs="News Gothic GDB"/>
                <w:color w:val="000000" w:themeColor="text1"/>
                <w:sz w:val="22"/>
                <w:szCs w:val="22"/>
                <w:lang w:val="en-GB"/>
              </w:rPr>
            </w:pPr>
            <w:r>
              <w:rPr>
                <w:rFonts w:ascii="News Gothic GDB" w:eastAsia="News Gothic GDB" w:hAnsi="News Gothic GDB" w:cs="News Gothic GDB"/>
                <w:color w:val="000000" w:themeColor="text1"/>
                <w:sz w:val="22"/>
                <w:szCs w:val="22"/>
                <w:lang w:val="en-GB"/>
              </w:rPr>
              <w:t>Conclusion:</w:t>
            </w:r>
          </w:p>
          <w:p w14:paraId="2B6424D9" w14:textId="1C0A43D9" w:rsidR="00406D6B" w:rsidRDefault="00AC14CB" w:rsidP="004F4E65">
            <w:pPr>
              <w:pStyle w:val="ListParagraph"/>
              <w:numPr>
                <w:ilvl w:val="0"/>
                <w:numId w:val="45"/>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 xml:space="preserve">(TP </w:t>
            </w:r>
            <w:r w:rsidR="00D754F0">
              <w:rPr>
                <w:rFonts w:ascii="News Gothic GDB" w:eastAsia="News Gothic GDB" w:hAnsi="News Gothic GDB" w:cs="News Gothic GDB"/>
                <w:color w:val="000000" w:themeColor="text1"/>
                <w:lang w:val="en-GB"/>
              </w:rPr>
              <w:t>1</w:t>
            </w:r>
            <w:r>
              <w:rPr>
                <w:rFonts w:ascii="News Gothic GDB" w:eastAsia="News Gothic GDB" w:hAnsi="News Gothic GDB" w:cs="News Gothic GDB"/>
                <w:color w:val="000000" w:themeColor="text1"/>
                <w:lang w:val="en-GB"/>
              </w:rPr>
              <w:t>)</w:t>
            </w:r>
            <w:r w:rsidR="00C251C6">
              <w:rPr>
                <w:rFonts w:ascii="News Gothic GDB" w:eastAsia="News Gothic GDB" w:hAnsi="News Gothic GDB" w:cs="News Gothic GDB"/>
                <w:color w:val="000000" w:themeColor="text1"/>
                <w:lang w:val="en-GB"/>
              </w:rPr>
              <w:t xml:space="preserve"> </w:t>
            </w:r>
            <w:r w:rsidR="003C2311">
              <w:rPr>
                <w:rFonts w:ascii="News Gothic GDB" w:hAnsi="News Gothic GDB" w:cs="Arial"/>
                <w:lang w:bidi="ar-SA"/>
              </w:rPr>
              <w:t>Assessment of offboarding controls for privileged accesses not tied to AD account</w:t>
            </w:r>
          </w:p>
          <w:p w14:paraId="6D543C82" w14:textId="0801D868" w:rsidR="00386480" w:rsidRDefault="00386480" w:rsidP="004F4E65">
            <w:pPr>
              <w:pStyle w:val="ListParagraph"/>
              <w:numPr>
                <w:ilvl w:val="0"/>
                <w:numId w:val="45"/>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(TP</w:t>
            </w:r>
            <w:r w:rsidR="00D754F0">
              <w:rPr>
                <w:rFonts w:ascii="News Gothic GDB" w:eastAsia="News Gothic GDB" w:hAnsi="News Gothic GDB" w:cs="News Gothic GDB"/>
                <w:color w:val="000000" w:themeColor="text1"/>
                <w:lang w:val="en-GB"/>
              </w:rPr>
              <w:t xml:space="preserve"> 2</w:t>
            </w:r>
            <w:r>
              <w:rPr>
                <w:rFonts w:ascii="News Gothic GDB" w:eastAsia="News Gothic GDB" w:hAnsi="News Gothic GDB" w:cs="News Gothic GDB"/>
                <w:color w:val="000000" w:themeColor="text1"/>
                <w:lang w:val="en-GB"/>
              </w:rPr>
              <w:t xml:space="preserve">) According to </w:t>
            </w:r>
            <w:r w:rsidR="00642CDE">
              <w:rPr>
                <w:rFonts w:ascii="News Gothic GDB" w:eastAsia="News Gothic GDB" w:hAnsi="News Gothic GDB" w:cs="News Gothic GDB"/>
                <w:color w:val="000000" w:themeColor="text1"/>
                <w:lang w:val="en-GB"/>
              </w:rPr>
              <w:t>PAM scope, the Application Layer is out of scope</w:t>
            </w:r>
            <w:r w:rsidR="00E75D8F">
              <w:rPr>
                <w:rFonts w:ascii="News Gothic GDB" w:eastAsia="News Gothic GDB" w:hAnsi="News Gothic GDB" w:cs="News Gothic GDB"/>
                <w:color w:val="000000" w:themeColor="text1"/>
                <w:lang w:val="en-GB"/>
              </w:rPr>
              <w:t xml:space="preserve">, therefore it is crucial to identify, if </w:t>
            </w:r>
            <w:r w:rsidR="00C859D1">
              <w:rPr>
                <w:rFonts w:ascii="News Gothic GDB" w:eastAsia="News Gothic GDB" w:hAnsi="News Gothic GDB" w:cs="News Gothic GDB"/>
                <w:color w:val="000000" w:themeColor="text1"/>
                <w:lang w:val="en-GB"/>
              </w:rPr>
              <w:t>access and right management are securely managed</w:t>
            </w:r>
            <w:r w:rsidR="00E75D8F">
              <w:rPr>
                <w:rFonts w:ascii="News Gothic GDB" w:eastAsia="News Gothic GDB" w:hAnsi="News Gothic GDB" w:cs="News Gothic GDB"/>
                <w:color w:val="000000" w:themeColor="text1"/>
                <w:lang w:val="en-GB"/>
              </w:rPr>
              <w:t xml:space="preserve">. </w:t>
            </w:r>
          </w:p>
          <w:p w14:paraId="262C3307" w14:textId="6BC40B11" w:rsidR="00D822DA" w:rsidRPr="004F4E65" w:rsidRDefault="00D822DA" w:rsidP="004F4E65">
            <w:pPr>
              <w:pStyle w:val="ListParagraph"/>
              <w:numPr>
                <w:ilvl w:val="0"/>
                <w:numId w:val="45"/>
              </w:numPr>
              <w:jc w:val="both"/>
              <w:rPr>
                <w:rFonts w:ascii="News Gothic GDB" w:eastAsia="News Gothic GDB" w:hAnsi="News Gothic GDB" w:cs="News Gothic GDB"/>
                <w:color w:val="000000" w:themeColor="text1"/>
                <w:lang w:val="en-GB"/>
              </w:rPr>
            </w:pPr>
            <w:r>
              <w:rPr>
                <w:rFonts w:ascii="News Gothic GDB" w:eastAsia="News Gothic GDB" w:hAnsi="News Gothic GDB" w:cs="News Gothic GDB"/>
                <w:color w:val="000000" w:themeColor="text1"/>
                <w:lang w:val="en-GB"/>
              </w:rPr>
              <w:t>(TP</w:t>
            </w:r>
            <w:r w:rsidR="00D754F0">
              <w:rPr>
                <w:rFonts w:ascii="News Gothic GDB" w:eastAsia="News Gothic GDB" w:hAnsi="News Gothic GDB" w:cs="News Gothic GDB"/>
                <w:color w:val="000000" w:themeColor="text1"/>
                <w:lang w:val="en-GB"/>
              </w:rPr>
              <w:t xml:space="preserve"> 3</w:t>
            </w:r>
            <w:r>
              <w:rPr>
                <w:rFonts w:ascii="News Gothic GDB" w:eastAsia="News Gothic GDB" w:hAnsi="News Gothic GDB" w:cs="News Gothic GDB"/>
                <w:color w:val="000000" w:themeColor="text1"/>
                <w:lang w:val="en-GB"/>
              </w:rPr>
              <w:t xml:space="preserve">) </w:t>
            </w:r>
            <w:r w:rsidR="00E45482" w:rsidRPr="00E45482">
              <w:rPr>
                <w:rFonts w:ascii="News Gothic GDB" w:eastAsia="News Gothic GDB" w:hAnsi="News Gothic GDB" w:cs="News Gothic GDB"/>
                <w:color w:val="000000" w:themeColor="text1"/>
                <w:lang w:val="en-GB"/>
              </w:rPr>
              <w:t>According to policy, regardless of the controls in place, the asset owner is the final decision-maker regarding the allocation of access rights and permissions. Group Security acts in a consulting and support role. Therefore, it is crucial to verify that T0 and T1 access is allocated correctly and in accordance with requirements, specifically the principle of least privilege.</w:t>
            </w:r>
          </w:p>
          <w:p w14:paraId="18FB36DA" w14:textId="0945C60E" w:rsidR="00BE5007" w:rsidRPr="00080C28" w:rsidRDefault="00BE5007" w:rsidP="000045ED">
            <w:pPr>
              <w:jc w:val="both"/>
              <w:rPr>
                <w:rFonts w:ascii="News Gothic GDB" w:hAnsi="News Gothic GDB" w:cs="Arial"/>
                <w:color w:val="FF0000"/>
                <w:lang w:bidi="ar-SA"/>
              </w:rPr>
            </w:pPr>
          </w:p>
        </w:tc>
      </w:tr>
      <w:tr w:rsidR="00BE5007" w:rsidRPr="00F27756" w14:paraId="2754BA5A" w14:textId="77777777" w:rsidTr="00C04318">
        <w:tc>
          <w:tcPr>
            <w:tcW w:w="1250" w:type="dxa"/>
          </w:tcPr>
          <w:p w14:paraId="3A9F7923" w14:textId="77777777" w:rsidR="00BE5007" w:rsidRPr="00F27756" w:rsidRDefault="00BE5007" w:rsidP="0092566A">
            <w:pPr>
              <w:rPr>
                <w:rFonts w:ascii="News Gothic GDB" w:hAnsi="News Gothic GDB"/>
              </w:rPr>
            </w:pPr>
            <w:r w:rsidRPr="6ABC4B8F">
              <w:rPr>
                <w:rFonts w:ascii="News Gothic GDB" w:hAnsi="News Gothic GDB" w:cs="Arial"/>
                <w:sz w:val="22"/>
                <w:szCs w:val="22"/>
              </w:rPr>
              <w:lastRenderedPageBreak/>
              <w:t>Key business indicators</w:t>
            </w:r>
          </w:p>
        </w:tc>
        <w:tc>
          <w:tcPr>
            <w:tcW w:w="13514" w:type="dxa"/>
          </w:tcPr>
          <w:p w14:paraId="5D9AD62D" w14:textId="6B715588" w:rsidR="00BE5007" w:rsidRPr="00BD07C3" w:rsidDel="00FC023E" w:rsidRDefault="00BE5007" w:rsidP="07F4575B">
            <w:pPr>
              <w:jc w:val="both"/>
              <w:rPr>
                <w:del w:id="203" w:author="Lasha Shishniashvili" w:date="2025-09-08T17:20:00Z" w16du:dateUtc="2025-09-08T15:20:00Z"/>
                <w:rFonts w:ascii="News Gothic GDB" w:hAnsi="News Gothic GDB" w:cs="Arial"/>
                <w:sz w:val="16"/>
                <w:szCs w:val="16"/>
                <w:highlight w:val="yellow"/>
                <w:lang w:val="en-GB"/>
              </w:rPr>
            </w:pPr>
            <w:del w:id="204" w:author="Lasha Shishniashvili" w:date="2025-09-08T17:20:00Z" w16du:dateUtc="2025-09-08T15:20:00Z">
              <w:r w:rsidRPr="07F4575B" w:rsidDel="00FC023E">
                <w:rPr>
                  <w:rFonts w:asciiTheme="minorHAnsi" w:eastAsiaTheme="minorEastAsia" w:hAnsiTheme="minorHAnsi" w:cstheme="minorBidi"/>
                  <w:sz w:val="16"/>
                  <w:szCs w:val="16"/>
                  <w:lang w:bidi="ar-SA"/>
                </w:rPr>
                <w:delText xml:space="preserve"> </w:delText>
              </w:r>
            </w:del>
          </w:p>
          <w:p w14:paraId="5C159D24" w14:textId="3BC1F87F" w:rsidR="009C4184" w:rsidRPr="00165294" w:rsidRDefault="0D7475B4" w:rsidP="009C4184">
            <w:pPr>
              <w:jc w:val="both"/>
              <w:rPr>
                <w:ins w:id="205" w:author="Lasha Shishniashvili" w:date="2025-09-08T17:01:00Z" w16du:dateUtc="2025-09-08T15:01:00Z"/>
                <w:rFonts w:ascii="News Gothic GDB" w:hAnsi="News Gothic GDB" w:cs="Arial"/>
                <w:sz w:val="22"/>
                <w:szCs w:val="22"/>
                <w:lang w:val="en-GB"/>
                <w:rPrChange w:id="206" w:author="Lasha Shishniashvili" w:date="2025-09-08T17:15:00Z" w16du:dateUtc="2025-09-08T15:15:00Z">
                  <w:rPr>
                    <w:ins w:id="207" w:author="Lasha Shishniashvili" w:date="2025-09-08T17:01:00Z" w16du:dateUtc="2025-09-08T15:01:00Z"/>
                    <w:rFonts w:ascii="News Gothic GDB" w:hAnsi="News Gothic GDB" w:cs="Arial"/>
                    <w:sz w:val="16"/>
                    <w:szCs w:val="16"/>
                    <w:lang w:val="en-GB"/>
                  </w:rPr>
                </w:rPrChange>
              </w:rPr>
            </w:pPr>
            <w:del w:id="208" w:author="Lasha Shishniashvili" w:date="2025-09-08T17:20:00Z" w16du:dateUtc="2025-09-08T15:20:00Z">
              <w:r w:rsidRPr="07F4575B" w:rsidDel="00FC023E">
                <w:rPr>
                  <w:rFonts w:asciiTheme="minorHAnsi" w:eastAsiaTheme="minorEastAsia" w:hAnsiTheme="minorHAnsi" w:cstheme="minorBidi"/>
                  <w:sz w:val="16"/>
                  <w:szCs w:val="16"/>
                  <w:highlight w:val="yellow"/>
                  <w:lang w:val="en-GB" w:bidi="ar-SA"/>
                </w:rPr>
                <w:delText>Key business indicators for this L2 process are not available, only for PAM Implementation.</w:delText>
              </w:r>
            </w:del>
            <w:ins w:id="209" w:author="Lasha Shishniashvili" w:date="2025-09-08T16:59:00Z" w16du:dateUtc="2025-09-08T14:59:00Z">
              <w:r w:rsidR="009C4184" w:rsidRPr="00165294">
                <w:rPr>
                  <w:rFonts w:ascii="News Gothic GDB" w:hAnsi="News Gothic GDB" w:cs="Arial"/>
                  <w:sz w:val="22"/>
                  <w:szCs w:val="22"/>
                  <w:lang w:val="en-GB"/>
                  <w:rPrChange w:id="210" w:author="Lasha Shishniashvili" w:date="2025-09-08T17:15:00Z" w16du:dateUtc="2025-09-08T15:15:00Z">
                    <w:rPr>
                      <w:rFonts w:ascii="News Gothic GDB" w:hAnsi="News Gothic GDB" w:cs="Arial"/>
                      <w:sz w:val="16"/>
                      <w:szCs w:val="16"/>
                      <w:lang w:val="en-GB"/>
                    </w:rPr>
                  </w:rPrChange>
                </w:rPr>
                <w:t xml:space="preserve">KPI - </w:t>
              </w:r>
            </w:ins>
            <w:ins w:id="211" w:author="Lasha Shishniashvili" w:date="2025-09-08T16:57:00Z" w16du:dateUtc="2025-09-08T14:57:00Z">
              <w:r w:rsidR="00002585" w:rsidRPr="00165294">
                <w:rPr>
                  <w:rFonts w:ascii="News Gothic GDB" w:hAnsi="News Gothic GDB" w:cs="Arial"/>
                  <w:sz w:val="22"/>
                  <w:szCs w:val="22"/>
                  <w:lang w:val="en-GB"/>
                  <w:rPrChange w:id="212" w:author="Lasha Shishniashvili" w:date="2025-09-08T17:15:00Z" w16du:dateUtc="2025-09-08T15:15:00Z">
                    <w:rPr>
                      <w:rFonts w:ascii="News Gothic GDB" w:hAnsi="News Gothic GDB" w:cs="Arial"/>
                      <w:sz w:val="16"/>
                      <w:szCs w:val="16"/>
                      <w:lang w:val="en-GB"/>
                    </w:rPr>
                  </w:rPrChange>
                </w:rPr>
                <w:t>Onboarding of the asse</w:t>
              </w:r>
            </w:ins>
            <w:ins w:id="213" w:author="Lasha Shishniashvili" w:date="2025-09-08T16:58:00Z" w16du:dateUtc="2025-09-08T14:58:00Z">
              <w:r w:rsidR="00002585" w:rsidRPr="00165294">
                <w:rPr>
                  <w:rFonts w:ascii="News Gothic GDB" w:hAnsi="News Gothic GDB" w:cs="Arial"/>
                  <w:sz w:val="22"/>
                  <w:szCs w:val="22"/>
                  <w:lang w:val="en-GB"/>
                  <w:rPrChange w:id="214" w:author="Lasha Shishniashvili" w:date="2025-09-08T17:15:00Z" w16du:dateUtc="2025-09-08T15:15:00Z">
                    <w:rPr>
                      <w:rFonts w:ascii="News Gothic GDB" w:hAnsi="News Gothic GDB" w:cs="Arial"/>
                      <w:sz w:val="16"/>
                      <w:szCs w:val="16"/>
                      <w:lang w:val="en-GB"/>
                    </w:rPr>
                  </w:rPrChange>
                </w:rPr>
                <w:t xml:space="preserve">ts </w:t>
              </w:r>
            </w:ins>
            <w:ins w:id="215" w:author="Lasha Shishniashvili" w:date="2025-09-08T16:59:00Z" w16du:dateUtc="2025-09-08T14:59:00Z">
              <w:r w:rsidR="00F8123C" w:rsidRPr="00165294">
                <w:rPr>
                  <w:rFonts w:ascii="News Gothic GDB" w:hAnsi="News Gothic GDB" w:cs="Arial"/>
                  <w:sz w:val="22"/>
                  <w:szCs w:val="22"/>
                  <w:lang w:val="en-GB"/>
                  <w:rPrChange w:id="216" w:author="Lasha Shishniashvili" w:date="2025-09-08T17:15:00Z" w16du:dateUtc="2025-09-08T15:15:00Z">
                    <w:rPr>
                      <w:rFonts w:ascii="News Gothic GDB" w:hAnsi="News Gothic GDB" w:cs="Arial"/>
                      <w:sz w:val="16"/>
                      <w:szCs w:val="16"/>
                      <w:lang w:val="en-GB"/>
                    </w:rPr>
                  </w:rPrChange>
                </w:rPr>
                <w:t>- KPI</w:t>
              </w:r>
            </w:ins>
            <w:ins w:id="217" w:author="Lasha Shishniashvili" w:date="2025-09-08T17:00:00Z" w16du:dateUtc="2025-09-08T15:00:00Z">
              <w:r w:rsidR="00F8123C" w:rsidRPr="00165294">
                <w:rPr>
                  <w:rFonts w:ascii="News Gothic GDB" w:hAnsi="News Gothic GDB" w:cs="Arial"/>
                  <w:sz w:val="22"/>
                  <w:szCs w:val="22"/>
                  <w:lang w:val="en-GB"/>
                  <w:rPrChange w:id="218" w:author="Lasha Shishniashvili" w:date="2025-09-08T17:15:00Z" w16du:dateUtc="2025-09-08T15:15:00Z">
                    <w:rPr>
                      <w:rFonts w:ascii="News Gothic GDB" w:hAnsi="News Gothic GDB" w:cs="Arial"/>
                      <w:sz w:val="16"/>
                      <w:szCs w:val="16"/>
                      <w:lang w:val="en-GB"/>
                    </w:rPr>
                  </w:rPrChange>
                </w:rPr>
                <w:t xml:space="preserve">s of the onboarding of the assets for 2025, have been </w:t>
              </w:r>
              <w:r w:rsidR="0097063B" w:rsidRPr="00165294">
                <w:rPr>
                  <w:rFonts w:ascii="News Gothic GDB" w:hAnsi="News Gothic GDB" w:cs="Arial"/>
                  <w:sz w:val="22"/>
                  <w:szCs w:val="22"/>
                  <w:lang w:val="en-GB"/>
                  <w:rPrChange w:id="219" w:author="Lasha Shishniashvili" w:date="2025-09-08T17:15:00Z" w16du:dateUtc="2025-09-08T15:15:00Z">
                    <w:rPr>
                      <w:rFonts w:ascii="News Gothic GDB" w:hAnsi="News Gothic GDB" w:cs="Arial"/>
                      <w:sz w:val="16"/>
                      <w:szCs w:val="16"/>
                      <w:lang w:val="en-GB"/>
                    </w:rPr>
                  </w:rPrChange>
                </w:rPr>
                <w:t xml:space="preserve">overviewed. </w:t>
              </w:r>
              <w:r w:rsidR="008556B8" w:rsidRPr="00165294">
                <w:rPr>
                  <w:rFonts w:ascii="News Gothic GDB" w:hAnsi="News Gothic GDB" w:cs="Arial"/>
                  <w:sz w:val="22"/>
                  <w:szCs w:val="22"/>
                  <w:lang w:val="en-GB"/>
                  <w:rPrChange w:id="220" w:author="Lasha Shishniashvili" w:date="2025-09-08T17:15:00Z" w16du:dateUtc="2025-09-08T15:15:00Z">
                    <w:rPr>
                      <w:rFonts w:ascii="News Gothic GDB" w:hAnsi="News Gothic GDB" w:cs="Arial"/>
                      <w:sz w:val="16"/>
                      <w:szCs w:val="16"/>
                      <w:lang w:val="en-GB"/>
                    </w:rPr>
                  </w:rPrChange>
                </w:rPr>
                <w:t xml:space="preserve">5 KPI reports are available for 2025, </w:t>
              </w:r>
            </w:ins>
            <w:ins w:id="221" w:author="Lasha Shishniashvili" w:date="2025-09-08T17:01:00Z" w16du:dateUtc="2025-09-08T15:01:00Z">
              <w:r w:rsidR="008556B8" w:rsidRPr="00165294">
                <w:rPr>
                  <w:rFonts w:ascii="News Gothic GDB" w:hAnsi="News Gothic GDB" w:cs="Arial"/>
                  <w:sz w:val="22"/>
                  <w:szCs w:val="22"/>
                  <w:lang w:val="en-GB"/>
                  <w:rPrChange w:id="222" w:author="Lasha Shishniashvili" w:date="2025-09-08T17:15:00Z" w16du:dateUtc="2025-09-08T15:15:00Z">
                    <w:rPr>
                      <w:rFonts w:ascii="News Gothic GDB" w:hAnsi="News Gothic GDB" w:cs="Arial"/>
                      <w:sz w:val="16"/>
                      <w:szCs w:val="16"/>
                      <w:lang w:val="en-GB"/>
                    </w:rPr>
                  </w:rPrChange>
                </w:rPr>
                <w:t xml:space="preserve">the results are as follow: </w:t>
              </w:r>
            </w:ins>
          </w:p>
          <w:p w14:paraId="008D0610" w14:textId="2E7B1835" w:rsidR="008556B8" w:rsidRPr="00165294" w:rsidRDefault="007442DB" w:rsidP="008556B8">
            <w:pPr>
              <w:pStyle w:val="ListParagraph"/>
              <w:numPr>
                <w:ilvl w:val="0"/>
                <w:numId w:val="12"/>
              </w:numPr>
              <w:jc w:val="both"/>
              <w:rPr>
                <w:ins w:id="223" w:author="Lasha Shishniashvili" w:date="2025-09-08T17:01:00Z" w16du:dateUtc="2025-09-08T15:01:00Z"/>
                <w:rFonts w:ascii="News Gothic GDB" w:hAnsi="News Gothic GDB" w:cs="Arial"/>
                <w:lang w:val="en-GB"/>
                <w:rPrChange w:id="224" w:author="Lasha Shishniashvili" w:date="2025-09-08T17:15:00Z" w16du:dateUtc="2025-09-08T15:15:00Z">
                  <w:rPr>
                    <w:ins w:id="225" w:author="Lasha Shishniashvili" w:date="2025-09-08T17:01:00Z" w16du:dateUtc="2025-09-08T15:01:00Z"/>
                    <w:rFonts w:ascii="News Gothic GDB" w:hAnsi="News Gothic GDB" w:cs="Arial"/>
                    <w:sz w:val="16"/>
                    <w:szCs w:val="16"/>
                    <w:lang w:val="en-GB"/>
                  </w:rPr>
                </w:rPrChange>
              </w:rPr>
            </w:pPr>
            <w:ins w:id="226" w:author="Lasha Shishniashvili" w:date="2025-09-08T17:01:00Z" w16du:dateUtc="2025-09-08T15:01:00Z">
              <w:r w:rsidRPr="00165294">
                <w:rPr>
                  <w:rFonts w:ascii="News Gothic GDB" w:hAnsi="News Gothic GDB" w:cs="Arial"/>
                  <w:lang w:val="en-GB"/>
                  <w:rPrChange w:id="227" w:author="Lasha Shishniashvili" w:date="2025-09-08T17:15:00Z" w16du:dateUtc="2025-09-08T15:15:00Z">
                    <w:rPr>
                      <w:rFonts w:ascii="News Gothic GDB" w:hAnsi="News Gothic GDB" w:cs="Arial"/>
                      <w:sz w:val="16"/>
                      <w:szCs w:val="16"/>
                      <w:lang w:val="en-GB"/>
                    </w:rPr>
                  </w:rPrChange>
                </w:rPr>
                <w:t xml:space="preserve">03.2025 report – </w:t>
              </w:r>
            </w:ins>
            <w:ins w:id="228" w:author="Lasha Shishniashvili" w:date="2025-09-08T17:02:00Z" w16du:dateUtc="2025-09-08T15:02:00Z">
              <w:r w:rsidR="00C677A3" w:rsidRPr="00165294">
                <w:rPr>
                  <w:rFonts w:ascii="News Gothic GDB" w:hAnsi="News Gothic GDB" w:cs="Arial"/>
                  <w:lang w:val="en-GB"/>
                  <w:rPrChange w:id="229" w:author="Lasha Shishniashvili" w:date="2025-09-08T17:15:00Z" w16du:dateUtc="2025-09-08T15:15:00Z">
                    <w:rPr>
                      <w:rFonts w:ascii="News Gothic GDB" w:hAnsi="News Gothic GDB" w:cs="Arial"/>
                      <w:sz w:val="16"/>
                      <w:szCs w:val="16"/>
                      <w:lang w:val="en-GB"/>
                    </w:rPr>
                  </w:rPrChange>
                </w:rPr>
                <w:t>M</w:t>
              </w:r>
            </w:ins>
            <w:ins w:id="230" w:author="Lasha Shishniashvili" w:date="2025-09-08T17:01:00Z" w16du:dateUtc="2025-09-08T15:01:00Z">
              <w:r w:rsidRPr="00165294">
                <w:rPr>
                  <w:rFonts w:ascii="News Gothic GDB" w:hAnsi="News Gothic GDB" w:cs="Arial"/>
                  <w:lang w:val="en-GB"/>
                  <w:rPrChange w:id="231" w:author="Lasha Shishniashvili" w:date="2025-09-08T17:15:00Z" w16du:dateUtc="2025-09-08T15:15:00Z">
                    <w:rPr>
                      <w:rFonts w:ascii="News Gothic GDB" w:hAnsi="News Gothic GDB" w:cs="Arial"/>
                      <w:sz w:val="16"/>
                      <w:szCs w:val="16"/>
                      <w:lang w:val="en-GB"/>
                    </w:rPr>
                  </w:rPrChange>
                </w:rPr>
                <w:t>eets with objectives</w:t>
              </w:r>
            </w:ins>
          </w:p>
          <w:p w14:paraId="7ECF5573" w14:textId="0FF25A86" w:rsidR="007442DB" w:rsidRPr="00165294" w:rsidRDefault="00947F98" w:rsidP="008556B8">
            <w:pPr>
              <w:pStyle w:val="ListParagraph"/>
              <w:numPr>
                <w:ilvl w:val="0"/>
                <w:numId w:val="12"/>
              </w:numPr>
              <w:jc w:val="both"/>
              <w:rPr>
                <w:ins w:id="232" w:author="Lasha Shishniashvili" w:date="2025-09-08T17:01:00Z" w16du:dateUtc="2025-09-08T15:01:00Z"/>
                <w:rFonts w:ascii="News Gothic GDB" w:hAnsi="News Gothic GDB" w:cs="Arial"/>
                <w:lang w:val="en-GB"/>
                <w:rPrChange w:id="233" w:author="Lasha Shishniashvili" w:date="2025-09-08T17:15:00Z" w16du:dateUtc="2025-09-08T15:15:00Z">
                  <w:rPr>
                    <w:ins w:id="234" w:author="Lasha Shishniashvili" w:date="2025-09-08T17:01:00Z" w16du:dateUtc="2025-09-08T15:01:00Z"/>
                    <w:rFonts w:ascii="News Gothic GDB" w:hAnsi="News Gothic GDB" w:cs="Arial"/>
                    <w:sz w:val="16"/>
                    <w:szCs w:val="16"/>
                    <w:lang w:val="en-GB"/>
                  </w:rPr>
                </w:rPrChange>
              </w:rPr>
            </w:pPr>
            <w:ins w:id="235" w:author="Lasha Shishniashvili" w:date="2025-09-08T17:01:00Z" w16du:dateUtc="2025-09-08T15:01:00Z">
              <w:r w:rsidRPr="00165294">
                <w:rPr>
                  <w:rFonts w:ascii="News Gothic GDB" w:hAnsi="News Gothic GDB" w:cs="Arial"/>
                  <w:lang w:val="en-GB"/>
                  <w:rPrChange w:id="236" w:author="Lasha Shishniashvili" w:date="2025-09-08T17:15:00Z" w16du:dateUtc="2025-09-08T15:15:00Z">
                    <w:rPr>
                      <w:rFonts w:ascii="News Gothic GDB" w:hAnsi="News Gothic GDB" w:cs="Arial"/>
                      <w:sz w:val="16"/>
                      <w:szCs w:val="16"/>
                      <w:lang w:val="en-GB"/>
                    </w:rPr>
                  </w:rPrChange>
                </w:rPr>
                <w:t xml:space="preserve">04.2025 report – Partially meets the objectives </w:t>
              </w:r>
            </w:ins>
          </w:p>
          <w:p w14:paraId="3F28BFBF" w14:textId="64EA28E4" w:rsidR="00947F98" w:rsidRPr="00165294" w:rsidRDefault="00EA1D96" w:rsidP="008556B8">
            <w:pPr>
              <w:pStyle w:val="ListParagraph"/>
              <w:numPr>
                <w:ilvl w:val="0"/>
                <w:numId w:val="12"/>
              </w:numPr>
              <w:jc w:val="both"/>
              <w:rPr>
                <w:ins w:id="237" w:author="Lasha Shishniashvili" w:date="2025-09-08T17:02:00Z" w16du:dateUtc="2025-09-08T15:02:00Z"/>
                <w:rFonts w:ascii="News Gothic GDB" w:hAnsi="News Gothic GDB" w:cs="Arial"/>
                <w:lang w:val="en-GB"/>
                <w:rPrChange w:id="238" w:author="Lasha Shishniashvili" w:date="2025-09-08T17:15:00Z" w16du:dateUtc="2025-09-08T15:15:00Z">
                  <w:rPr>
                    <w:ins w:id="239" w:author="Lasha Shishniashvili" w:date="2025-09-08T17:02:00Z" w16du:dateUtc="2025-09-08T15:02:00Z"/>
                    <w:rFonts w:ascii="News Gothic GDB" w:hAnsi="News Gothic GDB" w:cs="Arial"/>
                    <w:sz w:val="16"/>
                    <w:szCs w:val="16"/>
                    <w:lang w:val="en-GB"/>
                  </w:rPr>
                </w:rPrChange>
              </w:rPr>
            </w:pPr>
            <w:ins w:id="240" w:author="Lasha Shishniashvili" w:date="2025-09-08T17:02:00Z" w16du:dateUtc="2025-09-08T15:02:00Z">
              <w:r w:rsidRPr="00165294">
                <w:rPr>
                  <w:rFonts w:ascii="News Gothic GDB" w:hAnsi="News Gothic GDB" w:cs="Arial"/>
                  <w:lang w:val="en-GB"/>
                  <w:rPrChange w:id="241" w:author="Lasha Shishniashvili" w:date="2025-09-08T17:15:00Z" w16du:dateUtc="2025-09-08T15:15:00Z">
                    <w:rPr>
                      <w:rFonts w:ascii="News Gothic GDB" w:hAnsi="News Gothic GDB" w:cs="Arial"/>
                      <w:sz w:val="16"/>
                      <w:szCs w:val="16"/>
                      <w:lang w:val="en-GB"/>
                    </w:rPr>
                  </w:rPrChange>
                </w:rPr>
                <w:t xml:space="preserve">05.2025 report – </w:t>
              </w:r>
              <w:r w:rsidR="00C677A3" w:rsidRPr="00165294">
                <w:rPr>
                  <w:rFonts w:ascii="News Gothic GDB" w:hAnsi="News Gothic GDB" w:cs="Arial"/>
                  <w:lang w:val="en-GB"/>
                  <w:rPrChange w:id="242" w:author="Lasha Shishniashvili" w:date="2025-09-08T17:15:00Z" w16du:dateUtc="2025-09-08T15:15:00Z">
                    <w:rPr>
                      <w:rFonts w:ascii="News Gothic GDB" w:hAnsi="News Gothic GDB" w:cs="Arial"/>
                      <w:sz w:val="16"/>
                      <w:szCs w:val="16"/>
                      <w:lang w:val="en-GB"/>
                    </w:rPr>
                  </w:rPrChange>
                </w:rPr>
                <w:t>P</w:t>
              </w:r>
              <w:r w:rsidRPr="00165294">
                <w:rPr>
                  <w:rFonts w:ascii="News Gothic GDB" w:hAnsi="News Gothic GDB" w:cs="Arial"/>
                  <w:lang w:val="en-GB"/>
                  <w:rPrChange w:id="243" w:author="Lasha Shishniashvili" w:date="2025-09-08T17:15:00Z" w16du:dateUtc="2025-09-08T15:15:00Z">
                    <w:rPr>
                      <w:rFonts w:ascii="News Gothic GDB" w:hAnsi="News Gothic GDB" w:cs="Arial"/>
                      <w:sz w:val="16"/>
                      <w:szCs w:val="16"/>
                      <w:lang w:val="en-GB"/>
                    </w:rPr>
                  </w:rPrChange>
                </w:rPr>
                <w:t>artially meets the objectives</w:t>
              </w:r>
            </w:ins>
          </w:p>
          <w:p w14:paraId="37D210C5" w14:textId="04F985D7" w:rsidR="00EA1D96" w:rsidRPr="00165294" w:rsidRDefault="00C677A3" w:rsidP="008556B8">
            <w:pPr>
              <w:pStyle w:val="ListParagraph"/>
              <w:numPr>
                <w:ilvl w:val="0"/>
                <w:numId w:val="12"/>
              </w:numPr>
              <w:jc w:val="both"/>
              <w:rPr>
                <w:ins w:id="244" w:author="Lasha Shishniashvili" w:date="2025-09-08T17:02:00Z" w16du:dateUtc="2025-09-08T15:02:00Z"/>
                <w:rFonts w:ascii="News Gothic GDB" w:hAnsi="News Gothic GDB" w:cs="Arial"/>
                <w:lang w:val="en-GB"/>
                <w:rPrChange w:id="245" w:author="Lasha Shishniashvili" w:date="2025-09-08T17:15:00Z" w16du:dateUtc="2025-09-08T15:15:00Z">
                  <w:rPr>
                    <w:ins w:id="246" w:author="Lasha Shishniashvili" w:date="2025-09-08T17:02:00Z" w16du:dateUtc="2025-09-08T15:02:00Z"/>
                    <w:rFonts w:ascii="News Gothic GDB" w:hAnsi="News Gothic GDB" w:cs="Arial"/>
                    <w:sz w:val="16"/>
                    <w:szCs w:val="16"/>
                    <w:lang w:val="en-GB"/>
                  </w:rPr>
                </w:rPrChange>
              </w:rPr>
            </w:pPr>
            <w:ins w:id="247" w:author="Lasha Shishniashvili" w:date="2025-09-08T17:02:00Z" w16du:dateUtc="2025-09-08T15:02:00Z">
              <w:r w:rsidRPr="00165294">
                <w:rPr>
                  <w:rFonts w:ascii="News Gothic GDB" w:hAnsi="News Gothic GDB" w:cs="Arial"/>
                  <w:lang w:val="en-GB"/>
                  <w:rPrChange w:id="248" w:author="Lasha Shishniashvili" w:date="2025-09-08T17:15:00Z" w16du:dateUtc="2025-09-08T15:15:00Z">
                    <w:rPr>
                      <w:rFonts w:ascii="News Gothic GDB" w:hAnsi="News Gothic GDB" w:cs="Arial"/>
                      <w:sz w:val="16"/>
                      <w:szCs w:val="16"/>
                      <w:lang w:val="en-GB"/>
                    </w:rPr>
                  </w:rPrChange>
                </w:rPr>
                <w:t>06.2025 report – Partially meets the objectives</w:t>
              </w:r>
            </w:ins>
          </w:p>
          <w:p w14:paraId="0136AF7F" w14:textId="11FA854D" w:rsidR="00C677A3" w:rsidRPr="00165294" w:rsidRDefault="001E0DF8" w:rsidP="008556B8">
            <w:pPr>
              <w:pStyle w:val="ListParagraph"/>
              <w:numPr>
                <w:ilvl w:val="0"/>
                <w:numId w:val="12"/>
              </w:numPr>
              <w:jc w:val="both"/>
              <w:rPr>
                <w:ins w:id="249" w:author="Lasha Shishniashvili" w:date="2025-09-08T17:02:00Z" w16du:dateUtc="2025-09-08T15:02:00Z"/>
                <w:rFonts w:ascii="News Gothic GDB" w:hAnsi="News Gothic GDB" w:cs="Arial"/>
                <w:lang w:val="en-GB"/>
                <w:rPrChange w:id="250" w:author="Lasha Shishniashvili" w:date="2025-09-08T17:15:00Z" w16du:dateUtc="2025-09-08T15:15:00Z">
                  <w:rPr>
                    <w:ins w:id="251" w:author="Lasha Shishniashvili" w:date="2025-09-08T17:02:00Z" w16du:dateUtc="2025-09-08T15:02:00Z"/>
                    <w:rFonts w:ascii="News Gothic GDB" w:hAnsi="News Gothic GDB" w:cs="Arial"/>
                    <w:sz w:val="16"/>
                    <w:szCs w:val="16"/>
                    <w:lang w:val="en-GB"/>
                  </w:rPr>
                </w:rPrChange>
              </w:rPr>
            </w:pPr>
            <w:ins w:id="252" w:author="Lasha Shishniashvili" w:date="2025-09-08T17:02:00Z" w16du:dateUtc="2025-09-08T15:02:00Z">
              <w:r w:rsidRPr="00165294">
                <w:rPr>
                  <w:rFonts w:ascii="News Gothic GDB" w:hAnsi="News Gothic GDB" w:cs="Arial"/>
                  <w:lang w:val="en-GB"/>
                  <w:rPrChange w:id="253" w:author="Lasha Shishniashvili" w:date="2025-09-08T17:15:00Z" w16du:dateUtc="2025-09-08T15:15:00Z">
                    <w:rPr>
                      <w:rFonts w:ascii="News Gothic GDB" w:hAnsi="News Gothic GDB" w:cs="Arial"/>
                      <w:sz w:val="16"/>
                      <w:szCs w:val="16"/>
                      <w:lang w:val="en-GB"/>
                    </w:rPr>
                  </w:rPrChange>
                </w:rPr>
                <w:t xml:space="preserve">08.2025 report – partially meets the objectives </w:t>
              </w:r>
            </w:ins>
          </w:p>
          <w:p w14:paraId="4CF36C22" w14:textId="77777777" w:rsidR="00F71A54" w:rsidRDefault="00F71A54" w:rsidP="001E0DF8">
            <w:pPr>
              <w:jc w:val="both"/>
              <w:rPr>
                <w:ins w:id="254" w:author="Lasha Shishniashvili" w:date="2025-09-08T17:17:00Z" w16du:dateUtc="2025-09-08T15:17:00Z"/>
                <w:rFonts w:ascii="News Gothic GDB" w:hAnsi="News Gothic GDB" w:cs="Arial"/>
                <w:sz w:val="22"/>
                <w:szCs w:val="22"/>
                <w:lang w:val="en-GB"/>
              </w:rPr>
            </w:pPr>
          </w:p>
          <w:p w14:paraId="762258B4" w14:textId="7293BAE6" w:rsidR="00BC3057" w:rsidRDefault="00F71A54" w:rsidP="00074CC9">
            <w:pPr>
              <w:jc w:val="both"/>
              <w:rPr>
                <w:ins w:id="255" w:author="Lasha Shishniashvili" w:date="2025-09-08T17:53:00Z" w16du:dateUtc="2025-09-08T15:53:00Z"/>
                <w:rFonts w:ascii="News Gothic GDB" w:hAnsi="News Gothic GDB" w:cs="Arial"/>
                <w:sz w:val="22"/>
                <w:szCs w:val="22"/>
                <w:lang w:val="en-GB"/>
              </w:rPr>
            </w:pPr>
            <w:ins w:id="256" w:author="Lasha Shishniashvili" w:date="2025-09-08T17:17:00Z" w16du:dateUtc="2025-09-08T15:17:00Z">
              <w:r>
                <w:rPr>
                  <w:rFonts w:ascii="News Gothic GDB" w:hAnsi="News Gothic GDB" w:cs="Arial"/>
                  <w:sz w:val="22"/>
                  <w:szCs w:val="22"/>
                  <w:lang w:val="en-GB"/>
                </w:rPr>
                <w:t xml:space="preserve">Conclusion: </w:t>
              </w:r>
            </w:ins>
          </w:p>
          <w:p w14:paraId="412F5194" w14:textId="64C7FCF5" w:rsidR="00727C6D" w:rsidRDefault="00727C6D" w:rsidP="00074CC9">
            <w:pPr>
              <w:jc w:val="both"/>
              <w:rPr>
                <w:rFonts w:ascii="News Gothic GDB" w:hAnsi="News Gothic GDB" w:cs="Arial"/>
                <w:sz w:val="22"/>
                <w:szCs w:val="22"/>
                <w:lang w:val="en-GB"/>
              </w:rPr>
            </w:pPr>
            <w:r>
              <w:rPr>
                <w:rFonts w:ascii="News Gothic GDB" w:hAnsi="News Gothic GDB" w:cs="Arial"/>
                <w:sz w:val="22"/>
                <w:szCs w:val="22"/>
                <w:lang w:val="en-GB"/>
              </w:rPr>
              <w:t>(</w:t>
            </w:r>
            <w:r w:rsidR="00CB263F">
              <w:rPr>
                <w:rFonts w:ascii="News Gothic GDB" w:hAnsi="News Gothic GDB" w:cs="Arial"/>
                <w:sz w:val="22"/>
                <w:szCs w:val="22"/>
                <w:lang w:val="en-GB"/>
              </w:rPr>
              <w:t>TP</w:t>
            </w:r>
            <w:r w:rsidR="00046330">
              <w:rPr>
                <w:rFonts w:ascii="News Gothic GDB" w:hAnsi="News Gothic GDB" w:cs="Arial"/>
                <w:sz w:val="22"/>
                <w:szCs w:val="22"/>
                <w:lang w:val="en-GB"/>
              </w:rPr>
              <w:t xml:space="preserve"> </w:t>
            </w:r>
            <w:r w:rsidR="00D754F0">
              <w:rPr>
                <w:rFonts w:ascii="News Gothic GDB" w:hAnsi="News Gothic GDB" w:cs="Arial"/>
                <w:sz w:val="22"/>
                <w:szCs w:val="22"/>
                <w:lang w:val="en-GB"/>
              </w:rPr>
              <w:t>4</w:t>
            </w:r>
            <w:r>
              <w:rPr>
                <w:rFonts w:ascii="News Gothic GDB" w:hAnsi="News Gothic GDB" w:cs="Arial"/>
                <w:sz w:val="22"/>
                <w:szCs w:val="22"/>
                <w:lang w:val="en-GB"/>
              </w:rPr>
              <w:t>) based on the partial objective accomplishment,</w:t>
            </w:r>
            <w:r w:rsidR="000C26EB">
              <w:rPr>
                <w:rFonts w:ascii="News Gothic GDB" w:hAnsi="News Gothic GDB" w:cs="Arial"/>
                <w:sz w:val="22"/>
                <w:szCs w:val="22"/>
                <w:lang w:val="en-GB"/>
              </w:rPr>
              <w:t xml:space="preserve"> regarding the PAM CyberArk integration </w:t>
            </w:r>
            <w:r w:rsidR="00046330">
              <w:rPr>
                <w:rFonts w:ascii="News Gothic GDB" w:hAnsi="News Gothic GDB" w:cs="Arial"/>
                <w:sz w:val="22"/>
                <w:szCs w:val="22"/>
                <w:lang w:val="en-GB"/>
              </w:rPr>
              <w:t xml:space="preserve">with organization assets, it is important to understand scale of impact, of not onboarded application. </w:t>
            </w:r>
            <w:r w:rsidR="00387B0B">
              <w:rPr>
                <w:rFonts w:ascii="News Gothic GDB" w:hAnsi="News Gothic GDB" w:cs="Arial"/>
                <w:sz w:val="22"/>
                <w:szCs w:val="22"/>
                <w:lang w:val="en-GB"/>
              </w:rPr>
              <w:t>Therefore,</w:t>
            </w:r>
            <w:r w:rsidR="00046330">
              <w:rPr>
                <w:rFonts w:ascii="News Gothic GDB" w:hAnsi="News Gothic GDB" w:cs="Arial"/>
                <w:sz w:val="22"/>
                <w:szCs w:val="22"/>
                <w:lang w:val="en-GB"/>
              </w:rPr>
              <w:t xml:space="preserve"> specific test must be performed.</w:t>
            </w:r>
          </w:p>
          <w:p w14:paraId="12F6F654" w14:textId="693948C8" w:rsidR="00074CC9" w:rsidRPr="00387B0B" w:rsidRDefault="00266EBE">
            <w:pPr>
              <w:jc w:val="both"/>
              <w:rPr>
                <w:rFonts w:ascii="News Gothic GDB" w:eastAsia="Batang" w:hAnsi="News Gothic GDB" w:cs="Arial"/>
                <w:sz w:val="22"/>
                <w:szCs w:val="22"/>
                <w:lang w:val="en-GB" w:eastAsia="en-US"/>
                <w:rPrChange w:id="257" w:author="Lasha Shishniashvili" w:date="2025-09-08T18:03:00Z" w16du:dateUtc="2025-09-08T16:03:00Z">
                  <w:rPr>
                    <w:highlight w:val="yellow"/>
                    <w:lang w:val="en-GB"/>
                  </w:rPr>
                </w:rPrChange>
              </w:rPr>
            </w:pPr>
            <w:ins w:id="258" w:author="Lasha Shishniashvili" w:date="2025-09-08T17:56:00Z" w16du:dateUtc="2025-09-08T15:56:00Z">
              <w:r w:rsidRPr="00387B0B">
                <w:rPr>
                  <w:rFonts w:ascii="News Gothic GDB" w:hAnsi="News Gothic GDB" w:cs="Arial"/>
                  <w:lang w:val="en-GB"/>
                </w:rPr>
                <w:t xml:space="preserve"> </w:t>
              </w:r>
            </w:ins>
          </w:p>
        </w:tc>
      </w:tr>
      <w:tr w:rsidR="00BE5007" w:rsidRPr="00F27756" w14:paraId="654B5CD8" w14:textId="77777777" w:rsidTr="00C04318">
        <w:tc>
          <w:tcPr>
            <w:tcW w:w="1250" w:type="dxa"/>
          </w:tcPr>
          <w:p w14:paraId="606AC3C5" w14:textId="77777777" w:rsidR="00BE5007" w:rsidRPr="00F27756" w:rsidRDefault="00BE5007" w:rsidP="0092566A">
            <w:pPr>
              <w:rPr>
                <w:rFonts w:ascii="News Gothic GDB" w:hAnsi="News Gothic GDB" w:cs="Arial"/>
                <w:sz w:val="22"/>
                <w:szCs w:val="22"/>
                <w:lang w:bidi="ar-SA"/>
              </w:rPr>
            </w:pPr>
            <w:r w:rsidRPr="6ABC4B8F">
              <w:rPr>
                <w:rFonts w:ascii="News Gothic GDB" w:hAnsi="News Gothic GDB" w:cs="Arial"/>
                <w:sz w:val="16"/>
                <w:szCs w:val="16"/>
              </w:rPr>
              <w:t xml:space="preserve">IT environment + Cloud services </w:t>
            </w:r>
          </w:p>
        </w:tc>
        <w:tc>
          <w:tcPr>
            <w:tcW w:w="13514" w:type="dxa"/>
          </w:tcPr>
          <w:p w14:paraId="79523AA4" w14:textId="469D3535" w:rsidR="002205AB" w:rsidRPr="001C6BE7" w:rsidRDefault="004D2E5B" w:rsidP="0092566A">
            <w:pPr>
              <w:jc w:val="both"/>
              <w:rPr>
                <w:rFonts w:ascii="News Gothic GDB" w:hAnsi="News Gothic GDB" w:cs="Arial"/>
                <w:bCs/>
                <w:iCs/>
                <w:sz w:val="22"/>
                <w:szCs w:val="22"/>
              </w:rPr>
            </w:pPr>
            <w:r w:rsidRPr="001C6BE7">
              <w:rPr>
                <w:rFonts w:ascii="News Gothic GDB" w:hAnsi="News Gothic GDB" w:cs="Arial"/>
                <w:bCs/>
                <w:iCs/>
                <w:sz w:val="22"/>
                <w:szCs w:val="22"/>
              </w:rPr>
              <w:t>For clo</w:t>
            </w:r>
            <w:r w:rsidR="00003853" w:rsidRPr="001C6BE7">
              <w:rPr>
                <w:rFonts w:ascii="News Gothic GDB" w:hAnsi="News Gothic GDB" w:cs="Arial"/>
                <w:bCs/>
                <w:iCs/>
                <w:sz w:val="22"/>
                <w:szCs w:val="22"/>
              </w:rPr>
              <w:t>u</w:t>
            </w:r>
            <w:r w:rsidR="00232C48" w:rsidRPr="001C6BE7">
              <w:rPr>
                <w:rFonts w:ascii="News Gothic GDB" w:hAnsi="News Gothic GDB" w:cs="Arial"/>
                <w:bCs/>
                <w:iCs/>
                <w:sz w:val="22"/>
                <w:szCs w:val="22"/>
              </w:rPr>
              <w:t>d</w:t>
            </w:r>
            <w:r w:rsidR="00003853" w:rsidRPr="001C6BE7">
              <w:rPr>
                <w:rFonts w:ascii="News Gothic GDB" w:hAnsi="News Gothic GDB" w:cs="Arial"/>
                <w:bCs/>
                <w:iCs/>
                <w:sz w:val="22"/>
                <w:szCs w:val="22"/>
              </w:rPr>
              <w:t xml:space="preserve"> </w:t>
            </w:r>
            <w:r w:rsidR="00232C48" w:rsidRPr="001C6BE7">
              <w:rPr>
                <w:rFonts w:ascii="News Gothic GDB" w:hAnsi="News Gothic GDB" w:cs="Arial"/>
                <w:bCs/>
                <w:iCs/>
                <w:sz w:val="22"/>
                <w:szCs w:val="22"/>
              </w:rPr>
              <w:t>privileged</w:t>
            </w:r>
            <w:r w:rsidR="00003853" w:rsidRPr="001C6BE7">
              <w:rPr>
                <w:rFonts w:ascii="News Gothic GDB" w:hAnsi="News Gothic GDB" w:cs="Arial"/>
                <w:bCs/>
                <w:iCs/>
                <w:sz w:val="22"/>
                <w:szCs w:val="22"/>
              </w:rPr>
              <w:t xml:space="preserve"> access management, audit has identified </w:t>
            </w:r>
            <w:r w:rsidR="00CB263F">
              <w:rPr>
                <w:rFonts w:ascii="News Gothic GDB" w:hAnsi="News Gothic GDB" w:cs="Arial"/>
                <w:bCs/>
                <w:iCs/>
                <w:sz w:val="22"/>
                <w:szCs w:val="22"/>
              </w:rPr>
              <w:t xml:space="preserve">in the previous DLP audit the following </w:t>
            </w:r>
            <w:r w:rsidR="00CB4B55" w:rsidRPr="001C6BE7">
              <w:rPr>
                <w:rFonts w:ascii="News Gothic GDB" w:hAnsi="News Gothic GDB" w:cs="Arial"/>
                <w:bCs/>
                <w:iCs/>
                <w:sz w:val="22"/>
                <w:szCs w:val="22"/>
              </w:rPr>
              <w:t xml:space="preserve">- </w:t>
            </w:r>
            <w:r w:rsidR="00367653" w:rsidRPr="001C6BE7">
              <w:rPr>
                <w:rFonts w:ascii="News Gothic GDB" w:hAnsi="News Gothic GDB" w:cs="Arial"/>
                <w:bCs/>
                <w:iCs/>
                <w:sz w:val="22"/>
                <w:szCs w:val="22"/>
              </w:rPr>
              <w:t>Privileged</w:t>
            </w:r>
            <w:r w:rsidR="00121D5D" w:rsidRPr="001C6BE7">
              <w:rPr>
                <w:rFonts w:ascii="News Gothic GDB" w:hAnsi="News Gothic GDB" w:cs="Arial"/>
                <w:bCs/>
                <w:iCs/>
                <w:sz w:val="22"/>
                <w:szCs w:val="22"/>
              </w:rPr>
              <w:t xml:space="preserve"> Identity Management</w:t>
            </w:r>
            <w:r w:rsidR="00367653" w:rsidRPr="001C6BE7">
              <w:rPr>
                <w:rFonts w:ascii="News Gothic GDB" w:hAnsi="News Gothic GDB" w:cs="Arial"/>
                <w:bCs/>
                <w:iCs/>
                <w:sz w:val="22"/>
                <w:szCs w:val="22"/>
              </w:rPr>
              <w:t xml:space="preserve"> technology</w:t>
            </w:r>
            <w:r w:rsidR="00CB4B55" w:rsidRPr="001C6BE7">
              <w:rPr>
                <w:rFonts w:ascii="News Gothic GDB" w:hAnsi="News Gothic GDB" w:cs="Arial"/>
                <w:bCs/>
                <w:iCs/>
                <w:sz w:val="22"/>
                <w:szCs w:val="22"/>
              </w:rPr>
              <w:t>.</w:t>
            </w:r>
            <w:r w:rsidR="00121D5D" w:rsidRPr="001C6BE7">
              <w:rPr>
                <w:rFonts w:ascii="News Gothic GDB" w:hAnsi="News Gothic GDB" w:cs="Arial"/>
                <w:bCs/>
                <w:iCs/>
                <w:sz w:val="22"/>
                <w:szCs w:val="22"/>
              </w:rPr>
              <w:t xml:space="preserve"> </w:t>
            </w:r>
            <w:proofErr w:type="gramStart"/>
            <w:r w:rsidR="00CB263F">
              <w:rPr>
                <w:rFonts w:ascii="News Gothic GDB" w:hAnsi="News Gothic GDB" w:cs="Arial"/>
                <w:bCs/>
                <w:iCs/>
                <w:sz w:val="22"/>
                <w:szCs w:val="22"/>
              </w:rPr>
              <w:t xml:space="preserve">It </w:t>
            </w:r>
            <w:r w:rsidR="00121D5D" w:rsidRPr="001C6BE7">
              <w:rPr>
                <w:rFonts w:ascii="News Gothic GDB" w:hAnsi="News Gothic GDB" w:cs="Arial"/>
                <w:bCs/>
                <w:iCs/>
                <w:sz w:val="22"/>
                <w:szCs w:val="22"/>
              </w:rPr>
              <w:t xml:space="preserve"> </w:t>
            </w:r>
            <w:r w:rsidR="008D5CB4" w:rsidRPr="001C6BE7">
              <w:rPr>
                <w:rFonts w:ascii="News Gothic GDB" w:hAnsi="News Gothic GDB" w:cs="Arial"/>
                <w:bCs/>
                <w:iCs/>
                <w:sz w:val="22"/>
                <w:szCs w:val="22"/>
              </w:rPr>
              <w:t>enables</w:t>
            </w:r>
            <w:proofErr w:type="gramEnd"/>
            <w:r w:rsidR="008D5CB4" w:rsidRPr="001C6BE7">
              <w:rPr>
                <w:rFonts w:ascii="News Gothic GDB" w:hAnsi="News Gothic GDB" w:cs="Arial"/>
                <w:bCs/>
                <w:iCs/>
                <w:sz w:val="22"/>
                <w:szCs w:val="22"/>
              </w:rPr>
              <w:t xml:space="preserve"> the organization to manage, control, and monitor access to important resources in </w:t>
            </w:r>
            <w:proofErr w:type="gramStart"/>
            <w:r w:rsidR="008D5CB4" w:rsidRPr="001C6BE7">
              <w:rPr>
                <w:rFonts w:ascii="News Gothic GDB" w:hAnsi="News Gothic GDB" w:cs="Arial"/>
                <w:bCs/>
                <w:iCs/>
                <w:sz w:val="22"/>
                <w:szCs w:val="22"/>
              </w:rPr>
              <w:t>organization</w:t>
            </w:r>
            <w:proofErr w:type="gramEnd"/>
            <w:r w:rsidR="008D5CB4" w:rsidRPr="001C6BE7">
              <w:rPr>
                <w:rFonts w:ascii="News Gothic GDB" w:hAnsi="News Gothic GDB" w:cs="Arial"/>
                <w:bCs/>
                <w:iCs/>
                <w:sz w:val="22"/>
                <w:szCs w:val="22"/>
              </w:rPr>
              <w:t xml:space="preserve">. </w:t>
            </w:r>
            <w:r w:rsidR="006E6F4D" w:rsidRPr="001C6BE7">
              <w:rPr>
                <w:rFonts w:ascii="News Gothic GDB" w:hAnsi="News Gothic GDB" w:cs="Arial"/>
                <w:bCs/>
                <w:iCs/>
                <w:sz w:val="22"/>
                <w:szCs w:val="22"/>
              </w:rPr>
              <w:t xml:space="preserve">According to the preliminary overview, the PIM is not integrated with organizations </w:t>
            </w:r>
            <w:r w:rsidR="00C20A00" w:rsidRPr="001C6BE7">
              <w:rPr>
                <w:rFonts w:ascii="News Gothic GDB" w:hAnsi="News Gothic GDB" w:cs="Arial"/>
                <w:bCs/>
                <w:iCs/>
                <w:sz w:val="22"/>
                <w:szCs w:val="22"/>
              </w:rPr>
              <w:t>IIQ system.</w:t>
            </w:r>
            <w:r w:rsidR="0002408A" w:rsidRPr="001C6BE7">
              <w:rPr>
                <w:rFonts w:ascii="News Gothic GDB" w:hAnsi="News Gothic GDB" w:cs="Arial"/>
                <w:bCs/>
                <w:iCs/>
                <w:sz w:val="22"/>
                <w:szCs w:val="22"/>
              </w:rPr>
              <w:t xml:space="preserve"> </w:t>
            </w:r>
            <w:r w:rsidR="000101CD" w:rsidRPr="001C6BE7">
              <w:rPr>
                <w:rFonts w:ascii="News Gothic GDB" w:hAnsi="News Gothic GDB" w:cs="Arial"/>
                <w:bCs/>
                <w:iCs/>
                <w:sz w:val="22"/>
                <w:szCs w:val="22"/>
              </w:rPr>
              <w:t xml:space="preserve">During last check, audit has identified that the </w:t>
            </w:r>
            <w:r w:rsidR="00DC6C55" w:rsidRPr="001C6BE7">
              <w:rPr>
                <w:rFonts w:ascii="News Gothic GDB" w:hAnsi="News Gothic GDB" w:cs="Arial"/>
                <w:bCs/>
                <w:iCs/>
                <w:sz w:val="22"/>
                <w:szCs w:val="22"/>
              </w:rPr>
              <w:t xml:space="preserve">Azure roles </w:t>
            </w:r>
            <w:r w:rsidR="00DC6C55" w:rsidRPr="001C6BE7">
              <w:rPr>
                <w:rFonts w:ascii="News Gothic GDB" w:hAnsi="News Gothic GDB" w:cs="Arial"/>
                <w:bCs/>
                <w:iCs/>
                <w:sz w:val="22"/>
                <w:szCs w:val="22"/>
              </w:rPr>
              <w:lastRenderedPageBreak/>
              <w:t xml:space="preserve">managed in excel file and approved by </w:t>
            </w:r>
            <w:r w:rsidR="001332C7" w:rsidRPr="001C6BE7">
              <w:rPr>
                <w:rFonts w:ascii="News Gothic GDB" w:hAnsi="News Gothic GDB" w:cs="Arial"/>
                <w:bCs/>
                <w:iCs/>
                <w:sz w:val="22"/>
                <w:szCs w:val="22"/>
              </w:rPr>
              <w:t xml:space="preserve">heads of department. The process of integration with IIQ was planned to be executed, but </w:t>
            </w:r>
            <w:r w:rsidR="00864F7B" w:rsidRPr="001C6BE7">
              <w:rPr>
                <w:rFonts w:ascii="News Gothic GDB" w:hAnsi="News Gothic GDB" w:cs="Arial"/>
                <w:bCs/>
                <w:iCs/>
                <w:sz w:val="22"/>
                <w:szCs w:val="22"/>
              </w:rPr>
              <w:t>following integration was still unavailable.</w:t>
            </w:r>
          </w:p>
          <w:p w14:paraId="2594C0AE" w14:textId="77777777" w:rsidR="004D2E5B" w:rsidRPr="00F27756" w:rsidRDefault="004D2E5B" w:rsidP="0092566A">
            <w:pPr>
              <w:jc w:val="both"/>
              <w:rPr>
                <w:rFonts w:ascii="News Gothic GDB" w:hAnsi="News Gothic GDB" w:cs="Arial"/>
                <w:bCs/>
                <w:iCs/>
                <w:sz w:val="16"/>
                <w:szCs w:val="16"/>
              </w:rPr>
            </w:pPr>
          </w:p>
          <w:p w14:paraId="46A9CC9E" w14:textId="77777777" w:rsidR="00BE5007" w:rsidRDefault="00BE5007" w:rsidP="0092566A">
            <w:pPr>
              <w:jc w:val="both"/>
              <w:rPr>
                <w:rFonts w:ascii="News Gothic GDB" w:hAnsi="News Gothic GDB" w:cs="Arial"/>
                <w:b/>
                <w:sz w:val="16"/>
                <w:szCs w:val="16"/>
                <w:u w:val="single"/>
              </w:rPr>
            </w:pPr>
            <w:r w:rsidRPr="6ABC4B8F">
              <w:rPr>
                <w:rFonts w:ascii="News Gothic GDB" w:hAnsi="News Gothic GDB" w:cs="Arial"/>
                <w:b/>
                <w:sz w:val="16"/>
                <w:szCs w:val="16"/>
                <w:u w:val="single"/>
              </w:rPr>
              <w:t xml:space="preserve">Conclusion for RCA: </w:t>
            </w:r>
          </w:p>
          <w:p w14:paraId="48A10BB8" w14:textId="07513E81" w:rsidR="00416C29" w:rsidRPr="00F27756" w:rsidRDefault="00416C29" w:rsidP="0092566A">
            <w:pPr>
              <w:jc w:val="both"/>
              <w:rPr>
                <w:rFonts w:ascii="News Gothic GDB" w:hAnsi="News Gothic GDB"/>
              </w:rPr>
            </w:pPr>
            <w:r>
              <w:rPr>
                <w:rFonts w:ascii="News Gothic GDB" w:hAnsi="News Gothic GDB"/>
              </w:rPr>
              <w:t>(</w:t>
            </w:r>
            <w:r w:rsidR="00CB263F">
              <w:rPr>
                <w:rFonts w:ascii="News Gothic GDB" w:hAnsi="News Gothic GDB"/>
              </w:rPr>
              <w:t>TP</w:t>
            </w:r>
            <w:r>
              <w:rPr>
                <w:rFonts w:ascii="News Gothic GDB" w:hAnsi="News Gothic GDB"/>
              </w:rPr>
              <w:t xml:space="preserve"> 5) </w:t>
            </w:r>
            <w:r w:rsidR="00374848" w:rsidRPr="00374848">
              <w:rPr>
                <w:rFonts w:ascii="News Gothic GDB" w:hAnsi="News Gothic GDB"/>
              </w:rPr>
              <w:t>Based on a preliminary overview, the audit must assess the following: an overview and identification of the integration status of PIM with IIQ and an overview of whether the process works as intended and in accordance with established organizational standards.</w:t>
            </w:r>
          </w:p>
        </w:tc>
      </w:tr>
      <w:tr w:rsidR="00BE5007" w:rsidRPr="00F27756" w14:paraId="2D405D14" w14:textId="77777777" w:rsidTr="00C04318">
        <w:tc>
          <w:tcPr>
            <w:tcW w:w="1250" w:type="dxa"/>
          </w:tcPr>
          <w:p w14:paraId="22926D34" w14:textId="77777777" w:rsidR="00BE5007" w:rsidRPr="00F27756" w:rsidRDefault="00BE5007" w:rsidP="0092566A">
            <w:pPr>
              <w:rPr>
                <w:rFonts w:ascii="News Gothic GDB" w:hAnsi="News Gothic GDB" w:cs="Arial"/>
                <w:sz w:val="22"/>
                <w:szCs w:val="22"/>
              </w:rPr>
            </w:pPr>
            <w:r w:rsidRPr="6ABC4B8F">
              <w:rPr>
                <w:rFonts w:ascii="News Gothic GDB" w:hAnsi="News Gothic GDB" w:cs="Arial"/>
                <w:sz w:val="22"/>
                <w:szCs w:val="22"/>
              </w:rPr>
              <w:lastRenderedPageBreak/>
              <w:t>Data from External Audit</w:t>
            </w:r>
          </w:p>
        </w:tc>
        <w:tc>
          <w:tcPr>
            <w:tcW w:w="13514" w:type="dxa"/>
          </w:tcPr>
          <w:p w14:paraId="66742839" w14:textId="6712FB19" w:rsidR="00BE5007" w:rsidRPr="00F27756" w:rsidRDefault="00BE5007" w:rsidP="0092566A">
            <w:pPr>
              <w:jc w:val="both"/>
              <w:rPr>
                <w:rFonts w:ascii="News Gothic GDB" w:eastAsia="News Gothic GDB" w:hAnsi="News Gothic GDB" w:cs="News Gothic GDB"/>
                <w:sz w:val="22"/>
                <w:szCs w:val="22"/>
              </w:rPr>
            </w:pPr>
            <w:r w:rsidRPr="00F27756">
              <w:rPr>
                <w:rFonts w:ascii="News Gothic GDB" w:hAnsi="News Gothic GDB"/>
                <w:sz w:val="22"/>
                <w:szCs w:val="22"/>
              </w:rPr>
              <w:t xml:space="preserve">For open external findings (F3/F4) relevant to this process, IA is performing validation on the implemented action plans in the ongoing </w:t>
            </w:r>
            <w:r w:rsidRPr="003F136A">
              <w:rPr>
                <w:rFonts w:ascii="News Gothic GDB" w:hAnsi="News Gothic GDB"/>
                <w:sz w:val="22"/>
                <w:szCs w:val="22"/>
              </w:rPr>
              <w:t xml:space="preserve">SFV Program with target date as end of December 2025. </w:t>
            </w:r>
            <w:r w:rsidR="003F136A" w:rsidRPr="003F136A">
              <w:rPr>
                <w:rFonts w:ascii="News Gothic GDB" w:hAnsi="News Gothic GDB"/>
                <w:sz w:val="22"/>
                <w:szCs w:val="22"/>
              </w:rPr>
              <w:t>As explained in section 4, v</w:t>
            </w:r>
            <w:r w:rsidRPr="003F136A">
              <w:rPr>
                <w:rFonts w:ascii="News Gothic GDB" w:hAnsi="News Gothic GDB"/>
                <w:sz w:val="22"/>
                <w:szCs w:val="22"/>
              </w:rPr>
              <w:t>alidation package relevant to this L2</w:t>
            </w:r>
            <w:r w:rsidR="005D2A87" w:rsidRPr="003F136A">
              <w:rPr>
                <w:rFonts w:ascii="News Gothic GDB" w:hAnsi="News Gothic GDB"/>
                <w:sz w:val="22"/>
                <w:szCs w:val="22"/>
              </w:rPr>
              <w:t xml:space="preserve"> will be identified</w:t>
            </w:r>
            <w:r w:rsidR="003F136A" w:rsidRPr="003F136A">
              <w:rPr>
                <w:rFonts w:ascii="News Gothic GDB" w:hAnsi="News Gothic GDB"/>
                <w:sz w:val="22"/>
                <w:szCs w:val="22"/>
              </w:rPr>
              <w:t xml:space="preserve"> during fieldwork. </w:t>
            </w:r>
            <w:r w:rsidRPr="003F136A">
              <w:rPr>
                <w:rFonts w:ascii="News Gothic GDB" w:eastAsia="News Gothic GDB" w:hAnsi="News Gothic GDB" w:cs="News Gothic GDB"/>
                <w:sz w:val="22"/>
                <w:szCs w:val="22"/>
              </w:rPr>
              <w:t>No low severity external regulatory finding was identified as relevant to this L2.</w:t>
            </w:r>
          </w:p>
          <w:p w14:paraId="6B40522A" w14:textId="77777777" w:rsidR="00AC54D9" w:rsidRDefault="00AC54D9" w:rsidP="0092566A">
            <w:pPr>
              <w:jc w:val="both"/>
              <w:rPr>
                <w:rFonts w:ascii="News Gothic GDB" w:eastAsia="News Gothic GDB" w:hAnsi="News Gothic GDB" w:cs="News Gothic GDB"/>
                <w:sz w:val="22"/>
                <w:szCs w:val="22"/>
              </w:rPr>
            </w:pPr>
          </w:p>
          <w:p w14:paraId="713F160A" w14:textId="0ED2690C" w:rsidR="00AC54D9" w:rsidRPr="00AC54D9" w:rsidRDefault="00AC54D9" w:rsidP="00AC54D9">
            <w:pPr>
              <w:jc w:val="both"/>
              <w:rPr>
                <w:rFonts w:ascii="News Gothic GDB" w:eastAsia="News Gothic GDB" w:hAnsi="News Gothic GDB" w:cs="News Gothic GDB"/>
                <w:sz w:val="22"/>
                <w:szCs w:val="22"/>
              </w:rPr>
            </w:pPr>
            <w:r>
              <w:rPr>
                <w:rFonts w:ascii="News Gothic GDB" w:eastAsia="News Gothic GDB" w:hAnsi="News Gothic GDB" w:cs="News Gothic GDB"/>
                <w:sz w:val="22"/>
                <w:szCs w:val="22"/>
                <w:lang w:val="en-GB"/>
              </w:rPr>
              <w:t>From</w:t>
            </w:r>
            <w:r w:rsidRPr="00AC54D9">
              <w:rPr>
                <w:rFonts w:ascii="News Gothic GDB" w:eastAsia="News Gothic GDB" w:hAnsi="News Gothic GDB" w:cs="News Gothic GDB"/>
                <w:sz w:val="22"/>
                <w:szCs w:val="22"/>
              </w:rPr>
              <w:t xml:space="preserve"> findings program management</w:t>
            </w:r>
            <w:r>
              <w:rPr>
                <w:rFonts w:ascii="News Gothic GDB" w:eastAsia="News Gothic GDB" w:hAnsi="News Gothic GDB" w:cs="News Gothic GDB"/>
                <w:sz w:val="22"/>
                <w:szCs w:val="22"/>
                <w:lang w:val="en-GB"/>
              </w:rPr>
              <w:t>,</w:t>
            </w:r>
            <w:r w:rsidRPr="00AC54D9">
              <w:rPr>
                <w:rFonts w:ascii="News Gothic GDB" w:eastAsia="News Gothic GDB" w:hAnsi="News Gothic GDB" w:cs="News Gothic GDB"/>
                <w:sz w:val="22"/>
                <w:szCs w:val="22"/>
              </w:rPr>
              <w:t xml:space="preserve"> the following findings</w:t>
            </w:r>
            <w:r>
              <w:rPr>
                <w:rFonts w:ascii="News Gothic GDB" w:eastAsia="News Gothic GDB" w:hAnsi="News Gothic GDB" w:cs="News Gothic GDB"/>
                <w:sz w:val="22"/>
                <w:szCs w:val="22"/>
                <w:lang w:val="en-GB"/>
              </w:rPr>
              <w:t xml:space="preserve"> are under remediation.</w:t>
            </w:r>
            <w:r w:rsidRPr="00AC54D9">
              <w:rPr>
                <w:rFonts w:ascii="News Gothic GDB" w:eastAsia="News Gothic GDB" w:hAnsi="News Gothic GDB" w:cs="News Gothic GDB"/>
                <w:sz w:val="22"/>
                <w:szCs w:val="22"/>
              </w:rPr>
              <w:t>:</w:t>
            </w:r>
          </w:p>
          <w:p w14:paraId="1C3D74B2" w14:textId="77777777" w:rsidR="00AC54D9" w:rsidRPr="00AC54D9" w:rsidRDefault="00AC54D9" w:rsidP="00AC54D9">
            <w:pPr>
              <w:jc w:val="both"/>
              <w:rPr>
                <w:rFonts w:ascii="News Gothic GDB" w:eastAsia="News Gothic GDB" w:hAnsi="News Gothic GDB" w:cs="News Gothic GDB"/>
                <w:sz w:val="22"/>
                <w:szCs w:val="22"/>
              </w:rPr>
            </w:pPr>
            <w:hyperlink r:id="rId59" w:tgtFrame="_blank" w:tooltip="https://businessjira.deutsche-boerse.com/browse/fm-19570" w:history="1">
              <w:r w:rsidRPr="00AC54D9">
                <w:rPr>
                  <w:rStyle w:val="Hyperlink"/>
                  <w:rFonts w:ascii="News Gothic GDB" w:eastAsia="News Gothic GDB" w:hAnsi="News Gothic GDB" w:cs="News Gothic GDB"/>
                  <w:sz w:val="22"/>
                  <w:szCs w:val="22"/>
                </w:rPr>
                <w:t>[FM-19570] Insufficient documentation of legitimate use of privileged accounts (T0) - DBG JIRA Platform</w:t>
              </w:r>
            </w:hyperlink>
          </w:p>
          <w:p w14:paraId="7CB29C43" w14:textId="77777777" w:rsidR="00AC54D9" w:rsidRPr="00AC54D9" w:rsidRDefault="00AC54D9" w:rsidP="00AC54D9">
            <w:pPr>
              <w:jc w:val="both"/>
              <w:rPr>
                <w:rFonts w:ascii="News Gothic GDB" w:eastAsia="News Gothic GDB" w:hAnsi="News Gothic GDB" w:cs="News Gothic GDB"/>
                <w:sz w:val="22"/>
                <w:szCs w:val="22"/>
              </w:rPr>
            </w:pPr>
            <w:hyperlink r:id="rId60" w:tgtFrame="_blank" w:tooltip="https://businessjira.deutsche-boerse.com/browse/fm-20073" w:history="1">
              <w:r w:rsidRPr="00AC54D9">
                <w:rPr>
                  <w:rStyle w:val="Hyperlink"/>
                  <w:rFonts w:ascii="News Gothic GDB" w:eastAsia="News Gothic GDB" w:hAnsi="News Gothic GDB" w:cs="News Gothic GDB"/>
                  <w:sz w:val="22"/>
                  <w:szCs w:val="22"/>
                </w:rPr>
                <w:t>[FM-20073] Insufficient documentation of legitimate use of privileged accounts (T0) - DBG JIRA Platform</w:t>
              </w:r>
            </w:hyperlink>
          </w:p>
          <w:p w14:paraId="68F8B518" w14:textId="77777777" w:rsidR="00AC54D9" w:rsidRPr="00AC54D9" w:rsidRDefault="00AC54D9" w:rsidP="0092566A">
            <w:pPr>
              <w:jc w:val="both"/>
              <w:rPr>
                <w:rFonts w:ascii="News Gothic GDB" w:eastAsia="News Gothic GDB" w:hAnsi="News Gothic GDB" w:cs="News Gothic GDB"/>
                <w:sz w:val="22"/>
                <w:szCs w:val="22"/>
              </w:rPr>
            </w:pPr>
          </w:p>
          <w:p w14:paraId="113805BA" w14:textId="77777777" w:rsidR="00BE5007" w:rsidRPr="00F27756" w:rsidRDefault="00BE5007" w:rsidP="0092566A">
            <w:pPr>
              <w:jc w:val="both"/>
              <w:rPr>
                <w:rFonts w:ascii="News Gothic GDB" w:hAnsi="News Gothic GDB" w:cs="Arial"/>
                <w:color w:val="FF0000"/>
                <w:sz w:val="22"/>
                <w:szCs w:val="22"/>
                <w:lang w:bidi="ar-SA"/>
              </w:rPr>
            </w:pPr>
            <w:r w:rsidRPr="6ABC4B8F">
              <w:rPr>
                <w:rFonts w:ascii="News Gothic GDB" w:hAnsi="News Gothic GDB" w:cs="Arial"/>
                <w:sz w:val="22"/>
                <w:szCs w:val="22"/>
                <w:u w:val="single"/>
              </w:rPr>
              <w:t>Conclusion for RCA:</w:t>
            </w:r>
            <w:r w:rsidRPr="6ABC4B8F">
              <w:rPr>
                <w:rFonts w:ascii="News Gothic GDB" w:hAnsi="News Gothic GDB"/>
                <w:sz w:val="22"/>
                <w:szCs w:val="22"/>
              </w:rPr>
              <w:t xml:space="preserve"> No dedicated test point to be added.</w:t>
            </w:r>
          </w:p>
        </w:tc>
      </w:tr>
      <w:tr w:rsidR="00BE5007" w:rsidRPr="00F27756" w14:paraId="3938932E" w14:textId="77777777" w:rsidTr="00C04318">
        <w:tc>
          <w:tcPr>
            <w:tcW w:w="1250" w:type="dxa"/>
          </w:tcPr>
          <w:p w14:paraId="193F9E10" w14:textId="77777777" w:rsidR="00BE5007" w:rsidRPr="00CF637D" w:rsidRDefault="00BE5007" w:rsidP="0092566A">
            <w:pPr>
              <w:rPr>
                <w:rFonts w:ascii="News Gothic GDB" w:hAnsi="News Gothic GDB" w:cs="Arial"/>
                <w:sz w:val="16"/>
                <w:szCs w:val="16"/>
                <w:lang w:bidi="ar-SA"/>
              </w:rPr>
            </w:pPr>
            <w:r w:rsidRPr="00CF637D">
              <w:rPr>
                <w:rFonts w:ascii="News Gothic GDB" w:hAnsi="News Gothic GDB" w:cs="Arial"/>
                <w:sz w:val="16"/>
                <w:szCs w:val="16"/>
              </w:rPr>
              <w:t>Relevant Future notes</w:t>
            </w:r>
          </w:p>
        </w:tc>
        <w:tc>
          <w:tcPr>
            <w:tcW w:w="13514" w:type="dxa"/>
          </w:tcPr>
          <w:p w14:paraId="59C36CFA" w14:textId="4FF5148F" w:rsidR="00BE5007" w:rsidRPr="00CF637D" w:rsidRDefault="00432E17" w:rsidP="00432E17">
            <w:pPr>
              <w:jc w:val="both"/>
              <w:rPr>
                <w:rFonts w:ascii="News Gothic GDB" w:hAnsi="News Gothic GDB" w:cs="Arial"/>
                <w:sz w:val="16"/>
                <w:szCs w:val="16"/>
                <w:lang w:bidi="ar-SA"/>
              </w:rPr>
            </w:pPr>
            <w:r w:rsidRPr="00CF637D">
              <w:rPr>
                <w:rFonts w:ascii="News Gothic GDB" w:hAnsi="News Gothic GDB" w:cs="Arial"/>
                <w:sz w:val="16"/>
                <w:szCs w:val="16"/>
              </w:rPr>
              <w:t>No</w:t>
            </w:r>
            <w:r w:rsidR="00BE5007" w:rsidRPr="00CF637D">
              <w:rPr>
                <w:rFonts w:ascii="News Gothic GDB" w:hAnsi="News Gothic GDB" w:cs="Arial"/>
                <w:sz w:val="16"/>
                <w:szCs w:val="16"/>
              </w:rPr>
              <w:t xml:space="preserve"> FuN</w:t>
            </w:r>
            <w:r w:rsidRPr="00CF637D">
              <w:rPr>
                <w:rFonts w:ascii="News Gothic GDB" w:hAnsi="News Gothic GDB" w:cs="Arial"/>
                <w:sz w:val="16"/>
                <w:szCs w:val="16"/>
              </w:rPr>
              <w:t xml:space="preserve"> was</w:t>
            </w:r>
            <w:r w:rsidR="00BE5007" w:rsidRPr="00CF637D">
              <w:rPr>
                <w:rFonts w:ascii="News Gothic GDB" w:hAnsi="News Gothic GDB" w:cs="Arial"/>
                <w:sz w:val="16"/>
                <w:szCs w:val="16"/>
              </w:rPr>
              <w:t xml:space="preserve"> identified as relevant to this L2 process: (</w:t>
            </w:r>
            <w:hyperlink r:id="rId61">
              <w:r w:rsidR="00BE5007" w:rsidRPr="00CF637D">
                <w:rPr>
                  <w:rStyle w:val="Hyperlink"/>
                  <w:rFonts w:ascii="News Gothic GDB" w:hAnsi="News Gothic GDB" w:cs="Arial"/>
                  <w:sz w:val="16"/>
                  <w:szCs w:val="16"/>
                </w:rPr>
                <w:t>link</w:t>
              </w:r>
            </w:hyperlink>
            <w:r w:rsidR="00BE5007" w:rsidRPr="00CF637D">
              <w:rPr>
                <w:rFonts w:ascii="News Gothic GDB" w:hAnsi="News Gothic GDB" w:cs="Arial"/>
                <w:sz w:val="16"/>
                <w:szCs w:val="16"/>
              </w:rPr>
              <w:t>)</w:t>
            </w:r>
          </w:p>
        </w:tc>
      </w:tr>
      <w:tr w:rsidR="00BE5007" w:rsidRPr="00F27756" w14:paraId="2824A6B0" w14:textId="77777777" w:rsidTr="00C04318">
        <w:trPr>
          <w:trHeight w:val="300"/>
        </w:trPr>
        <w:tc>
          <w:tcPr>
            <w:tcW w:w="1250" w:type="dxa"/>
          </w:tcPr>
          <w:p w14:paraId="469CEB1F" w14:textId="77777777" w:rsidR="00BE5007" w:rsidRPr="008A1BD8" w:rsidRDefault="00BE5007" w:rsidP="0092566A">
            <w:pPr>
              <w:rPr>
                <w:rFonts w:ascii="News Gothic GDB" w:hAnsi="News Gothic GDB" w:cs="Arial"/>
                <w:sz w:val="16"/>
                <w:szCs w:val="16"/>
              </w:rPr>
            </w:pPr>
            <w:r w:rsidRPr="008A1BD8">
              <w:rPr>
                <w:rFonts w:ascii="News Gothic GDB" w:hAnsi="News Gothic GDB" w:cs="Arial"/>
                <w:sz w:val="16"/>
                <w:szCs w:val="16"/>
              </w:rPr>
              <w:t>Data Analytics</w:t>
            </w:r>
          </w:p>
        </w:tc>
        <w:tc>
          <w:tcPr>
            <w:tcW w:w="13514" w:type="dxa"/>
          </w:tcPr>
          <w:p w14:paraId="0CF4D88F" w14:textId="1FF8E4D5" w:rsidR="00BE5007" w:rsidRPr="008A1BD8" w:rsidRDefault="008A1BD8" w:rsidP="0092566A">
            <w:pPr>
              <w:tabs>
                <w:tab w:val="left" w:pos="7020"/>
              </w:tabs>
              <w:jc w:val="both"/>
              <w:rPr>
                <w:rFonts w:ascii="News Gothic GDB" w:eastAsia="Calibri" w:hAnsi="News Gothic GDB" w:cs="Calibri"/>
                <w:i/>
                <w:color w:val="FF0000"/>
                <w:sz w:val="16"/>
                <w:szCs w:val="16"/>
              </w:rPr>
            </w:pPr>
            <w:r w:rsidRPr="008A1BD8">
              <w:rPr>
                <w:rFonts w:ascii="News Gothic GDB" w:hAnsi="News Gothic GDB" w:cs="Arial"/>
                <w:sz w:val="16"/>
                <w:szCs w:val="16"/>
              </w:rPr>
              <w:t>After initial assessment of the L2, there is no direct input for RCA.</w:t>
            </w:r>
          </w:p>
        </w:tc>
      </w:tr>
      <w:tr w:rsidR="00BE5007" w:rsidRPr="00F27756" w14:paraId="6BB44D5A" w14:textId="77777777" w:rsidTr="00C04318">
        <w:trPr>
          <w:trHeight w:val="345"/>
        </w:trPr>
        <w:tc>
          <w:tcPr>
            <w:tcW w:w="1250" w:type="dxa"/>
          </w:tcPr>
          <w:p w14:paraId="211B8562" w14:textId="77777777" w:rsidR="00BE5007" w:rsidRPr="00F27756" w:rsidRDefault="00BE5007" w:rsidP="0092566A">
            <w:pPr>
              <w:rPr>
                <w:rFonts w:ascii="News Gothic GDB" w:hAnsi="News Gothic GDB" w:cs="Arial"/>
                <w:sz w:val="22"/>
                <w:szCs w:val="22"/>
              </w:rPr>
            </w:pPr>
            <w:r w:rsidRPr="6ABC4B8F">
              <w:rPr>
                <w:rFonts w:ascii="News Gothic GDB" w:hAnsi="News Gothic GDB" w:cs="Arial"/>
                <w:sz w:val="22"/>
                <w:szCs w:val="22"/>
              </w:rPr>
              <w:t>Defined test</w:t>
            </w:r>
          </w:p>
        </w:tc>
        <w:tc>
          <w:tcPr>
            <w:tcW w:w="13514" w:type="dxa"/>
          </w:tcPr>
          <w:p w14:paraId="37D8B31B" w14:textId="77777777" w:rsidR="00BE5007" w:rsidRPr="00F27756" w:rsidRDefault="00BE5007" w:rsidP="0092566A">
            <w:pPr>
              <w:jc w:val="both"/>
              <w:rPr>
                <w:rFonts w:ascii="News Gothic GDB" w:hAnsi="News Gothic GDB" w:cs="Arial"/>
                <w:sz w:val="22"/>
                <w:szCs w:val="22"/>
              </w:rPr>
            </w:pPr>
            <w:r w:rsidRPr="6ABC4B8F">
              <w:rPr>
                <w:rFonts w:ascii="News Gothic GDB" w:hAnsi="News Gothic GDB" w:cs="Arial"/>
                <w:sz w:val="22"/>
                <w:szCs w:val="22"/>
              </w:rPr>
              <w:t xml:space="preserve">This is aligned with identified focus points and risks. This is also a direct input for RCA. </w:t>
            </w:r>
          </w:p>
          <w:p w14:paraId="484CCFC3" w14:textId="77777777" w:rsidR="00596A69" w:rsidRDefault="00596A69" w:rsidP="00596A69">
            <w:pPr>
              <w:jc w:val="both"/>
              <w:rPr>
                <w:rFonts w:ascii="News Gothic GDB" w:hAnsi="News Gothic GDB" w:cs="Arial"/>
                <w:sz w:val="22"/>
                <w:szCs w:val="22"/>
                <w:lang w:bidi="ar-SA"/>
              </w:rPr>
            </w:pPr>
          </w:p>
          <w:p w14:paraId="2129024D" w14:textId="3E7A1C2F" w:rsidR="00596A69" w:rsidRDefault="000F3B84" w:rsidP="00596A69">
            <w:pPr>
              <w:jc w:val="both"/>
              <w:rPr>
                <w:rFonts w:ascii="News Gothic GDB" w:hAnsi="News Gothic GDB" w:cs="Arial"/>
                <w:sz w:val="22"/>
                <w:szCs w:val="22"/>
                <w:lang w:bidi="ar-SA"/>
              </w:rPr>
            </w:pPr>
            <w:r>
              <w:rPr>
                <w:rFonts w:ascii="News Gothic GDB" w:hAnsi="News Gothic GDB" w:cs="Arial"/>
                <w:sz w:val="22"/>
                <w:szCs w:val="22"/>
                <w:lang w:bidi="ar-SA"/>
              </w:rPr>
              <w:t xml:space="preserve">(TP1) </w:t>
            </w:r>
            <w:r w:rsidR="003A3E9B">
              <w:rPr>
                <w:rFonts w:ascii="News Gothic GDB" w:hAnsi="News Gothic GDB" w:cs="Arial"/>
                <w:sz w:val="22"/>
                <w:szCs w:val="22"/>
                <w:lang w:bidi="ar-SA"/>
              </w:rPr>
              <w:t xml:space="preserve">Assessment of offboarding controls for privileged accesses not tied to </w:t>
            </w:r>
            <w:r w:rsidR="0084755A">
              <w:rPr>
                <w:rFonts w:ascii="News Gothic GDB" w:hAnsi="News Gothic GDB" w:cs="Arial"/>
                <w:sz w:val="22"/>
                <w:szCs w:val="22"/>
                <w:lang w:bidi="ar-SA"/>
              </w:rPr>
              <w:t>AD account</w:t>
            </w:r>
            <w:r w:rsidR="00D47DE4">
              <w:rPr>
                <w:rFonts w:ascii="News Gothic GDB" w:hAnsi="News Gothic GDB" w:cs="Arial"/>
                <w:sz w:val="22"/>
                <w:szCs w:val="22"/>
                <w:lang w:bidi="ar-SA"/>
              </w:rPr>
              <w:t>:</w:t>
            </w:r>
          </w:p>
          <w:p w14:paraId="02F59FFF" w14:textId="384FD66F" w:rsidR="00A601F7" w:rsidRDefault="00FD03C8" w:rsidP="00A601F7">
            <w:pPr>
              <w:pStyle w:val="ListParagraph"/>
              <w:numPr>
                <w:ilvl w:val="0"/>
                <w:numId w:val="47"/>
              </w:numPr>
              <w:jc w:val="both"/>
              <w:rPr>
                <w:rFonts w:ascii="News Gothic GDB" w:hAnsi="News Gothic GDB" w:cs="Arial"/>
                <w:lang w:bidi="ar-SA"/>
              </w:rPr>
            </w:pPr>
            <w:r>
              <w:rPr>
                <w:rFonts w:ascii="News Gothic GDB" w:hAnsi="News Gothic GDB" w:cs="Arial"/>
                <w:lang w:bidi="ar-SA"/>
              </w:rPr>
              <w:t>Identification</w:t>
            </w:r>
            <w:r w:rsidR="00A601F7">
              <w:rPr>
                <w:rFonts w:ascii="News Gothic GDB" w:hAnsi="News Gothic GDB" w:cs="Arial"/>
                <w:lang w:bidi="ar-SA"/>
              </w:rPr>
              <w:t xml:space="preserve"> of </w:t>
            </w:r>
            <w:r w:rsidR="00F61EC3">
              <w:rPr>
                <w:rFonts w:ascii="News Gothic GDB" w:hAnsi="News Gothic GDB" w:cs="Arial"/>
                <w:lang w:bidi="ar-SA"/>
              </w:rPr>
              <w:t>privileged access</w:t>
            </w:r>
            <w:r w:rsidR="00947AB1">
              <w:rPr>
                <w:rFonts w:ascii="News Gothic GDB" w:hAnsi="News Gothic GDB" w:cs="Arial"/>
                <w:lang w:bidi="ar-SA"/>
              </w:rPr>
              <w:t xml:space="preserve"> (focus on potential DB level)</w:t>
            </w:r>
            <w:r w:rsidR="00F61EC3">
              <w:rPr>
                <w:rFonts w:ascii="News Gothic GDB" w:hAnsi="News Gothic GDB" w:cs="Arial"/>
                <w:lang w:bidi="ar-SA"/>
              </w:rPr>
              <w:t xml:space="preserve"> </w:t>
            </w:r>
            <w:r w:rsidR="00947AB1">
              <w:rPr>
                <w:rFonts w:ascii="News Gothic GDB" w:hAnsi="News Gothic GDB" w:cs="Arial"/>
                <w:lang w:bidi="ar-SA"/>
              </w:rPr>
              <w:t>that is not tied to an AD account</w:t>
            </w:r>
          </w:p>
          <w:p w14:paraId="16E20A89" w14:textId="5989F62B" w:rsidR="00B73270" w:rsidRDefault="00A601F7" w:rsidP="00824E4C">
            <w:pPr>
              <w:pStyle w:val="ListParagraph"/>
              <w:numPr>
                <w:ilvl w:val="0"/>
                <w:numId w:val="47"/>
              </w:numPr>
              <w:jc w:val="both"/>
              <w:rPr>
                <w:rFonts w:ascii="News Gothic GDB" w:hAnsi="News Gothic GDB" w:cs="Arial"/>
                <w:lang w:bidi="ar-SA"/>
              </w:rPr>
            </w:pPr>
            <w:r>
              <w:rPr>
                <w:rFonts w:ascii="News Gothic GDB" w:hAnsi="News Gothic GDB" w:cs="Arial"/>
                <w:lang w:bidi="ar-SA"/>
              </w:rPr>
              <w:t xml:space="preserve">Assessment of </w:t>
            </w:r>
            <w:r w:rsidR="00E122FB">
              <w:rPr>
                <w:rFonts w:ascii="News Gothic GDB" w:hAnsi="News Gothic GDB" w:cs="Arial"/>
                <w:lang w:bidi="ar-SA"/>
              </w:rPr>
              <w:t xml:space="preserve">controls in place to ensure the requirements for leavers is adhered to for such </w:t>
            </w:r>
            <w:r w:rsidR="003C2311">
              <w:rPr>
                <w:rFonts w:ascii="News Gothic GDB" w:hAnsi="News Gothic GDB" w:cs="Arial"/>
                <w:lang w:bidi="ar-SA"/>
              </w:rPr>
              <w:t xml:space="preserve">privileged </w:t>
            </w:r>
            <w:r w:rsidR="00E122FB">
              <w:rPr>
                <w:rFonts w:ascii="News Gothic GDB" w:hAnsi="News Gothic GDB" w:cs="Arial"/>
                <w:lang w:bidi="ar-SA"/>
              </w:rPr>
              <w:t>accounts</w:t>
            </w:r>
          </w:p>
          <w:p w14:paraId="021E644D" w14:textId="77777777" w:rsidR="00824E4C" w:rsidRDefault="00824E4C" w:rsidP="00824E4C">
            <w:pPr>
              <w:jc w:val="both"/>
              <w:rPr>
                <w:rFonts w:ascii="News Gothic GDB" w:hAnsi="News Gothic GDB" w:cs="Arial"/>
                <w:lang w:bidi="ar-SA"/>
              </w:rPr>
            </w:pPr>
          </w:p>
          <w:p w14:paraId="47D99EE8" w14:textId="1CAFBA4B" w:rsidR="00824E4C" w:rsidRDefault="00824E4C" w:rsidP="00824E4C">
            <w:pPr>
              <w:jc w:val="both"/>
              <w:rPr>
                <w:rFonts w:ascii="News Gothic GDB" w:hAnsi="News Gothic GDB" w:cs="Arial"/>
                <w:lang w:bidi="ar-SA"/>
              </w:rPr>
            </w:pPr>
            <w:r>
              <w:rPr>
                <w:rFonts w:ascii="News Gothic GDB" w:hAnsi="News Gothic GDB" w:cs="Arial"/>
                <w:lang w:bidi="ar-SA"/>
              </w:rPr>
              <w:lastRenderedPageBreak/>
              <w:t xml:space="preserve">(TP2) </w:t>
            </w:r>
            <w:r w:rsidR="00B55578">
              <w:rPr>
                <w:rFonts w:ascii="News Gothic GDB" w:hAnsi="News Gothic GDB" w:cs="Arial"/>
                <w:lang w:bidi="ar-SA"/>
              </w:rPr>
              <w:t xml:space="preserve">Assessment </w:t>
            </w:r>
            <w:r w:rsidR="00B55578" w:rsidRPr="007925FD">
              <w:rPr>
                <w:rFonts w:ascii="News Gothic GDB" w:eastAsia="Batang" w:hAnsi="News Gothic GDB" w:cs="Arial"/>
                <w:sz w:val="22"/>
                <w:szCs w:val="22"/>
                <w:lang w:eastAsia="en-US" w:bidi="ar-SA"/>
              </w:rPr>
              <w:t xml:space="preserve">of </w:t>
            </w:r>
            <w:r w:rsidR="009B36E5" w:rsidRPr="007925FD">
              <w:rPr>
                <w:rFonts w:ascii="News Gothic GDB" w:eastAsia="Batang" w:hAnsi="News Gothic GDB" w:cs="Arial"/>
                <w:sz w:val="22"/>
                <w:szCs w:val="22"/>
                <w:lang w:eastAsia="en-US" w:bidi="ar-SA"/>
              </w:rPr>
              <w:t>privileged accounts on application level.</w:t>
            </w:r>
          </w:p>
          <w:p w14:paraId="3BFBC6FE" w14:textId="7F97162D" w:rsidR="00B55578" w:rsidRDefault="004216F7" w:rsidP="00B55578">
            <w:pPr>
              <w:pStyle w:val="ListParagraph"/>
              <w:numPr>
                <w:ilvl w:val="0"/>
                <w:numId w:val="48"/>
              </w:numPr>
              <w:jc w:val="both"/>
              <w:rPr>
                <w:rFonts w:ascii="News Gothic GDB" w:hAnsi="News Gothic GDB" w:cs="Arial"/>
                <w:lang w:bidi="ar-SA"/>
              </w:rPr>
            </w:pPr>
            <w:r>
              <w:rPr>
                <w:rFonts w:ascii="News Gothic GDB" w:hAnsi="News Gothic GDB" w:cs="Arial"/>
                <w:lang w:bidi="ar-SA"/>
              </w:rPr>
              <w:t>Access the i</w:t>
            </w:r>
            <w:r w:rsidR="00DA1DE5">
              <w:rPr>
                <w:rFonts w:ascii="News Gothic GDB" w:hAnsi="News Gothic GDB" w:cs="Arial"/>
                <w:lang w:bidi="ar-SA"/>
              </w:rPr>
              <w:t xml:space="preserve">dentification of </w:t>
            </w:r>
            <w:r w:rsidR="009B36E5">
              <w:rPr>
                <w:rFonts w:ascii="News Gothic GDB" w:hAnsi="News Gothic GDB" w:cs="Arial"/>
                <w:lang w:bidi="ar-SA"/>
              </w:rPr>
              <w:t>accounts</w:t>
            </w:r>
            <w:r w:rsidR="007925FD">
              <w:rPr>
                <w:rFonts w:ascii="News Gothic GDB" w:hAnsi="News Gothic GDB" w:cs="Arial"/>
                <w:lang w:bidi="ar-SA"/>
              </w:rPr>
              <w:t xml:space="preserve"> </w:t>
            </w:r>
            <w:r>
              <w:rPr>
                <w:rFonts w:ascii="News Gothic GDB" w:hAnsi="News Gothic GDB" w:cs="Arial"/>
                <w:lang w:bidi="ar-SA"/>
              </w:rPr>
              <w:t>and application level that fulfill the definition of privileged accounts.</w:t>
            </w:r>
          </w:p>
          <w:p w14:paraId="00A16929" w14:textId="26AC25A8" w:rsidR="00DA1DE5" w:rsidRDefault="00D92ECA" w:rsidP="00B55578">
            <w:pPr>
              <w:pStyle w:val="ListParagraph"/>
              <w:numPr>
                <w:ilvl w:val="0"/>
                <w:numId w:val="48"/>
              </w:numPr>
              <w:jc w:val="both"/>
              <w:rPr>
                <w:rFonts w:ascii="News Gothic GDB" w:hAnsi="News Gothic GDB" w:cs="Arial"/>
                <w:lang w:bidi="ar-SA"/>
              </w:rPr>
            </w:pPr>
            <w:r>
              <w:rPr>
                <w:rFonts w:ascii="News Gothic GDB" w:hAnsi="News Gothic GDB" w:cs="Arial"/>
                <w:lang w:bidi="ar-SA"/>
              </w:rPr>
              <w:t xml:space="preserve">Identify sample systems where such accounts are </w:t>
            </w:r>
            <w:r w:rsidR="00467065">
              <w:rPr>
                <w:rFonts w:ascii="News Gothic GDB" w:hAnsi="News Gothic GDB" w:cs="Arial"/>
                <w:lang w:bidi="ar-SA"/>
              </w:rPr>
              <w:t xml:space="preserve">potentially existing </w:t>
            </w:r>
          </w:p>
          <w:p w14:paraId="14092D44" w14:textId="2D14FBD8" w:rsidR="00111923" w:rsidRDefault="00467065" w:rsidP="00B55578">
            <w:pPr>
              <w:pStyle w:val="ListParagraph"/>
              <w:numPr>
                <w:ilvl w:val="0"/>
                <w:numId w:val="48"/>
              </w:numPr>
              <w:jc w:val="both"/>
              <w:rPr>
                <w:rFonts w:ascii="News Gothic GDB" w:hAnsi="News Gothic GDB" w:cs="Arial"/>
                <w:lang w:bidi="ar-SA"/>
              </w:rPr>
            </w:pPr>
            <w:r>
              <w:rPr>
                <w:rFonts w:ascii="News Gothic GDB" w:hAnsi="News Gothic GDB" w:cs="Arial"/>
                <w:lang w:bidi="ar-SA"/>
              </w:rPr>
              <w:t xml:space="preserve">Assess how </w:t>
            </w:r>
            <w:r w:rsidR="009714A2">
              <w:rPr>
                <w:rFonts w:ascii="News Gothic GDB" w:hAnsi="News Gothic GDB" w:cs="Arial"/>
                <w:lang w:bidi="ar-SA"/>
              </w:rPr>
              <w:t>such privileged accounts are identified and classified in the respective authorization concepts</w:t>
            </w:r>
          </w:p>
          <w:p w14:paraId="662D9259" w14:textId="678CE22A" w:rsidR="009B4851" w:rsidRDefault="00EB4E38">
            <w:pPr>
              <w:pStyle w:val="ListParagraph"/>
              <w:numPr>
                <w:ilvl w:val="0"/>
                <w:numId w:val="48"/>
              </w:numPr>
              <w:jc w:val="both"/>
              <w:rPr>
                <w:rFonts w:ascii="News Gothic GDB" w:hAnsi="News Gothic GDB" w:cs="Arial"/>
                <w:lang w:bidi="ar-SA"/>
              </w:rPr>
            </w:pPr>
            <w:r>
              <w:rPr>
                <w:rFonts w:ascii="News Gothic GDB" w:hAnsi="News Gothic GDB" w:cs="Arial"/>
                <w:lang w:bidi="ar-SA"/>
              </w:rPr>
              <w:t>Identification</w:t>
            </w:r>
            <w:r w:rsidR="00B02BA9">
              <w:rPr>
                <w:rFonts w:ascii="News Gothic GDB" w:hAnsi="News Gothic GDB" w:cs="Arial"/>
                <w:lang w:bidi="ar-SA"/>
              </w:rPr>
              <w:t xml:space="preserve"> controls in place and assessment of the effectiveness of the controls for </w:t>
            </w:r>
            <w:r w:rsidR="00DE2CF4" w:rsidRPr="00DE2CF4">
              <w:rPr>
                <w:rFonts w:ascii="News Gothic GDB" w:hAnsi="News Gothic GDB" w:cs="Arial"/>
                <w:lang w:bidi="ar-SA"/>
              </w:rPr>
              <w:t>such accounts</w:t>
            </w:r>
          </w:p>
          <w:p w14:paraId="768CCD4D" w14:textId="77777777" w:rsidR="003A3E9B" w:rsidRPr="003A3E9B" w:rsidRDefault="003A3E9B" w:rsidP="003A3E9B">
            <w:pPr>
              <w:jc w:val="both"/>
              <w:rPr>
                <w:rFonts w:ascii="News Gothic GDB" w:hAnsi="News Gothic GDB" w:cs="Arial"/>
                <w:lang w:bidi="ar-SA"/>
              </w:rPr>
            </w:pPr>
          </w:p>
          <w:p w14:paraId="517AA9B4" w14:textId="61775D97" w:rsidR="00406555" w:rsidRDefault="009B4851" w:rsidP="009B4851">
            <w:pPr>
              <w:jc w:val="both"/>
              <w:rPr>
                <w:rFonts w:ascii="News Gothic GDB" w:hAnsi="News Gothic GDB" w:cs="Arial"/>
                <w:lang w:bidi="ar-SA"/>
              </w:rPr>
            </w:pPr>
            <w:r>
              <w:rPr>
                <w:rFonts w:ascii="News Gothic GDB" w:hAnsi="News Gothic GDB" w:cs="Arial"/>
                <w:lang w:bidi="ar-SA"/>
              </w:rPr>
              <w:t>(TP3)</w:t>
            </w:r>
            <w:r w:rsidR="00406555">
              <w:rPr>
                <w:rFonts w:ascii="News Gothic GDB" w:hAnsi="News Gothic GDB" w:cs="Arial"/>
                <w:lang w:bidi="ar-SA"/>
              </w:rPr>
              <w:t xml:space="preserve"> Assessment of </w:t>
            </w:r>
            <w:r w:rsidR="001124FF">
              <w:rPr>
                <w:rFonts w:ascii="News Gothic GDB" w:hAnsi="News Gothic GDB" w:cs="Arial"/>
                <w:lang w:bidi="ar-SA"/>
              </w:rPr>
              <w:t>allocation o</w:t>
            </w:r>
            <w:r w:rsidR="001124FF">
              <w:rPr>
                <w:rFonts w:ascii="News Gothic GDB" w:hAnsi="News Gothic GDB" w:cs="Arial"/>
              </w:rPr>
              <w:t>f</w:t>
            </w:r>
            <w:r w:rsidR="00406555">
              <w:rPr>
                <w:rFonts w:ascii="News Gothic GDB" w:hAnsi="News Gothic GDB" w:cs="Arial"/>
                <w:lang w:bidi="ar-SA"/>
              </w:rPr>
              <w:t xml:space="preserve"> T0 &amp; T1 access rights:</w:t>
            </w:r>
          </w:p>
          <w:p w14:paraId="5F6ED359" w14:textId="77777777" w:rsidR="00406555" w:rsidRDefault="00406555" w:rsidP="00406555">
            <w:pPr>
              <w:pStyle w:val="ListParagraph"/>
              <w:numPr>
                <w:ilvl w:val="0"/>
                <w:numId w:val="49"/>
              </w:numPr>
              <w:jc w:val="both"/>
              <w:rPr>
                <w:rFonts w:ascii="News Gothic GDB" w:hAnsi="News Gothic GDB" w:cs="Arial"/>
                <w:lang w:bidi="ar-SA"/>
              </w:rPr>
            </w:pPr>
            <w:r>
              <w:rPr>
                <w:rFonts w:ascii="News Gothic GDB" w:hAnsi="News Gothic GDB" w:cs="Arial"/>
                <w:lang w:bidi="ar-SA"/>
              </w:rPr>
              <w:t>Sample critical systems and related T0 &amp; T1 access rights</w:t>
            </w:r>
          </w:p>
          <w:p w14:paraId="66473A27" w14:textId="0833E395" w:rsidR="00124F72" w:rsidRDefault="00124F72" w:rsidP="009F4182">
            <w:pPr>
              <w:pStyle w:val="ListParagraph"/>
              <w:numPr>
                <w:ilvl w:val="0"/>
                <w:numId w:val="49"/>
              </w:numPr>
              <w:jc w:val="both"/>
              <w:rPr>
                <w:rFonts w:ascii="News Gothic GDB" w:hAnsi="News Gothic GDB" w:cs="Arial"/>
                <w:lang w:bidi="ar-SA"/>
              </w:rPr>
            </w:pPr>
            <w:r w:rsidRPr="00124F72">
              <w:rPr>
                <w:rFonts w:ascii="News Gothic GDB" w:hAnsi="News Gothic GDB" w:cs="Arial"/>
                <w:lang w:bidi="ar-SA"/>
              </w:rPr>
              <w:t>Identify all approved access rights and evaluate the appropriateness of their justifications</w:t>
            </w:r>
            <w:r w:rsidR="003B5575">
              <w:rPr>
                <w:rFonts w:ascii="News Gothic GDB" w:hAnsi="News Gothic GDB" w:cs="Arial"/>
                <w:lang w:bidi="ar-SA"/>
              </w:rPr>
              <w:t>.</w:t>
            </w:r>
          </w:p>
          <w:p w14:paraId="05A9A1D6" w14:textId="77777777" w:rsidR="00F53723" w:rsidRDefault="00406555" w:rsidP="009F4182">
            <w:pPr>
              <w:pStyle w:val="ListParagraph"/>
              <w:numPr>
                <w:ilvl w:val="0"/>
                <w:numId w:val="49"/>
              </w:numPr>
              <w:jc w:val="both"/>
              <w:rPr>
                <w:rFonts w:ascii="News Gothic GDB" w:hAnsi="News Gothic GDB" w:cs="Arial"/>
                <w:lang w:bidi="ar-SA"/>
              </w:rPr>
            </w:pPr>
            <w:r>
              <w:rPr>
                <w:rFonts w:ascii="News Gothic GDB" w:hAnsi="News Gothic GDB" w:cs="Arial"/>
                <w:lang w:bidi="ar-SA"/>
              </w:rPr>
              <w:t>Assessment</w:t>
            </w:r>
            <w:r w:rsidR="000F5149">
              <w:rPr>
                <w:rFonts w:ascii="News Gothic GDB" w:hAnsi="News Gothic GDB" w:cs="Arial"/>
                <w:lang w:bidi="ar-SA"/>
              </w:rPr>
              <w:t>,</w:t>
            </w:r>
            <w:r>
              <w:rPr>
                <w:rFonts w:ascii="News Gothic GDB" w:hAnsi="News Gothic GDB" w:cs="Arial"/>
                <w:lang w:bidi="ar-SA"/>
              </w:rPr>
              <w:t xml:space="preserve"> </w:t>
            </w:r>
            <w:r w:rsidR="00C35DF2">
              <w:rPr>
                <w:rFonts w:ascii="News Gothic GDB" w:hAnsi="News Gothic GDB" w:cs="Arial"/>
                <w:lang w:bidi="ar-SA"/>
              </w:rPr>
              <w:t xml:space="preserve">if developed access rights are in accordance with the roles and responsibilities and least privilege principle. </w:t>
            </w:r>
          </w:p>
          <w:p w14:paraId="2CB5DA32" w14:textId="77133A35" w:rsidR="00596A69" w:rsidRPr="0052084B" w:rsidRDefault="00D374CA" w:rsidP="0052084B">
            <w:pPr>
              <w:pStyle w:val="ListParagraph"/>
              <w:numPr>
                <w:ilvl w:val="0"/>
                <w:numId w:val="49"/>
              </w:numPr>
              <w:jc w:val="both"/>
              <w:rPr>
                <w:rFonts w:ascii="News Gothic GDB" w:hAnsi="News Gothic GDB" w:cs="Arial"/>
                <w:lang w:bidi="ar-SA"/>
              </w:rPr>
            </w:pPr>
            <w:r>
              <w:rPr>
                <w:rFonts w:ascii="News Gothic GDB" w:hAnsi="News Gothic GDB" w:cs="Arial"/>
                <w:lang w:bidi="ar-SA"/>
              </w:rPr>
              <w:t>Challenge the assignment o</w:t>
            </w:r>
            <w:r w:rsidR="00973183">
              <w:rPr>
                <w:rFonts w:ascii="News Gothic GDB" w:hAnsi="News Gothic GDB" w:cs="Arial"/>
                <w:lang w:bidi="ar-SA"/>
              </w:rPr>
              <w:t>f the rights</w:t>
            </w:r>
            <w:r w:rsidR="00A23A33">
              <w:rPr>
                <w:rFonts w:ascii="News Gothic GDB" w:hAnsi="News Gothic GDB" w:cs="Arial"/>
                <w:lang w:bidi="ar-SA"/>
              </w:rPr>
              <w:t xml:space="preserve"> in the privileged account ver</w:t>
            </w:r>
            <w:r w:rsidR="0052084B">
              <w:rPr>
                <w:rFonts w:ascii="News Gothic GDB" w:hAnsi="News Gothic GDB" w:cs="Arial"/>
                <w:lang w:bidi="ar-SA"/>
              </w:rPr>
              <w:t>sus</w:t>
            </w:r>
            <w:r w:rsidR="00973183">
              <w:rPr>
                <w:rFonts w:ascii="News Gothic GDB" w:hAnsi="News Gothic GDB" w:cs="Arial"/>
                <w:lang w:bidi="ar-SA"/>
              </w:rPr>
              <w:t xml:space="preserve"> the assignment </w:t>
            </w:r>
            <w:r w:rsidR="0052084B">
              <w:rPr>
                <w:rFonts w:ascii="News Gothic GDB" w:hAnsi="News Gothic GDB" w:cs="Arial"/>
                <w:lang w:bidi="ar-SA"/>
              </w:rPr>
              <w:t>in privileged</w:t>
            </w:r>
            <w:r w:rsidR="0052084B" w:rsidRPr="004D2348">
              <w:rPr>
                <w:rFonts w:ascii="News Gothic GDB" w:hAnsi="News Gothic GDB" w:cs="Arial"/>
              </w:rPr>
              <w:t xml:space="preserve"> personal account</w:t>
            </w:r>
          </w:p>
          <w:p w14:paraId="0DFC4A43" w14:textId="77777777" w:rsidR="00997726" w:rsidRDefault="00997726" w:rsidP="0092566A">
            <w:pPr>
              <w:jc w:val="both"/>
              <w:rPr>
                <w:rFonts w:ascii="News Gothic GDB" w:hAnsi="News Gothic GDB" w:cs="Arial"/>
                <w:color w:val="000000" w:themeColor="text1"/>
                <w:sz w:val="22"/>
                <w:szCs w:val="22"/>
                <w:lang w:bidi="ar-SA"/>
              </w:rPr>
            </w:pPr>
          </w:p>
          <w:p w14:paraId="0F5BD69F" w14:textId="7F348D87" w:rsidR="00BE5007" w:rsidRDefault="00C35DF2" w:rsidP="0092566A">
            <w:pPr>
              <w:jc w:val="both"/>
              <w:rPr>
                <w:rFonts w:ascii="News Gothic GDB" w:hAnsi="News Gothic GDB" w:cs="Arial"/>
                <w:color w:val="000000" w:themeColor="text1"/>
                <w:sz w:val="22"/>
                <w:szCs w:val="22"/>
                <w:lang w:bidi="ar-SA"/>
              </w:rPr>
            </w:pPr>
            <w:r>
              <w:rPr>
                <w:rFonts w:ascii="News Gothic GDB" w:hAnsi="News Gothic GDB" w:cs="Arial"/>
                <w:color w:val="000000" w:themeColor="text1"/>
                <w:sz w:val="22"/>
                <w:szCs w:val="22"/>
                <w:lang w:bidi="ar-SA"/>
              </w:rPr>
              <w:t xml:space="preserve">(TP4) Assessment of </w:t>
            </w:r>
            <w:r w:rsidR="00997726">
              <w:rPr>
                <w:rFonts w:ascii="News Gothic GDB" w:hAnsi="News Gothic GDB" w:cs="Arial"/>
                <w:color w:val="000000" w:themeColor="text1"/>
                <w:sz w:val="22"/>
                <w:szCs w:val="22"/>
                <w:lang w:bidi="ar-SA"/>
              </w:rPr>
              <w:t>the privileged access for the systems, not onboarded with PAM:</w:t>
            </w:r>
          </w:p>
          <w:p w14:paraId="03027F92" w14:textId="2A7A6E0B" w:rsidR="00997726" w:rsidRDefault="00997726" w:rsidP="00997726">
            <w:pPr>
              <w:pStyle w:val="ListParagraph"/>
              <w:numPr>
                <w:ilvl w:val="0"/>
                <w:numId w:val="50"/>
              </w:numPr>
              <w:jc w:val="both"/>
              <w:rPr>
                <w:rFonts w:ascii="News Gothic GDB" w:hAnsi="News Gothic GDB" w:cs="Arial"/>
                <w:color w:val="000000" w:themeColor="text1"/>
                <w:lang w:bidi="ar-SA"/>
              </w:rPr>
            </w:pPr>
            <w:r>
              <w:rPr>
                <w:rFonts w:ascii="News Gothic GDB" w:hAnsi="News Gothic GDB" w:cs="Arial"/>
                <w:color w:val="000000" w:themeColor="text1"/>
                <w:lang w:bidi="ar-SA"/>
              </w:rPr>
              <w:t xml:space="preserve">Identification of the systems, not covered by PAM. </w:t>
            </w:r>
          </w:p>
          <w:p w14:paraId="626E2945" w14:textId="77EF8B7B" w:rsidR="00997726" w:rsidRDefault="00997726" w:rsidP="00997726">
            <w:pPr>
              <w:pStyle w:val="ListParagraph"/>
              <w:numPr>
                <w:ilvl w:val="0"/>
                <w:numId w:val="50"/>
              </w:numPr>
              <w:jc w:val="both"/>
              <w:rPr>
                <w:rFonts w:ascii="News Gothic GDB" w:hAnsi="News Gothic GDB" w:cs="Arial"/>
                <w:color w:val="000000" w:themeColor="text1"/>
                <w:lang w:bidi="ar-SA"/>
              </w:rPr>
            </w:pPr>
            <w:r>
              <w:rPr>
                <w:rFonts w:ascii="News Gothic GDB" w:hAnsi="News Gothic GDB" w:cs="Arial"/>
                <w:color w:val="000000" w:themeColor="text1"/>
                <w:lang w:bidi="ar-SA"/>
              </w:rPr>
              <w:t>Identification of the critical systems and the critical access rights.</w:t>
            </w:r>
          </w:p>
          <w:p w14:paraId="5A252943" w14:textId="4043472F" w:rsidR="00997726" w:rsidRDefault="00997726" w:rsidP="00997726">
            <w:pPr>
              <w:pStyle w:val="ListParagraph"/>
              <w:numPr>
                <w:ilvl w:val="0"/>
                <w:numId w:val="50"/>
              </w:numPr>
              <w:jc w:val="both"/>
              <w:rPr>
                <w:rFonts w:ascii="News Gothic GDB" w:hAnsi="News Gothic GDB" w:cs="Arial"/>
                <w:color w:val="000000" w:themeColor="text1"/>
                <w:lang w:bidi="ar-SA"/>
              </w:rPr>
            </w:pPr>
            <w:r>
              <w:rPr>
                <w:rFonts w:ascii="News Gothic GDB" w:hAnsi="News Gothic GDB" w:cs="Arial"/>
                <w:color w:val="000000" w:themeColor="text1"/>
                <w:lang w:bidi="ar-SA"/>
              </w:rPr>
              <w:t>Overview the controls in place (including compe</w:t>
            </w:r>
            <w:r>
              <w:rPr>
                <w:rFonts w:ascii="News Gothic GDB" w:hAnsi="News Gothic GDB" w:cs="Arial"/>
                <w:color w:val="000000" w:themeColor="text1"/>
              </w:rPr>
              <w:t>nsative</w:t>
            </w:r>
            <w:r>
              <w:rPr>
                <w:rFonts w:ascii="News Gothic GDB" w:hAnsi="News Gothic GDB" w:cs="Arial"/>
                <w:color w:val="000000" w:themeColor="text1"/>
                <w:lang w:bidi="ar-SA"/>
              </w:rPr>
              <w:t xml:space="preserve"> control, for example 4 eye principle, segregation duties, Log management </w:t>
            </w:r>
            <w:proofErr w:type="gramStart"/>
            <w:r>
              <w:rPr>
                <w:rFonts w:ascii="News Gothic GDB" w:hAnsi="News Gothic GDB" w:cs="Arial"/>
                <w:color w:val="000000" w:themeColor="text1"/>
                <w:lang w:bidi="ar-SA"/>
              </w:rPr>
              <w:t>and etc</w:t>
            </w:r>
            <w:r w:rsidR="001124FF">
              <w:rPr>
                <w:rFonts w:ascii="News Gothic GDB" w:hAnsi="News Gothic GDB" w:cs="Arial"/>
                <w:color w:val="000000" w:themeColor="text1"/>
              </w:rPr>
              <w:t>.</w:t>
            </w:r>
            <w:proofErr w:type="gramEnd"/>
            <w:r>
              <w:rPr>
                <w:rFonts w:ascii="News Gothic GDB" w:hAnsi="News Gothic GDB" w:cs="Arial"/>
                <w:color w:val="000000" w:themeColor="text1"/>
                <w:lang w:bidi="ar-SA"/>
              </w:rPr>
              <w:t>)</w:t>
            </w:r>
          </w:p>
          <w:p w14:paraId="29418230" w14:textId="68526307" w:rsidR="00997726" w:rsidRDefault="00997726" w:rsidP="00997726">
            <w:pPr>
              <w:pStyle w:val="ListParagraph"/>
              <w:numPr>
                <w:ilvl w:val="0"/>
                <w:numId w:val="50"/>
              </w:numPr>
              <w:jc w:val="both"/>
              <w:rPr>
                <w:rFonts w:ascii="News Gothic GDB" w:hAnsi="News Gothic GDB" w:cs="Arial"/>
                <w:color w:val="000000" w:themeColor="text1"/>
                <w:lang w:bidi="ar-SA"/>
              </w:rPr>
            </w:pPr>
            <w:r>
              <w:rPr>
                <w:rFonts w:ascii="News Gothic GDB" w:hAnsi="News Gothic GDB" w:cs="Arial"/>
                <w:color w:val="000000" w:themeColor="text1"/>
                <w:lang w:bidi="ar-SA"/>
              </w:rPr>
              <w:t xml:space="preserve">Assessment of the risk and potential impact and likelihood. </w:t>
            </w:r>
          </w:p>
          <w:p w14:paraId="181BD086" w14:textId="77777777" w:rsidR="00971022" w:rsidRDefault="00971022" w:rsidP="00971022">
            <w:pPr>
              <w:jc w:val="both"/>
              <w:rPr>
                <w:rFonts w:ascii="News Gothic GDB" w:hAnsi="News Gothic GDB" w:cs="Arial"/>
                <w:color w:val="000000" w:themeColor="text1"/>
                <w:lang w:bidi="ar-SA"/>
              </w:rPr>
            </w:pPr>
          </w:p>
          <w:p w14:paraId="584757CA" w14:textId="5C45EAC0" w:rsidR="00971022" w:rsidRDefault="00971022" w:rsidP="00971022">
            <w:pPr>
              <w:jc w:val="both"/>
              <w:rPr>
                <w:rFonts w:ascii="News Gothic GDB" w:hAnsi="News Gothic GDB" w:cs="Arial"/>
                <w:color w:val="000000" w:themeColor="text1"/>
                <w:lang w:bidi="ar-SA"/>
              </w:rPr>
            </w:pPr>
            <w:r>
              <w:rPr>
                <w:rFonts w:ascii="News Gothic GDB" w:hAnsi="News Gothic GDB" w:cs="Arial"/>
                <w:color w:val="000000" w:themeColor="text1"/>
                <w:lang w:bidi="ar-SA"/>
              </w:rPr>
              <w:t>(TP5) Asses</w:t>
            </w:r>
            <w:r w:rsidR="00A46973">
              <w:rPr>
                <w:rFonts w:ascii="News Gothic GDB" w:hAnsi="News Gothic GDB" w:cs="Arial"/>
                <w:color w:val="000000" w:themeColor="text1"/>
                <w:lang w:bidi="ar-SA"/>
              </w:rPr>
              <w:t>sment of the integration of IIQ with PIM and assessment</w:t>
            </w:r>
            <w:r w:rsidR="007B62AE">
              <w:rPr>
                <w:rFonts w:ascii="News Gothic GDB" w:hAnsi="News Gothic GDB" w:cs="Arial"/>
                <w:color w:val="000000" w:themeColor="text1"/>
                <w:lang w:bidi="ar-SA"/>
              </w:rPr>
              <w:t xml:space="preserve"> if technology works as intended: </w:t>
            </w:r>
          </w:p>
          <w:p w14:paraId="4BA4A98E" w14:textId="6A49CA99" w:rsidR="007B62AE" w:rsidRDefault="00E122A0" w:rsidP="007B62AE">
            <w:pPr>
              <w:pStyle w:val="ListParagraph"/>
              <w:numPr>
                <w:ilvl w:val="0"/>
                <w:numId w:val="51"/>
              </w:numPr>
              <w:jc w:val="both"/>
              <w:rPr>
                <w:rFonts w:ascii="News Gothic GDB" w:hAnsi="News Gothic GDB" w:cs="Arial"/>
                <w:color w:val="000000" w:themeColor="text1"/>
                <w:lang w:bidi="ar-SA"/>
              </w:rPr>
            </w:pPr>
            <w:r>
              <w:rPr>
                <w:rFonts w:ascii="News Gothic GDB" w:hAnsi="News Gothic GDB" w:cs="Arial"/>
                <w:color w:val="000000" w:themeColor="text1"/>
                <w:lang w:bidi="ar-SA"/>
              </w:rPr>
              <w:t>Overview of existing documentation</w:t>
            </w:r>
            <w:r w:rsidR="006E48E5">
              <w:rPr>
                <w:rFonts w:ascii="News Gothic GDB" w:hAnsi="News Gothic GDB" w:cs="Arial"/>
                <w:color w:val="000000" w:themeColor="text1"/>
                <w:lang w:bidi="ar-SA"/>
              </w:rPr>
              <w:t>.</w:t>
            </w:r>
          </w:p>
          <w:p w14:paraId="3816BB00" w14:textId="0B6063EB" w:rsidR="00E122A0" w:rsidRDefault="00E122A0" w:rsidP="007B62AE">
            <w:pPr>
              <w:pStyle w:val="ListParagraph"/>
              <w:numPr>
                <w:ilvl w:val="0"/>
                <w:numId w:val="51"/>
              </w:numPr>
              <w:jc w:val="both"/>
              <w:rPr>
                <w:rFonts w:ascii="News Gothic GDB" w:hAnsi="News Gothic GDB" w:cs="Arial"/>
                <w:color w:val="000000" w:themeColor="text1"/>
                <w:lang w:bidi="ar-SA"/>
              </w:rPr>
            </w:pPr>
            <w:r>
              <w:rPr>
                <w:rFonts w:ascii="News Gothic GDB" w:hAnsi="News Gothic GDB" w:cs="Arial"/>
                <w:color w:val="000000" w:themeColor="text1"/>
                <w:lang w:bidi="ar-SA"/>
              </w:rPr>
              <w:t>Assessment of degree of integration PIM and IIQ</w:t>
            </w:r>
          </w:p>
          <w:p w14:paraId="0DBCCC02" w14:textId="024F6367" w:rsidR="00E122A0" w:rsidRDefault="001E6BB7" w:rsidP="007B62AE">
            <w:pPr>
              <w:pStyle w:val="ListParagraph"/>
              <w:numPr>
                <w:ilvl w:val="0"/>
                <w:numId w:val="51"/>
              </w:numPr>
              <w:jc w:val="both"/>
              <w:rPr>
                <w:rFonts w:ascii="News Gothic GDB" w:hAnsi="News Gothic GDB" w:cs="Arial"/>
                <w:color w:val="000000" w:themeColor="text1"/>
                <w:lang w:bidi="ar-SA"/>
              </w:rPr>
            </w:pPr>
            <w:r>
              <w:rPr>
                <w:rFonts w:ascii="News Gothic GDB" w:hAnsi="News Gothic GDB" w:cs="Arial"/>
                <w:color w:val="000000" w:themeColor="text1"/>
                <w:lang w:bidi="ar-SA"/>
              </w:rPr>
              <w:lastRenderedPageBreak/>
              <w:t>O</w:t>
            </w:r>
            <w:r w:rsidR="00E122A0">
              <w:rPr>
                <w:rFonts w:ascii="News Gothic GDB" w:hAnsi="News Gothic GDB" w:cs="Arial"/>
                <w:color w:val="000000" w:themeColor="text1"/>
                <w:lang w:bidi="ar-SA"/>
              </w:rPr>
              <w:t xml:space="preserve">verview and </w:t>
            </w:r>
            <w:r w:rsidR="00735F89">
              <w:rPr>
                <w:rFonts w:ascii="News Gothic GDB" w:hAnsi="News Gothic GDB" w:cs="Arial"/>
                <w:color w:val="000000" w:themeColor="text1"/>
                <w:lang w:bidi="ar-SA"/>
              </w:rPr>
              <w:t>mapping of</w:t>
            </w:r>
            <w:r w:rsidR="00E122A0">
              <w:rPr>
                <w:rFonts w:ascii="News Gothic GDB" w:hAnsi="News Gothic GDB" w:cs="Arial"/>
                <w:color w:val="000000" w:themeColor="text1"/>
                <w:lang w:bidi="ar-SA"/>
              </w:rPr>
              <w:t xml:space="preserve"> the </w:t>
            </w:r>
            <w:r w:rsidR="00D624C1">
              <w:rPr>
                <w:rFonts w:ascii="News Gothic GDB" w:hAnsi="News Gothic GDB" w:cs="Arial"/>
                <w:color w:val="000000" w:themeColor="text1"/>
                <w:lang w:bidi="ar-SA"/>
              </w:rPr>
              <w:t>ro</w:t>
            </w:r>
            <w:r w:rsidR="00D624C1">
              <w:rPr>
                <w:rFonts w:ascii="News Gothic GDB" w:hAnsi="News Gothic GDB" w:cs="Arial"/>
                <w:color w:val="000000" w:themeColor="text1"/>
              </w:rPr>
              <w:t>les</w:t>
            </w:r>
            <w:r w:rsidR="00E122A0">
              <w:rPr>
                <w:rFonts w:ascii="News Gothic GDB" w:hAnsi="News Gothic GDB" w:cs="Arial"/>
                <w:color w:val="000000" w:themeColor="text1"/>
                <w:lang w:bidi="ar-SA"/>
              </w:rPr>
              <w:t xml:space="preserve"> identif</w:t>
            </w:r>
            <w:r w:rsidR="00866A48">
              <w:rPr>
                <w:rFonts w:ascii="News Gothic GDB" w:hAnsi="News Gothic GDB" w:cs="Arial"/>
                <w:color w:val="000000" w:themeColor="text1"/>
                <w:lang w:bidi="ar-SA"/>
              </w:rPr>
              <w:t>ied in</w:t>
            </w:r>
            <w:r w:rsidR="00083ECB">
              <w:rPr>
                <w:rFonts w:ascii="News Gothic GDB" w:hAnsi="News Gothic GDB" w:cs="Arial"/>
                <w:color w:val="000000" w:themeColor="text1"/>
                <w:lang w:bidi="ar-SA"/>
              </w:rPr>
              <w:t xml:space="preserve"> IIQ and Azure.</w:t>
            </w:r>
          </w:p>
          <w:p w14:paraId="39BC0F54" w14:textId="52AFFA15" w:rsidR="00BB3D95" w:rsidRPr="006E48E5" w:rsidRDefault="001E6BB7" w:rsidP="006E48E5">
            <w:pPr>
              <w:pStyle w:val="ListParagraph"/>
              <w:numPr>
                <w:ilvl w:val="0"/>
                <w:numId w:val="51"/>
              </w:numPr>
              <w:jc w:val="both"/>
              <w:rPr>
                <w:rFonts w:ascii="News Gothic GDB" w:hAnsi="News Gothic GDB" w:cs="Arial"/>
                <w:color w:val="000000" w:themeColor="text1"/>
                <w:lang w:bidi="ar-SA"/>
              </w:rPr>
            </w:pPr>
            <w:r>
              <w:rPr>
                <w:rFonts w:ascii="News Gothic GDB" w:hAnsi="News Gothic GDB" w:cs="Arial"/>
                <w:color w:val="000000" w:themeColor="text1"/>
                <w:lang w:bidi="ar-SA"/>
              </w:rPr>
              <w:t>Assessment if role management is</w:t>
            </w:r>
            <w:r w:rsidR="00235418">
              <w:rPr>
                <w:rFonts w:ascii="News Gothic GDB" w:hAnsi="News Gothic GDB" w:cs="Arial"/>
                <w:color w:val="000000" w:themeColor="text1"/>
                <w:lang w:bidi="ar-SA"/>
              </w:rPr>
              <w:t xml:space="preserve"> done </w:t>
            </w:r>
            <w:r w:rsidR="00BB3D95">
              <w:rPr>
                <w:rFonts w:ascii="News Gothic GDB" w:hAnsi="News Gothic GDB" w:cs="Arial"/>
                <w:color w:val="000000" w:themeColor="text1"/>
                <w:lang w:bidi="ar-SA"/>
              </w:rPr>
              <w:t>through</w:t>
            </w:r>
            <w:r w:rsidR="00235418">
              <w:rPr>
                <w:rFonts w:ascii="News Gothic GDB" w:hAnsi="News Gothic GDB" w:cs="Arial"/>
                <w:color w:val="000000" w:themeColor="text1"/>
                <w:lang w:bidi="ar-SA"/>
              </w:rPr>
              <w:t xml:space="preserve"> IIQ system</w:t>
            </w:r>
            <w:r w:rsidR="00562A07">
              <w:rPr>
                <w:rFonts w:ascii="News Gothic GDB" w:hAnsi="News Gothic GDB" w:cs="Arial"/>
                <w:color w:val="000000" w:themeColor="text1"/>
                <w:lang w:bidi="ar-SA"/>
              </w:rPr>
              <w:t xml:space="preserve"> and data is synchronized.</w:t>
            </w:r>
          </w:p>
          <w:p w14:paraId="514553FF" w14:textId="39284C56" w:rsidR="00BE5007" w:rsidRPr="00F27756" w:rsidRDefault="00BE5007" w:rsidP="0092566A">
            <w:pPr>
              <w:jc w:val="both"/>
              <w:rPr>
                <w:rFonts w:ascii="News Gothic GDB" w:hAnsi="News Gothic GDB" w:cs="Arial"/>
                <w:color w:val="FF0000"/>
                <w:sz w:val="22"/>
                <w:szCs w:val="22"/>
              </w:rPr>
            </w:pPr>
          </w:p>
        </w:tc>
      </w:tr>
    </w:tbl>
    <w:p w14:paraId="66F91559" w14:textId="2D49276E" w:rsidR="00ED6C35" w:rsidRDefault="00ED6C35">
      <w:pPr>
        <w:spacing w:after="200"/>
        <w:rPr>
          <w:rFonts w:ascii="News Gothic GDB" w:hAnsi="News Gothic GDB"/>
          <w:b/>
          <w:sz w:val="20"/>
          <w:szCs w:val="20"/>
        </w:rPr>
      </w:pPr>
      <w:bookmarkStart w:id="259" w:name="_Toc206680705"/>
    </w:p>
    <w:p w14:paraId="7C5C1432" w14:textId="77777777" w:rsidR="00ED6C35" w:rsidRDefault="00ED6C35">
      <w:pPr>
        <w:spacing w:after="200"/>
        <w:rPr>
          <w:rFonts w:ascii="News Gothic GDB" w:hAnsi="News Gothic GDB"/>
          <w:b/>
          <w:sz w:val="20"/>
          <w:szCs w:val="20"/>
        </w:rPr>
      </w:pPr>
      <w:r>
        <w:rPr>
          <w:rFonts w:ascii="News Gothic GDB" w:hAnsi="News Gothic GDB"/>
          <w:b/>
          <w:sz w:val="20"/>
          <w:szCs w:val="20"/>
        </w:rPr>
        <w:br w:type="page"/>
      </w:r>
    </w:p>
    <w:p w14:paraId="2CDA15D4" w14:textId="77777777" w:rsidR="000F479D" w:rsidRDefault="000F479D">
      <w:pPr>
        <w:spacing w:after="200"/>
        <w:rPr>
          <w:rFonts w:ascii="News Gothic GDB" w:hAnsi="News Gothic GDB"/>
          <w:b/>
          <w:sz w:val="20"/>
          <w:szCs w:val="20"/>
        </w:rPr>
      </w:pPr>
    </w:p>
    <w:p w14:paraId="019FF5E4" w14:textId="32B1A1A2" w:rsidR="00BE5007" w:rsidRPr="00F27756" w:rsidRDefault="00BE5007" w:rsidP="00BE5007">
      <w:pPr>
        <w:pStyle w:val="Heading2"/>
        <w:ind w:firstLine="360"/>
        <w:jc w:val="both"/>
        <w:rPr>
          <w:rFonts w:ascii="News Gothic GDB" w:hAnsi="News Gothic GDB"/>
          <w:i w:val="0"/>
          <w:sz w:val="20"/>
          <w:szCs w:val="20"/>
        </w:rPr>
      </w:pPr>
      <w:r w:rsidRPr="6ABC4B8F">
        <w:rPr>
          <w:rFonts w:ascii="News Gothic GDB" w:hAnsi="News Gothic GDB"/>
          <w:i w:val="0"/>
          <w:sz w:val="20"/>
          <w:szCs w:val="20"/>
        </w:rPr>
        <w:t>5.</w:t>
      </w:r>
      <w:r w:rsidR="007711C5">
        <w:rPr>
          <w:rFonts w:ascii="News Gothic GDB" w:hAnsi="News Gothic GDB"/>
          <w:i w:val="0"/>
          <w:sz w:val="20"/>
          <w:szCs w:val="20"/>
        </w:rPr>
        <w:t>10</w:t>
      </w:r>
      <w:commentRangeStart w:id="260"/>
      <w:r w:rsidRPr="6ABC4B8F">
        <w:rPr>
          <w:rFonts w:ascii="News Gothic GDB" w:hAnsi="News Gothic GDB"/>
          <w:i w:val="0"/>
          <w:sz w:val="20"/>
          <w:szCs w:val="20"/>
        </w:rPr>
        <w:t>. L2 AU-</w:t>
      </w:r>
      <w:r w:rsidR="00731CEE" w:rsidRPr="00731CEE">
        <w:rPr>
          <w:rFonts w:ascii="News Gothic GDB" w:hAnsi="News Gothic GDB"/>
          <w:i w:val="0"/>
          <w:sz w:val="20"/>
          <w:szCs w:val="20"/>
        </w:rPr>
        <w:t>111-03-PAM Implementation</w:t>
      </w:r>
      <w:commentRangeEnd w:id="260"/>
      <w:r w:rsidR="00A9638D">
        <w:rPr>
          <w:rStyle w:val="CommentReference"/>
          <w:rFonts w:ascii="DIN-Regular" w:hAnsi="DIN-Regular"/>
          <w:b w:val="0"/>
          <w:i w:val="0"/>
        </w:rPr>
        <w:commentReference w:id="260"/>
      </w:r>
      <w:bookmarkEnd w:id="259"/>
    </w:p>
    <w:p w14:paraId="70A8DC01" w14:textId="77777777" w:rsidR="00BE5007" w:rsidRPr="00F27756" w:rsidRDefault="00BE5007" w:rsidP="00BE5007">
      <w:pPr>
        <w:jc w:val="both"/>
        <w:rPr>
          <w:rFonts w:ascii="News Gothic GDB" w:hAnsi="News Gothic GDB"/>
        </w:rPr>
      </w:pPr>
    </w:p>
    <w:tbl>
      <w:tblPr>
        <w:tblStyle w:val="TableGrid"/>
        <w:tblW w:w="1473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10"/>
      </w:tblGrid>
      <w:tr w:rsidR="00BE5007" w:rsidRPr="00F27756" w14:paraId="1DD56B4A" w14:textId="77777777" w:rsidTr="631CDB64">
        <w:tc>
          <w:tcPr>
            <w:tcW w:w="1620" w:type="dxa"/>
          </w:tcPr>
          <w:p w14:paraId="190D0AB4" w14:textId="77777777" w:rsidR="00BE5007" w:rsidRPr="00F27756" w:rsidRDefault="00BE5007" w:rsidP="0092566A">
            <w:pPr>
              <w:rPr>
                <w:rFonts w:ascii="News Gothic GDB" w:hAnsi="News Gothic GDB"/>
                <w:i/>
              </w:rPr>
            </w:pPr>
            <w:r w:rsidRPr="6ABC4B8F">
              <w:rPr>
                <w:rFonts w:ascii="News Gothic GDB" w:hAnsi="News Gothic GDB" w:cs="Arial"/>
                <w:i/>
                <w:sz w:val="22"/>
                <w:szCs w:val="22"/>
              </w:rPr>
              <w:t>Topic</w:t>
            </w:r>
          </w:p>
        </w:tc>
        <w:tc>
          <w:tcPr>
            <w:tcW w:w="13110" w:type="dxa"/>
          </w:tcPr>
          <w:p w14:paraId="24604F78" w14:textId="77777777" w:rsidR="00BE5007" w:rsidRPr="00F27756" w:rsidRDefault="00BE5007" w:rsidP="0092566A">
            <w:pPr>
              <w:jc w:val="both"/>
              <w:rPr>
                <w:rFonts w:ascii="News Gothic GDB" w:hAnsi="News Gothic GDB"/>
                <w:i/>
              </w:rPr>
            </w:pPr>
            <w:r w:rsidRPr="6ABC4B8F">
              <w:rPr>
                <w:rFonts w:ascii="News Gothic GDB" w:hAnsi="News Gothic GDB" w:cs="Arial"/>
                <w:i/>
                <w:sz w:val="22"/>
                <w:szCs w:val="22"/>
              </w:rPr>
              <w:t>Review and results</w:t>
            </w:r>
          </w:p>
        </w:tc>
      </w:tr>
      <w:tr w:rsidR="00BE5007" w:rsidRPr="00F27756" w14:paraId="6276BEE4" w14:textId="77777777" w:rsidTr="631CDB64">
        <w:tc>
          <w:tcPr>
            <w:tcW w:w="1620" w:type="dxa"/>
          </w:tcPr>
          <w:p w14:paraId="1F81AE4E" w14:textId="77777777" w:rsidR="00BE5007" w:rsidRPr="00F27756" w:rsidRDefault="00BE5007" w:rsidP="0092566A">
            <w:pPr>
              <w:rPr>
                <w:rFonts w:ascii="News Gothic GDB" w:hAnsi="News Gothic GDB"/>
              </w:rPr>
            </w:pPr>
            <w:r w:rsidRPr="6ABC4B8F">
              <w:rPr>
                <w:rFonts w:ascii="News Gothic GDB" w:hAnsi="News Gothic GDB" w:cs="Arial"/>
                <w:sz w:val="22"/>
                <w:szCs w:val="22"/>
              </w:rPr>
              <w:t>Process description</w:t>
            </w:r>
            <w:r w:rsidRPr="6ABC4B8F">
              <w:rPr>
                <w:rFonts w:ascii="News Gothic GDB" w:hAnsi="News Gothic GDB"/>
                <w:sz w:val="16"/>
                <w:szCs w:val="16"/>
              </w:rPr>
              <w:t xml:space="preserve"> </w:t>
            </w:r>
          </w:p>
        </w:tc>
        <w:tc>
          <w:tcPr>
            <w:tcW w:w="13110" w:type="dxa"/>
          </w:tcPr>
          <w:p w14:paraId="61C02026" w14:textId="555DC53B" w:rsidR="00BE5007" w:rsidRPr="00080C28" w:rsidRDefault="3021F420" w:rsidP="07F4575B">
            <w:pPr>
              <w:jc w:val="both"/>
              <w:rPr>
                <w:rFonts w:ascii="News Gothic GDB" w:eastAsia="News Gothic GDB" w:hAnsi="News Gothic GDB" w:cs="News Gothic GDB"/>
                <w:color w:val="000000" w:themeColor="text1"/>
                <w:sz w:val="22"/>
                <w:szCs w:val="22"/>
                <w:lang w:val="en-GB"/>
              </w:rPr>
            </w:pPr>
            <w:r w:rsidRPr="62BEBC95">
              <w:rPr>
                <w:rFonts w:ascii="News Gothic GDB" w:eastAsia="News Gothic GDB" w:hAnsi="News Gothic GDB" w:cs="News Gothic GDB"/>
                <w:color w:val="000000" w:themeColor="text1"/>
                <w:sz w:val="22"/>
                <w:szCs w:val="22"/>
                <w:lang w:val="en-GB"/>
              </w:rPr>
              <w:t xml:space="preserve">Operating of privileged access management is performed via tools (CyberArk </w:t>
            </w:r>
            <w:r w:rsidR="5A377321" w:rsidRPr="62BEBC95">
              <w:rPr>
                <w:rFonts w:ascii="News Gothic GDB" w:eastAsia="News Gothic GDB" w:hAnsi="News Gothic GDB" w:cs="News Gothic GDB"/>
                <w:color w:val="000000" w:themeColor="text1"/>
                <w:sz w:val="22"/>
                <w:szCs w:val="22"/>
                <w:lang w:val="en-GB"/>
              </w:rPr>
              <w:t>(AID756)</w:t>
            </w:r>
            <w:r w:rsidRPr="62BEBC95">
              <w:rPr>
                <w:rFonts w:ascii="News Gothic GDB" w:eastAsia="News Gothic GDB" w:hAnsi="News Gothic GDB" w:cs="News Gothic GDB"/>
                <w:color w:val="000000" w:themeColor="text1"/>
                <w:sz w:val="22"/>
                <w:szCs w:val="22"/>
                <w:lang w:val="en-GB"/>
              </w:rPr>
              <w:t xml:space="preserve"> and Privileged Account Inventory</w:t>
            </w:r>
            <w:r w:rsidR="2DA7869A" w:rsidRPr="62BEBC95">
              <w:rPr>
                <w:rFonts w:ascii="News Gothic GDB" w:eastAsia="News Gothic GDB" w:hAnsi="News Gothic GDB" w:cs="News Gothic GDB"/>
                <w:color w:val="000000" w:themeColor="text1"/>
                <w:sz w:val="22"/>
                <w:szCs w:val="22"/>
                <w:lang w:val="en-GB"/>
              </w:rPr>
              <w:t xml:space="preserve"> (AID928)</w:t>
            </w:r>
            <w:r w:rsidRPr="62BEBC95">
              <w:rPr>
                <w:rFonts w:ascii="News Gothic GDB" w:eastAsia="News Gothic GDB" w:hAnsi="News Gothic GDB" w:cs="News Gothic GDB"/>
                <w:color w:val="000000" w:themeColor="text1"/>
                <w:sz w:val="22"/>
                <w:szCs w:val="22"/>
                <w:lang w:val="en-GB"/>
              </w:rPr>
              <w:t>).</w:t>
            </w:r>
          </w:p>
          <w:p w14:paraId="5333B1AA" w14:textId="6BE25496" w:rsidR="00BE5007" w:rsidRPr="00080C28" w:rsidRDefault="00BE5007" w:rsidP="07F4575B">
            <w:pPr>
              <w:jc w:val="both"/>
              <w:rPr>
                <w:rFonts w:ascii="News Gothic GDB" w:eastAsia="News Gothic GDB" w:hAnsi="News Gothic GDB" w:cs="News Gothic GDB"/>
                <w:color w:val="000000" w:themeColor="text1"/>
                <w:sz w:val="22"/>
                <w:szCs w:val="22"/>
                <w:highlight w:val="yellow"/>
                <w:lang w:val="en-GB"/>
              </w:rPr>
            </w:pPr>
          </w:p>
          <w:p w14:paraId="2C2BB77C" w14:textId="7A01A779" w:rsidR="00BE5007" w:rsidRPr="00080C28" w:rsidRDefault="3021F420" w:rsidP="07F4575B">
            <w:pPr>
              <w:jc w:val="both"/>
              <w:rPr>
                <w:rFonts w:ascii="News Gothic GDB" w:eastAsia="News Gothic GDB" w:hAnsi="News Gothic GDB" w:cs="News Gothic GDB"/>
                <w:color w:val="000000" w:themeColor="text1"/>
                <w:sz w:val="22"/>
                <w:szCs w:val="22"/>
                <w:lang w:val="en-GB"/>
              </w:rPr>
            </w:pPr>
            <w:r w:rsidRPr="62BEBC95">
              <w:rPr>
                <w:rFonts w:ascii="News Gothic GDB" w:eastAsia="News Gothic GDB" w:hAnsi="News Gothic GDB" w:cs="News Gothic GDB"/>
                <w:color w:val="000000" w:themeColor="text1"/>
                <w:sz w:val="22"/>
                <w:szCs w:val="22"/>
                <w:lang w:val="en-GB"/>
              </w:rPr>
              <w:t>CyberArk is the major DBG Privilege Account/Access Management (PAM) solution. It offers:</w:t>
            </w:r>
          </w:p>
          <w:p w14:paraId="47D4361F" w14:textId="53096F71" w:rsidR="00BE5007" w:rsidRPr="00EC055A" w:rsidRDefault="3021F420" w:rsidP="002E003B">
            <w:pPr>
              <w:pStyle w:val="ListParagraph"/>
              <w:numPr>
                <w:ilvl w:val="0"/>
                <w:numId w:val="11"/>
              </w:numPr>
              <w:ind w:left="166" w:hanging="166"/>
              <w:jc w:val="both"/>
              <w:rPr>
                <w:rFonts w:ascii="News Gothic GDB" w:hAnsi="News Gothic GDB" w:cs="Arial"/>
                <w:color w:val="000000" w:themeColor="text1"/>
              </w:rPr>
            </w:pPr>
            <w:r w:rsidRPr="00EC055A">
              <w:rPr>
                <w:rFonts w:ascii="News Gothic GDB" w:hAnsi="News Gothic GDB" w:cs="Arial"/>
                <w:color w:val="000000" w:themeColor="text1"/>
              </w:rPr>
              <w:t>Privileged account / access management</w:t>
            </w:r>
          </w:p>
          <w:p w14:paraId="134024B3" w14:textId="0090E52E" w:rsidR="00BE5007" w:rsidRPr="00EC055A" w:rsidRDefault="3021F420" w:rsidP="002E003B">
            <w:pPr>
              <w:pStyle w:val="ListParagraph"/>
              <w:numPr>
                <w:ilvl w:val="0"/>
                <w:numId w:val="11"/>
              </w:numPr>
              <w:ind w:left="166" w:hanging="166"/>
              <w:jc w:val="both"/>
              <w:rPr>
                <w:rFonts w:ascii="News Gothic GDB" w:hAnsi="News Gothic GDB" w:cs="Arial"/>
                <w:color w:val="000000" w:themeColor="text1"/>
              </w:rPr>
            </w:pPr>
            <w:r w:rsidRPr="00EC055A">
              <w:rPr>
                <w:rFonts w:ascii="News Gothic GDB" w:hAnsi="News Gothic GDB" w:cs="Arial"/>
                <w:color w:val="000000" w:themeColor="text1"/>
              </w:rPr>
              <w:t>Privileged session management and session recording</w:t>
            </w:r>
          </w:p>
          <w:p w14:paraId="5B0502DF" w14:textId="476B287E" w:rsidR="00BE5007" w:rsidRPr="00EC055A" w:rsidRDefault="3021F420" w:rsidP="002E003B">
            <w:pPr>
              <w:pStyle w:val="ListParagraph"/>
              <w:numPr>
                <w:ilvl w:val="0"/>
                <w:numId w:val="11"/>
              </w:numPr>
              <w:ind w:left="166" w:hanging="166"/>
              <w:jc w:val="both"/>
              <w:rPr>
                <w:rFonts w:ascii="News Gothic GDB" w:hAnsi="News Gothic GDB" w:cs="Arial"/>
                <w:color w:val="000000" w:themeColor="text1"/>
              </w:rPr>
            </w:pPr>
            <w:r w:rsidRPr="00EC055A">
              <w:rPr>
                <w:rFonts w:ascii="News Gothic GDB" w:hAnsi="News Gothic GDB" w:cs="Arial"/>
                <w:color w:val="000000" w:themeColor="text1"/>
              </w:rPr>
              <w:t>Credential management for applications</w:t>
            </w:r>
          </w:p>
          <w:p w14:paraId="13FD834F" w14:textId="2657E076" w:rsidR="00BE5007" w:rsidRPr="00EC055A" w:rsidRDefault="3021F420" w:rsidP="002E003B">
            <w:pPr>
              <w:pStyle w:val="ListParagraph"/>
              <w:numPr>
                <w:ilvl w:val="0"/>
                <w:numId w:val="11"/>
              </w:numPr>
              <w:ind w:left="166" w:hanging="166"/>
              <w:jc w:val="both"/>
              <w:rPr>
                <w:rFonts w:ascii="News Gothic GDB" w:hAnsi="News Gothic GDB" w:cs="Arial"/>
                <w:color w:val="000000" w:themeColor="text1"/>
              </w:rPr>
            </w:pPr>
            <w:r w:rsidRPr="00EC055A">
              <w:rPr>
                <w:rFonts w:ascii="News Gothic GDB" w:hAnsi="News Gothic GDB" w:cs="Arial"/>
                <w:color w:val="000000" w:themeColor="text1"/>
              </w:rPr>
              <w:t>Providing full audit trail of privileged account usage and activity.</w:t>
            </w:r>
          </w:p>
          <w:p w14:paraId="366C58E3" w14:textId="59274211" w:rsidR="00BE5007" w:rsidRPr="00080C28" w:rsidRDefault="3021F420" w:rsidP="07F4575B">
            <w:pPr>
              <w:jc w:val="both"/>
              <w:rPr>
                <w:rFonts w:ascii="News Gothic GDB" w:eastAsia="News Gothic GDB" w:hAnsi="News Gothic GDB" w:cs="News Gothic GDB"/>
                <w:color w:val="000000" w:themeColor="text1"/>
                <w:sz w:val="22"/>
                <w:szCs w:val="22"/>
                <w:lang w:val="en-GB"/>
              </w:rPr>
            </w:pPr>
            <w:r w:rsidRPr="7D0B797C">
              <w:rPr>
                <w:rFonts w:ascii="News Gothic GDB" w:eastAsia="News Gothic GDB" w:hAnsi="News Gothic GDB" w:cs="News Gothic GDB"/>
                <w:color w:val="000000" w:themeColor="text1"/>
                <w:sz w:val="22"/>
                <w:szCs w:val="22"/>
                <w:lang w:val="en-GB"/>
              </w:rPr>
              <w:t xml:space="preserve"> </w:t>
            </w:r>
          </w:p>
          <w:p w14:paraId="022F1503" w14:textId="7D09C8AD" w:rsidR="00BE5007" w:rsidRPr="00080C28" w:rsidRDefault="3021F420" w:rsidP="07F4575B">
            <w:pPr>
              <w:jc w:val="both"/>
              <w:rPr>
                <w:rFonts w:ascii="News Gothic GDB" w:eastAsia="News Gothic GDB" w:hAnsi="News Gothic GDB" w:cs="News Gothic GDB"/>
                <w:color w:val="000000" w:themeColor="text1"/>
                <w:sz w:val="22"/>
                <w:szCs w:val="22"/>
                <w:lang w:val="en-GB"/>
              </w:rPr>
            </w:pPr>
            <w:r w:rsidRPr="7D0B797C">
              <w:rPr>
                <w:rFonts w:ascii="News Gothic GDB" w:eastAsia="News Gothic GDB" w:hAnsi="News Gothic GDB" w:cs="News Gothic GDB"/>
                <w:color w:val="000000" w:themeColor="text1"/>
                <w:sz w:val="22"/>
                <w:szCs w:val="22"/>
                <w:lang w:val="en-GB"/>
              </w:rPr>
              <w:t>Privileged Account Inventory (PAI) is the inventory of DBG privileged accounts.</w:t>
            </w:r>
          </w:p>
          <w:p w14:paraId="5D789F0A" w14:textId="338717BC" w:rsidR="00BE5007" w:rsidRPr="00080C28" w:rsidRDefault="3021F420" w:rsidP="07F4575B">
            <w:pPr>
              <w:jc w:val="both"/>
              <w:rPr>
                <w:rFonts w:ascii="News Gothic GDB" w:eastAsia="News Gothic GDB" w:hAnsi="News Gothic GDB" w:cs="News Gothic GDB"/>
                <w:color w:val="000000" w:themeColor="text1"/>
                <w:sz w:val="22"/>
                <w:szCs w:val="22"/>
                <w:lang w:val="en-GB"/>
              </w:rPr>
            </w:pPr>
            <w:r w:rsidRPr="7D0B797C">
              <w:rPr>
                <w:rFonts w:ascii="News Gothic GDB" w:eastAsia="News Gothic GDB" w:hAnsi="News Gothic GDB" w:cs="News Gothic GDB"/>
                <w:color w:val="000000" w:themeColor="text1"/>
                <w:sz w:val="22"/>
                <w:szCs w:val="22"/>
                <w:lang w:val="en-GB"/>
              </w:rPr>
              <w:t xml:space="preserve"> </w:t>
            </w:r>
          </w:p>
          <w:p w14:paraId="2AB097AD" w14:textId="77109CE8" w:rsidR="378546A8" w:rsidRDefault="378546A8" w:rsidP="4953B71D">
            <w:pPr>
              <w:jc w:val="both"/>
              <w:rPr>
                <w:rFonts w:ascii="News Gothic GDB" w:eastAsia="News Gothic GDB" w:hAnsi="News Gothic GDB" w:cs="News Gothic GDB"/>
                <w:color w:val="000000" w:themeColor="text1"/>
                <w:sz w:val="22"/>
                <w:szCs w:val="22"/>
                <w:lang w:val="en-GB"/>
              </w:rPr>
            </w:pPr>
            <w:r w:rsidRPr="580A041A">
              <w:rPr>
                <w:rFonts w:ascii="News Gothic GDB" w:eastAsia="News Gothic GDB" w:hAnsi="News Gothic GDB" w:cs="News Gothic GDB"/>
                <w:color w:val="000000" w:themeColor="text1"/>
                <w:sz w:val="22"/>
                <w:szCs w:val="22"/>
                <w:lang w:val="en-GB"/>
              </w:rPr>
              <w:t>Not all IT assets and not all privileged accounts are onboarded to CyberArk and PAI. Status of onboarding is tracked on a regular basis.</w:t>
            </w:r>
            <w:r w:rsidR="2DDE7247" w:rsidRPr="580A041A">
              <w:rPr>
                <w:rFonts w:ascii="News Gothic GDB" w:eastAsia="News Gothic GDB" w:hAnsi="News Gothic GDB" w:cs="News Gothic GDB"/>
                <w:color w:val="000000" w:themeColor="text1"/>
                <w:sz w:val="22"/>
                <w:szCs w:val="22"/>
                <w:lang w:val="en-GB"/>
              </w:rPr>
              <w:t xml:space="preserve"> (See the details in the “Key Business Indicators” section below.</w:t>
            </w:r>
            <w:r w:rsidR="1CFE9399" w:rsidRPr="580A041A">
              <w:rPr>
                <w:rFonts w:ascii="News Gothic GDB" w:eastAsia="News Gothic GDB" w:hAnsi="News Gothic GDB" w:cs="News Gothic GDB"/>
                <w:color w:val="000000" w:themeColor="text1"/>
                <w:sz w:val="22"/>
                <w:szCs w:val="22"/>
                <w:lang w:val="en-GB"/>
              </w:rPr>
              <w:t>)</w:t>
            </w:r>
          </w:p>
          <w:p w14:paraId="48927BE5" w14:textId="7000B2DF" w:rsidR="580A041A" w:rsidRDefault="580A041A" w:rsidP="580A041A">
            <w:pPr>
              <w:jc w:val="both"/>
              <w:rPr>
                <w:rFonts w:ascii="News Gothic GDB" w:eastAsia="News Gothic GDB" w:hAnsi="News Gothic GDB" w:cs="News Gothic GDB"/>
                <w:color w:val="000000" w:themeColor="text1"/>
                <w:sz w:val="22"/>
                <w:szCs w:val="22"/>
                <w:lang w:val="en-GB"/>
              </w:rPr>
            </w:pPr>
          </w:p>
          <w:p w14:paraId="1193009D" w14:textId="34A6FE83" w:rsidR="031E2F85" w:rsidRDefault="031E2F85" w:rsidP="631CDB64">
            <w:pPr>
              <w:jc w:val="both"/>
              <w:rPr>
                <w:rFonts w:ascii="News Gothic GDB" w:eastAsia="News Gothic GDB" w:hAnsi="News Gothic GDB" w:cs="News Gothic GDB"/>
                <w:sz w:val="22"/>
                <w:szCs w:val="22"/>
                <w:lang w:val="en-GB"/>
              </w:rPr>
            </w:pPr>
            <w:r w:rsidRPr="631CDB64">
              <w:rPr>
                <w:rFonts w:ascii="News Gothic GDB" w:eastAsia="News Gothic GDB" w:hAnsi="News Gothic GDB" w:cs="News Gothic GDB"/>
                <w:sz w:val="22"/>
                <w:szCs w:val="22"/>
                <w:lang w:val="en-GB"/>
              </w:rPr>
              <w:t>To ensure effective onboarding and privileged access compliance, the Privileged Account Inventory (PAI) regularly scans the IT asset landscape and compares actual account states with the CyberArk-managed target state. Discrepancies are reported to Group Security and asset owners for remediation. If an account cannot be onboarded or stripped of privileges, the asset owner must register the risk and provide an ISRM number via the ODR process. For new technologies, IT support must coordinate scan data delivery with Group Security. Unmanaged assets are flagged during PCR reporting. The onboarding process was previously audited under PAM audit 2024-078.</w:t>
            </w:r>
          </w:p>
          <w:p w14:paraId="06CE6DC0" w14:textId="5E1C4F8A" w:rsidR="631CDB64" w:rsidRDefault="631CDB64" w:rsidP="631CDB64">
            <w:pPr>
              <w:jc w:val="both"/>
              <w:rPr>
                <w:rFonts w:ascii="News Gothic GDB" w:eastAsia="News Gothic GDB" w:hAnsi="News Gothic GDB" w:cs="News Gothic GDB"/>
                <w:sz w:val="22"/>
                <w:szCs w:val="22"/>
                <w:lang w:val="en-GB"/>
              </w:rPr>
            </w:pPr>
          </w:p>
          <w:p w14:paraId="69CF6A2F" w14:textId="2268A2BE" w:rsidR="54A169F5" w:rsidRDefault="1CFE9399" w:rsidP="580A041A">
            <w:pPr>
              <w:jc w:val="both"/>
              <w:rPr>
                <w:rFonts w:ascii="News Gothic GDB" w:eastAsia="News Gothic GDB" w:hAnsi="News Gothic GDB" w:cs="News Gothic GDB"/>
                <w:sz w:val="22"/>
                <w:szCs w:val="22"/>
                <w:lang w:val="en-GB"/>
              </w:rPr>
            </w:pPr>
            <w:r w:rsidRPr="631CDB64">
              <w:rPr>
                <w:rFonts w:ascii="News Gothic GDB" w:eastAsia="News Gothic GDB" w:hAnsi="News Gothic GDB" w:cs="News Gothic GDB"/>
                <w:sz w:val="22"/>
                <w:szCs w:val="22"/>
                <w:lang w:val="en-GB"/>
              </w:rPr>
              <w:t>All privileged accounts must adhere to PAM control requirements as defined in the IAM Guideline and further detailed in this PAM Procedure. In case that any of these controls cannot be fulfilled, this non-compliance must be officially documented in the Risk Registry.</w:t>
            </w:r>
          </w:p>
          <w:p w14:paraId="56FF9035" w14:textId="254C382B" w:rsidR="00585931" w:rsidRDefault="71020F29" w:rsidP="00585931">
            <w:pPr>
              <w:jc w:val="both"/>
              <w:rPr>
                <w:rFonts w:ascii="News Gothic GDB" w:eastAsia="News Gothic GDB" w:hAnsi="News Gothic GDB" w:cs="News Gothic GDB"/>
                <w:sz w:val="22"/>
                <w:szCs w:val="22"/>
                <w:lang w:val="en-GB"/>
              </w:rPr>
            </w:pPr>
            <w:r w:rsidRPr="00EC055A">
              <w:rPr>
                <w:rFonts w:ascii="News Gothic GDB" w:eastAsia="News Gothic GDB" w:hAnsi="News Gothic GDB" w:cs="News Gothic GDB"/>
                <w:sz w:val="22"/>
                <w:szCs w:val="22"/>
                <w:lang w:val="en-GB" w:bidi="ar-SA"/>
              </w:rPr>
              <w:t>T</w:t>
            </w:r>
            <w:r w:rsidRPr="00EC055A">
              <w:rPr>
                <w:rFonts w:ascii="News Gothic GDB" w:eastAsiaTheme="minorEastAsia" w:hAnsi="News Gothic GDB" w:cstheme="minorBidi"/>
                <w:sz w:val="22"/>
                <w:szCs w:val="22"/>
                <w:lang w:val="en-GB" w:bidi="ar-SA"/>
              </w:rPr>
              <w:t xml:space="preserve">he latest version of the </w:t>
            </w:r>
            <w:r w:rsidRPr="00EC055A">
              <w:rPr>
                <w:rFonts w:ascii="News Gothic GDB" w:eastAsiaTheme="minorEastAsia" w:hAnsi="News Gothic GDB" w:cstheme="minorBidi"/>
                <w:i/>
                <w:iCs/>
                <w:sz w:val="22"/>
                <w:szCs w:val="22"/>
                <w:lang w:val="en-GB" w:bidi="ar-SA"/>
              </w:rPr>
              <w:t>Identity and Access Management Guideline</w:t>
            </w:r>
            <w:r w:rsidRPr="00EC055A">
              <w:rPr>
                <w:rFonts w:ascii="News Gothic GDB" w:eastAsiaTheme="minorEastAsia" w:hAnsi="News Gothic GDB" w:cstheme="minorBidi"/>
                <w:sz w:val="22"/>
                <w:szCs w:val="22"/>
                <w:lang w:val="en-GB" w:bidi="ar-SA"/>
              </w:rPr>
              <w:t xml:space="preserve"> (</w:t>
            </w:r>
            <w:r w:rsidR="4D88EA1C" w:rsidRPr="00EC055A">
              <w:rPr>
                <w:rFonts w:ascii="News Gothic GDB" w:eastAsiaTheme="minorEastAsia" w:hAnsi="News Gothic GDB" w:cstheme="minorBidi"/>
                <w:sz w:val="22"/>
                <w:szCs w:val="22"/>
                <w:lang w:val="en-GB" w:bidi="ar-SA"/>
              </w:rPr>
              <w:t xml:space="preserve">2LoD, </w:t>
            </w:r>
            <w:r w:rsidRPr="00EC055A">
              <w:rPr>
                <w:rFonts w:ascii="News Gothic GDB" w:eastAsiaTheme="minorEastAsia" w:hAnsi="News Gothic GDB" w:cstheme="minorBidi"/>
                <w:sz w:val="22"/>
                <w:szCs w:val="22"/>
                <w:lang w:val="en-GB" w:bidi="ar-SA"/>
              </w:rPr>
              <w:t>Version 1.1</w:t>
            </w:r>
            <w:r w:rsidR="4D88EA1C" w:rsidRPr="00EC055A">
              <w:rPr>
                <w:rFonts w:ascii="News Gothic GDB" w:eastAsiaTheme="minorEastAsia" w:hAnsi="News Gothic GDB" w:cstheme="minorBidi"/>
                <w:sz w:val="22"/>
                <w:szCs w:val="22"/>
                <w:lang w:val="en-GB" w:bidi="ar-SA"/>
              </w:rPr>
              <w:t xml:space="preserve">) was published </w:t>
            </w:r>
            <w:r w:rsidRPr="00EC055A">
              <w:rPr>
                <w:rFonts w:ascii="News Gothic GDB" w:eastAsiaTheme="minorEastAsia" w:hAnsi="News Gothic GDB" w:cstheme="minorBidi"/>
                <w:sz w:val="22"/>
                <w:szCs w:val="22"/>
                <w:lang w:val="en-GB" w:bidi="ar-SA"/>
              </w:rPr>
              <w:t>15.08.2025</w:t>
            </w:r>
            <w:r w:rsidR="4D88EA1C" w:rsidRPr="00EC055A">
              <w:rPr>
                <w:rFonts w:ascii="News Gothic GDB" w:eastAsiaTheme="minorEastAsia" w:hAnsi="News Gothic GDB" w:cstheme="minorBidi"/>
                <w:sz w:val="22"/>
                <w:szCs w:val="22"/>
                <w:lang w:val="en-GB" w:bidi="ar-SA"/>
              </w:rPr>
              <w:t xml:space="preserve">. </w:t>
            </w:r>
            <w:r w:rsidR="3C751F37" w:rsidRPr="00EC055A">
              <w:rPr>
                <w:rFonts w:ascii="News Gothic GDB" w:eastAsiaTheme="minorEastAsia" w:hAnsi="News Gothic GDB" w:cstheme="minorBidi"/>
                <w:sz w:val="22"/>
                <w:szCs w:val="22"/>
                <w:lang w:val="en-GB" w:bidi="ar-SA"/>
              </w:rPr>
              <w:t xml:space="preserve">The latest version of the </w:t>
            </w:r>
            <w:r w:rsidR="4169D984" w:rsidRPr="00EC055A">
              <w:rPr>
                <w:rFonts w:ascii="News Gothic GDB" w:eastAsiaTheme="minorEastAsia" w:hAnsi="News Gothic GDB" w:cstheme="minorBidi"/>
                <w:i/>
                <w:iCs/>
                <w:sz w:val="22"/>
                <w:szCs w:val="22"/>
                <w:lang w:val="en-GB" w:bidi="ar-SA"/>
              </w:rPr>
              <w:t>Privileged Access Management Procedure</w:t>
            </w:r>
            <w:r w:rsidR="4169D984" w:rsidRPr="00EC055A">
              <w:rPr>
                <w:rFonts w:ascii="News Gothic GDB" w:eastAsiaTheme="minorEastAsia" w:hAnsi="News Gothic GDB" w:cstheme="minorBidi"/>
                <w:sz w:val="22"/>
                <w:szCs w:val="22"/>
                <w:lang w:val="en-GB" w:bidi="ar-SA"/>
              </w:rPr>
              <w:t xml:space="preserve"> (</w:t>
            </w:r>
            <w:r w:rsidR="0B8EBF7A" w:rsidRPr="00EC055A">
              <w:rPr>
                <w:rFonts w:ascii="News Gothic GDB" w:eastAsiaTheme="minorEastAsia" w:hAnsi="News Gothic GDB" w:cstheme="minorBidi"/>
                <w:sz w:val="22"/>
                <w:szCs w:val="22"/>
                <w:lang w:val="en-GB" w:bidi="ar-SA"/>
              </w:rPr>
              <w:t>1</w:t>
            </w:r>
            <w:r w:rsidR="4169D984" w:rsidRPr="00EC055A">
              <w:rPr>
                <w:rFonts w:ascii="News Gothic GDB" w:eastAsiaTheme="minorEastAsia" w:hAnsi="News Gothic GDB" w:cstheme="minorBidi"/>
                <w:sz w:val="22"/>
                <w:szCs w:val="22"/>
                <w:lang w:val="en-GB" w:bidi="ar-SA"/>
              </w:rPr>
              <w:t xml:space="preserve">LoD, Version: 1.0) </w:t>
            </w:r>
            <w:r w:rsidR="6449E354" w:rsidRPr="00EC055A">
              <w:rPr>
                <w:rFonts w:ascii="News Gothic GDB" w:eastAsiaTheme="minorEastAsia" w:hAnsi="News Gothic GDB" w:cstheme="minorBidi"/>
                <w:sz w:val="22"/>
                <w:szCs w:val="22"/>
                <w:lang w:val="en-GB" w:bidi="ar-SA"/>
              </w:rPr>
              <w:t>is v</w:t>
            </w:r>
            <w:r w:rsidR="4169D984" w:rsidRPr="00EC055A">
              <w:rPr>
                <w:rFonts w:ascii="News Gothic GDB" w:eastAsiaTheme="minorEastAsia" w:hAnsi="News Gothic GDB" w:cstheme="minorBidi"/>
                <w:sz w:val="22"/>
                <w:szCs w:val="22"/>
                <w:lang w:val="en-GB" w:bidi="ar-SA"/>
              </w:rPr>
              <w:t xml:space="preserve">alid </w:t>
            </w:r>
            <w:r w:rsidR="4D88EA1C" w:rsidRPr="00EC055A">
              <w:rPr>
                <w:rFonts w:ascii="News Gothic GDB" w:eastAsiaTheme="minorEastAsia" w:hAnsi="News Gothic GDB" w:cstheme="minorBidi"/>
                <w:sz w:val="22"/>
                <w:szCs w:val="22"/>
                <w:lang w:val="en-GB" w:bidi="ar-SA"/>
              </w:rPr>
              <w:t>from</w:t>
            </w:r>
            <w:r w:rsidR="4169D984" w:rsidRPr="00EC055A">
              <w:rPr>
                <w:rFonts w:ascii="News Gothic GDB" w:eastAsiaTheme="minorEastAsia" w:hAnsi="News Gothic GDB" w:cstheme="minorBidi"/>
                <w:sz w:val="22"/>
                <w:szCs w:val="22"/>
                <w:lang w:val="en-GB" w:bidi="ar-SA"/>
              </w:rPr>
              <w:t xml:space="preserve"> </w:t>
            </w:r>
            <w:r w:rsidR="6449E354" w:rsidRPr="00EC055A">
              <w:rPr>
                <w:rFonts w:ascii="News Gothic GDB" w:eastAsiaTheme="minorEastAsia" w:hAnsi="News Gothic GDB" w:cstheme="minorBidi"/>
                <w:sz w:val="22"/>
                <w:szCs w:val="22"/>
                <w:lang w:val="en-GB" w:bidi="ar-SA"/>
              </w:rPr>
              <w:t>3</w:t>
            </w:r>
            <w:r w:rsidR="4169D984" w:rsidRPr="00EC055A">
              <w:rPr>
                <w:rFonts w:ascii="News Gothic GDB" w:eastAsiaTheme="minorEastAsia" w:hAnsi="News Gothic GDB" w:cstheme="minorBidi"/>
                <w:sz w:val="22"/>
                <w:szCs w:val="22"/>
                <w:lang w:val="en-GB" w:bidi="ar-SA"/>
              </w:rPr>
              <w:t>0.06.2025</w:t>
            </w:r>
            <w:r w:rsidR="6449E354" w:rsidRPr="00EC055A">
              <w:rPr>
                <w:rFonts w:ascii="News Gothic GDB" w:eastAsiaTheme="minorEastAsia" w:hAnsi="News Gothic GDB" w:cstheme="minorBidi"/>
                <w:sz w:val="22"/>
                <w:szCs w:val="22"/>
                <w:lang w:val="en-GB" w:bidi="ar-SA"/>
              </w:rPr>
              <w:t>.</w:t>
            </w:r>
            <w:r w:rsidR="6009C4FC" w:rsidRPr="00EC055A">
              <w:rPr>
                <w:rFonts w:ascii="News Gothic GDB" w:eastAsiaTheme="minorEastAsia" w:hAnsi="News Gothic GDB" w:cstheme="minorBidi"/>
                <w:sz w:val="22"/>
                <w:szCs w:val="22"/>
                <w:lang w:val="en-GB" w:bidi="ar-SA"/>
              </w:rPr>
              <w:t xml:space="preserve"> The only difference regarding the Privileged Account control requirements is that</w:t>
            </w:r>
            <w:r w:rsidR="2B3B3291" w:rsidRPr="00EC055A">
              <w:rPr>
                <w:rFonts w:ascii="News Gothic GDB" w:eastAsiaTheme="minorEastAsia" w:hAnsi="News Gothic GDB" w:cstheme="minorBidi"/>
                <w:sz w:val="22"/>
                <w:szCs w:val="22"/>
                <w:lang w:val="en-GB" w:bidi="ar-SA"/>
              </w:rPr>
              <w:t xml:space="preserve"> according to “Identity and Access Management Guideline (2LoD, Version 1.1)”;</w:t>
            </w:r>
            <w:r w:rsidR="5E829822" w:rsidRPr="00EC055A">
              <w:rPr>
                <w:rFonts w:ascii="News Gothic GDB" w:eastAsiaTheme="minorEastAsia" w:hAnsi="News Gothic GDB" w:cstheme="minorBidi"/>
                <w:sz w:val="22"/>
                <w:szCs w:val="22"/>
                <w:lang w:val="en-GB" w:bidi="ar-SA"/>
              </w:rPr>
              <w:t xml:space="preserve"> u</w:t>
            </w:r>
            <w:r w:rsidR="34DB321B" w:rsidRPr="00EC055A">
              <w:rPr>
                <w:rFonts w:ascii="News Gothic GDB" w:eastAsiaTheme="minorEastAsia" w:hAnsi="News Gothic GDB" w:cstheme="minorBidi"/>
                <w:sz w:val="22"/>
                <w:szCs w:val="22"/>
                <w:lang w:val="en-GB" w:bidi="ar-SA"/>
              </w:rPr>
              <w:t>ser access recertification must take place every 6 months for privileged access of all levels by the responsible Line Manager and respective Role Owners</w:t>
            </w:r>
            <w:r w:rsidR="3F3C95A9" w:rsidRPr="00EC055A">
              <w:rPr>
                <w:rFonts w:ascii="News Gothic GDB" w:eastAsiaTheme="minorEastAsia" w:hAnsi="News Gothic GDB" w:cstheme="minorBidi"/>
                <w:sz w:val="22"/>
                <w:szCs w:val="22"/>
                <w:lang w:val="en-GB" w:bidi="ar-SA"/>
              </w:rPr>
              <w:t>. However,</w:t>
            </w:r>
            <w:r w:rsidR="3F3C95A9" w:rsidRPr="00EC055A">
              <w:rPr>
                <w:rFonts w:ascii="News Gothic GDB" w:eastAsia="News Gothic GDB" w:hAnsi="News Gothic GDB" w:cs="News Gothic GDB"/>
                <w:sz w:val="22"/>
                <w:szCs w:val="22"/>
                <w:lang w:val="en-GB"/>
              </w:rPr>
              <w:t xml:space="preserve"> the </w:t>
            </w:r>
            <w:r w:rsidR="156428BC" w:rsidRPr="00EC055A">
              <w:rPr>
                <w:rFonts w:ascii="News Gothic GDB" w:eastAsia="News Gothic GDB" w:hAnsi="News Gothic GDB" w:cs="News Gothic GDB"/>
                <w:sz w:val="22"/>
                <w:szCs w:val="22"/>
                <w:lang w:val="en-GB"/>
              </w:rPr>
              <w:t>corresponding</w:t>
            </w:r>
            <w:r w:rsidR="3F3C95A9" w:rsidRPr="00EC055A">
              <w:rPr>
                <w:rFonts w:ascii="News Gothic GDB" w:eastAsia="News Gothic GDB" w:hAnsi="News Gothic GDB" w:cs="News Gothic GDB"/>
                <w:sz w:val="22"/>
                <w:szCs w:val="22"/>
                <w:lang w:val="en-GB"/>
              </w:rPr>
              <w:t xml:space="preserve"> control requirement is not </w:t>
            </w:r>
            <w:r w:rsidR="0E4EE9F8" w:rsidRPr="00EC055A">
              <w:rPr>
                <w:rFonts w:ascii="News Gothic GDB" w:eastAsia="News Gothic GDB" w:hAnsi="News Gothic GDB" w:cs="News Gothic GDB"/>
                <w:sz w:val="22"/>
                <w:szCs w:val="22"/>
                <w:lang w:val="en-GB"/>
              </w:rPr>
              <w:t>addressed</w:t>
            </w:r>
            <w:r w:rsidR="3F3C95A9" w:rsidRPr="00EC055A">
              <w:rPr>
                <w:rFonts w:ascii="News Gothic GDB" w:eastAsia="News Gothic GDB" w:hAnsi="News Gothic GDB" w:cs="News Gothic GDB"/>
                <w:sz w:val="22"/>
                <w:szCs w:val="22"/>
                <w:lang w:val="en-GB"/>
              </w:rPr>
              <w:t xml:space="preserve"> in the </w:t>
            </w:r>
            <w:r w:rsidR="00585931">
              <w:rPr>
                <w:rFonts w:ascii="News Gothic GDB" w:eastAsia="News Gothic GDB" w:hAnsi="News Gothic GDB" w:cs="News Gothic GDB"/>
                <w:sz w:val="22"/>
                <w:szCs w:val="22"/>
                <w:lang w:val="en-GB"/>
              </w:rPr>
              <w:t>-</w:t>
            </w:r>
          </w:p>
          <w:p w14:paraId="571F0CC8" w14:textId="6DC26DEA" w:rsidR="00145212" w:rsidRPr="00EC055A" w:rsidRDefault="3F3C95A9" w:rsidP="00585931">
            <w:pPr>
              <w:rPr>
                <w:rFonts w:ascii="News Gothic GDB" w:eastAsia="News Gothic GDB" w:hAnsi="News Gothic GDB" w:cs="News Gothic GDB"/>
                <w:sz w:val="22"/>
                <w:szCs w:val="22"/>
                <w:lang w:val="en-GB"/>
              </w:rPr>
            </w:pPr>
            <w:r w:rsidRPr="00EC055A">
              <w:rPr>
                <w:rFonts w:ascii="News Gothic GDB" w:eastAsia="News Gothic GDB" w:hAnsi="News Gothic GDB" w:cs="News Gothic GDB"/>
                <w:sz w:val="22"/>
                <w:szCs w:val="22"/>
                <w:lang w:val="en-GB"/>
              </w:rPr>
              <w:t>“</w:t>
            </w:r>
            <w:r w:rsidRPr="00EC055A">
              <w:rPr>
                <w:rFonts w:ascii="News Gothic GDB" w:eastAsia="News Gothic GDB" w:hAnsi="News Gothic GDB" w:cs="News Gothic GDB"/>
                <w:i/>
                <w:iCs/>
                <w:color w:val="000000" w:themeColor="text1"/>
                <w:sz w:val="22"/>
                <w:szCs w:val="22"/>
                <w:lang w:val="en-GB"/>
              </w:rPr>
              <w:t>Privileged Access Management Procedure (1LoD, Version: 1.0)”</w:t>
            </w:r>
            <w:r w:rsidR="00AF2829" w:rsidRPr="00EC055A">
              <w:rPr>
                <w:rFonts w:ascii="News Gothic GDB" w:eastAsia="SimSun" w:hAnsi="News Gothic GDB" w:cs="Arial"/>
                <w:color w:val="000000" w:themeColor="text1"/>
                <w:sz w:val="22"/>
                <w:szCs w:val="22"/>
                <w:lang w:val="en-GB"/>
              </w:rPr>
              <w:cr/>
            </w:r>
          </w:p>
          <w:p w14:paraId="68509CF3" w14:textId="54BEF420" w:rsidR="02943916" w:rsidRDefault="02943916" w:rsidP="00EC055A">
            <w:pPr>
              <w:rPr>
                <w:rFonts w:ascii="News Gothic GDB" w:eastAsia="News Gothic GDB" w:hAnsi="News Gothic GDB" w:cs="News Gothic GDB"/>
                <w:b/>
                <w:bCs/>
                <w:sz w:val="22"/>
                <w:szCs w:val="22"/>
                <w:lang w:bidi="ar-SA"/>
              </w:rPr>
            </w:pPr>
            <w:r w:rsidRPr="631C32C5">
              <w:rPr>
                <w:rFonts w:ascii="News Gothic GDB" w:eastAsia="News Gothic GDB" w:hAnsi="News Gothic GDB" w:cs="News Gothic GDB"/>
                <w:sz w:val="22"/>
                <w:szCs w:val="22"/>
                <w:lang w:bidi="ar-SA"/>
              </w:rPr>
              <w:t>No SII was communicated to IA.</w:t>
            </w:r>
          </w:p>
          <w:p w14:paraId="4D08B78F" w14:textId="45DFD811" w:rsidR="00BE5007" w:rsidRPr="00C3369B" w:rsidRDefault="6A4D6861" w:rsidP="00EC055A">
            <w:pPr>
              <w:rPr>
                <w:rFonts w:ascii="News Gothic GDB" w:eastAsia="News Gothic GDB" w:hAnsi="News Gothic GDB" w:cs="News Gothic GDB"/>
                <w:b/>
                <w:sz w:val="22"/>
                <w:szCs w:val="22"/>
                <w:highlight w:val="yellow"/>
                <w:lang w:bidi="ar-SA"/>
              </w:rPr>
            </w:pPr>
            <w:r w:rsidRPr="580A041A">
              <w:rPr>
                <w:rFonts w:ascii="News Gothic GDB" w:eastAsia="News Gothic GDB" w:hAnsi="News Gothic GDB" w:cs="News Gothic GDB"/>
                <w:sz w:val="22"/>
                <w:szCs w:val="22"/>
                <w:u w:val="single"/>
                <w:lang w:val="en-GB" w:bidi="ar-SA"/>
              </w:rPr>
              <w:t>Conclusion for RCA</w:t>
            </w:r>
            <w:r w:rsidRPr="631C32C5">
              <w:rPr>
                <w:rFonts w:ascii="News Gothic GDB" w:eastAsia="News Gothic GDB" w:hAnsi="News Gothic GDB" w:cs="News Gothic GDB"/>
                <w:sz w:val="22"/>
                <w:szCs w:val="22"/>
                <w:lang w:val="en-GB" w:bidi="ar-SA"/>
              </w:rPr>
              <w:t>:</w:t>
            </w:r>
            <w:r w:rsidR="73905081" w:rsidRPr="631C32C5">
              <w:rPr>
                <w:rFonts w:ascii="News Gothic GDB" w:eastAsia="News Gothic GDB" w:hAnsi="News Gothic GDB" w:cs="News Gothic GDB"/>
                <w:sz w:val="22"/>
                <w:szCs w:val="22"/>
                <w:lang w:val="en-GB" w:bidi="ar-SA"/>
              </w:rPr>
              <w:t xml:space="preserve"> </w:t>
            </w:r>
            <w:r w:rsidR="5C949169" w:rsidRPr="631C32C5">
              <w:rPr>
                <w:rFonts w:ascii="News Gothic GDB" w:eastAsia="News Gothic GDB" w:hAnsi="News Gothic GDB" w:cs="News Gothic GDB"/>
                <w:sz w:val="22"/>
                <w:szCs w:val="22"/>
                <w:lang w:bidi="ar-SA"/>
              </w:rPr>
              <w:t>No test to be added</w:t>
            </w:r>
            <w:r w:rsidR="1604649B" w:rsidRPr="631C32C5">
              <w:rPr>
                <w:rFonts w:ascii="News Gothic GDB" w:eastAsia="News Gothic GDB" w:hAnsi="News Gothic GDB" w:cs="News Gothic GDB"/>
                <w:sz w:val="22"/>
                <w:szCs w:val="22"/>
                <w:lang w:bidi="ar-SA"/>
              </w:rPr>
              <w:t xml:space="preserve"> to the RCA</w:t>
            </w:r>
            <w:r w:rsidR="5C949169" w:rsidRPr="631C32C5">
              <w:rPr>
                <w:rFonts w:ascii="News Gothic GDB" w:eastAsia="News Gothic GDB" w:hAnsi="News Gothic GDB" w:cs="News Gothic GDB"/>
                <w:sz w:val="22"/>
                <w:szCs w:val="22"/>
                <w:lang w:bidi="ar-SA"/>
              </w:rPr>
              <w:t>.</w:t>
            </w:r>
          </w:p>
        </w:tc>
      </w:tr>
      <w:tr w:rsidR="00BE5007" w:rsidRPr="00F27756" w14:paraId="0500AA0C" w14:textId="77777777" w:rsidTr="631CDB64">
        <w:tc>
          <w:tcPr>
            <w:tcW w:w="1620" w:type="dxa"/>
          </w:tcPr>
          <w:p w14:paraId="389A4710" w14:textId="77777777" w:rsidR="00BE5007" w:rsidRPr="00F27756" w:rsidRDefault="00BE5007" w:rsidP="0092566A">
            <w:pPr>
              <w:rPr>
                <w:rFonts w:ascii="News Gothic GDB" w:hAnsi="News Gothic GDB"/>
              </w:rPr>
            </w:pPr>
            <w:r w:rsidRPr="6ABC4B8F">
              <w:rPr>
                <w:rFonts w:ascii="News Gothic GDB" w:hAnsi="News Gothic GDB" w:cs="Arial"/>
                <w:sz w:val="22"/>
                <w:szCs w:val="22"/>
              </w:rPr>
              <w:lastRenderedPageBreak/>
              <w:t>Key business indicators</w:t>
            </w:r>
          </w:p>
        </w:tc>
        <w:tc>
          <w:tcPr>
            <w:tcW w:w="13110" w:type="dxa"/>
          </w:tcPr>
          <w:p w14:paraId="59D3BC15" w14:textId="362D2536" w:rsidR="00BE5007" w:rsidRPr="00BD07C3" w:rsidRDefault="5927442E" w:rsidP="082FA6B3">
            <w:pPr>
              <w:jc w:val="both"/>
              <w:rPr>
                <w:rFonts w:ascii="News Gothic GDB" w:eastAsia="News Gothic GDB" w:hAnsi="News Gothic GDB" w:cs="News Gothic GDB"/>
                <w:color w:val="000000" w:themeColor="text1"/>
                <w:sz w:val="22"/>
                <w:szCs w:val="22"/>
                <w:lang w:val="en-GB"/>
              </w:rPr>
            </w:pPr>
            <w:r w:rsidRPr="14F63C00">
              <w:rPr>
                <w:rFonts w:ascii="News Gothic GDB" w:eastAsia="News Gothic GDB" w:hAnsi="News Gothic GDB" w:cs="News Gothic GDB"/>
                <w:color w:val="000000" w:themeColor="text1"/>
                <w:sz w:val="22"/>
                <w:szCs w:val="22"/>
                <w:lang w:val="en-GB"/>
              </w:rPr>
              <w:t xml:space="preserve">According to </w:t>
            </w:r>
            <w:hyperlink r:id="rId62">
              <w:r w:rsidRPr="14F63C00">
                <w:rPr>
                  <w:rStyle w:val="Hyperlink"/>
                  <w:rFonts w:ascii="News Gothic GDB" w:eastAsia="News Gothic GDB" w:hAnsi="News Gothic GDB" w:cs="News Gothic GDB"/>
                  <w:sz w:val="22"/>
                  <w:szCs w:val="22"/>
                  <w:lang w:val="en-GB"/>
                </w:rPr>
                <w:t xml:space="preserve">Digital Security Committee KPIs report from </w:t>
              </w:r>
              <w:r w:rsidR="5A1B1226" w:rsidRPr="14F63C00">
                <w:rPr>
                  <w:rStyle w:val="Hyperlink"/>
                  <w:rFonts w:ascii="News Gothic GDB" w:eastAsia="News Gothic GDB" w:hAnsi="News Gothic GDB" w:cs="News Gothic GDB"/>
                  <w:sz w:val="22"/>
                  <w:szCs w:val="22"/>
                  <w:lang w:val="en-GB"/>
                </w:rPr>
                <w:t>August</w:t>
              </w:r>
              <w:r w:rsidRPr="14F63C00">
                <w:rPr>
                  <w:rStyle w:val="Hyperlink"/>
                  <w:rFonts w:ascii="News Gothic GDB" w:eastAsia="News Gothic GDB" w:hAnsi="News Gothic GDB" w:cs="News Gothic GDB"/>
                  <w:sz w:val="22"/>
                  <w:szCs w:val="22"/>
                  <w:lang w:val="en-GB"/>
                </w:rPr>
                <w:t xml:space="preserve"> 2025</w:t>
              </w:r>
            </w:hyperlink>
            <w:r w:rsidRPr="14F63C00">
              <w:rPr>
                <w:rFonts w:ascii="News Gothic GDB" w:eastAsia="News Gothic GDB" w:hAnsi="News Gothic GDB" w:cs="News Gothic GDB"/>
                <w:color w:val="000000" w:themeColor="text1"/>
                <w:sz w:val="22"/>
                <w:szCs w:val="22"/>
                <w:lang w:val="en-GB"/>
              </w:rPr>
              <w:t>:</w:t>
            </w:r>
          </w:p>
          <w:p w14:paraId="0D4B61ED" w14:textId="39D4C236" w:rsidR="00BE5007" w:rsidRPr="00BD07C3" w:rsidRDefault="5927442E" w:rsidP="082FA6B3">
            <w:pPr>
              <w:pStyle w:val="ListParagraph"/>
              <w:numPr>
                <w:ilvl w:val="0"/>
                <w:numId w:val="25"/>
              </w:numPr>
              <w:spacing w:before="0" w:after="0"/>
              <w:jc w:val="both"/>
              <w:rPr>
                <w:rFonts w:ascii="News Gothic GDB" w:eastAsia="News Gothic GDB" w:hAnsi="News Gothic GDB" w:cs="News Gothic GDB"/>
                <w:color w:val="000000" w:themeColor="text1"/>
                <w:lang w:val="en-GB"/>
              </w:rPr>
            </w:pPr>
            <w:r w:rsidRPr="082FA6B3">
              <w:rPr>
                <w:rFonts w:ascii="News Gothic GDB" w:eastAsia="News Gothic GDB" w:hAnsi="News Gothic GDB" w:cs="News Gothic GDB"/>
                <w:color w:val="000000" w:themeColor="text1"/>
                <w:lang w:val="en-GB"/>
              </w:rPr>
              <w:t xml:space="preserve">The scope of data extracts from SAP CMS to determine all IT assets in scope (i.e. all operational IT infrastructure assets in Production or Simulation environments) </w:t>
            </w:r>
            <w:r w:rsidRPr="080E0C9E">
              <w:rPr>
                <w:rFonts w:ascii="News Gothic GDB" w:eastAsia="News Gothic GDB" w:hAnsi="News Gothic GDB" w:cs="News Gothic GDB"/>
                <w:color w:val="000000" w:themeColor="text1"/>
                <w:lang w:val="en-GB"/>
              </w:rPr>
              <w:t>8</w:t>
            </w:r>
            <w:r w:rsidR="288D6329" w:rsidRPr="080E0C9E">
              <w:rPr>
                <w:rFonts w:ascii="News Gothic GDB" w:eastAsia="News Gothic GDB" w:hAnsi="News Gothic GDB" w:cs="News Gothic GDB"/>
                <w:color w:val="000000" w:themeColor="text1"/>
                <w:lang w:val="en-GB"/>
              </w:rPr>
              <w:t>2</w:t>
            </w:r>
            <w:r w:rsidRPr="082FA6B3">
              <w:rPr>
                <w:rFonts w:ascii="News Gothic GDB" w:eastAsia="News Gothic GDB" w:hAnsi="News Gothic GDB" w:cs="News Gothic GDB"/>
                <w:color w:val="000000" w:themeColor="text1"/>
                <w:lang w:val="en-GB"/>
              </w:rPr>
              <w:t xml:space="preserve">% of the assets were onboarded and </w:t>
            </w:r>
            <w:r w:rsidRPr="080E0C9E">
              <w:rPr>
                <w:rFonts w:ascii="News Gothic GDB" w:eastAsia="News Gothic GDB" w:hAnsi="News Gothic GDB" w:cs="News Gothic GDB"/>
                <w:color w:val="000000" w:themeColor="text1"/>
                <w:lang w:val="en-GB"/>
              </w:rPr>
              <w:t>8</w:t>
            </w:r>
            <w:r w:rsidR="413445D0" w:rsidRPr="080E0C9E">
              <w:rPr>
                <w:rFonts w:ascii="News Gothic GDB" w:eastAsia="News Gothic GDB" w:hAnsi="News Gothic GDB" w:cs="News Gothic GDB"/>
                <w:color w:val="000000" w:themeColor="text1"/>
                <w:lang w:val="en-GB"/>
              </w:rPr>
              <w:t>7</w:t>
            </w:r>
            <w:r w:rsidRPr="082FA6B3">
              <w:rPr>
                <w:rFonts w:ascii="News Gothic GDB" w:eastAsia="News Gothic GDB" w:hAnsi="News Gothic GDB" w:cs="News Gothic GDB"/>
                <w:color w:val="000000" w:themeColor="text1"/>
                <w:lang w:val="en-GB"/>
              </w:rPr>
              <w:t xml:space="preserve">% accounts were onboarded (page </w:t>
            </w:r>
            <w:r w:rsidRPr="17F9BE5D">
              <w:rPr>
                <w:rFonts w:ascii="News Gothic GDB" w:eastAsia="News Gothic GDB" w:hAnsi="News Gothic GDB" w:cs="News Gothic GDB"/>
                <w:color w:val="000000" w:themeColor="text1"/>
                <w:lang w:val="en-GB"/>
              </w:rPr>
              <w:t>7</w:t>
            </w:r>
            <w:r w:rsidR="2E587AF4" w:rsidRPr="17F9BE5D">
              <w:rPr>
                <w:rFonts w:ascii="News Gothic GDB" w:eastAsia="News Gothic GDB" w:hAnsi="News Gothic GDB" w:cs="News Gothic GDB"/>
                <w:color w:val="000000" w:themeColor="text1"/>
                <w:lang w:val="en-GB"/>
              </w:rPr>
              <w:t>8</w:t>
            </w:r>
            <w:r w:rsidRPr="082FA6B3">
              <w:rPr>
                <w:rFonts w:ascii="News Gothic GDB" w:eastAsia="News Gothic GDB" w:hAnsi="News Gothic GDB" w:cs="News Gothic GDB"/>
                <w:color w:val="000000" w:themeColor="text1"/>
                <w:lang w:val="en-GB"/>
              </w:rPr>
              <w:t>). For the yet not onboarded assets it is not clear how many accounts are privileged.</w:t>
            </w:r>
          </w:p>
          <w:p w14:paraId="57A9298F" w14:textId="4ED16783" w:rsidR="4953B71D" w:rsidRDefault="4953B71D" w:rsidP="4953B71D">
            <w:pPr>
              <w:jc w:val="both"/>
              <w:rPr>
                <w:rFonts w:ascii="News Gothic GDB" w:eastAsia="News Gothic GDB" w:hAnsi="News Gothic GDB" w:cs="News Gothic GDB"/>
                <w:color w:val="000000" w:themeColor="text1"/>
                <w:sz w:val="22"/>
                <w:szCs w:val="22"/>
                <w:lang w:val="en-GB"/>
              </w:rPr>
            </w:pPr>
          </w:p>
          <w:p w14:paraId="40170646" w14:textId="22B17698" w:rsidR="01CC1277" w:rsidRDefault="01CC1277" w:rsidP="4953B71D">
            <w:pPr>
              <w:jc w:val="both"/>
              <w:rPr>
                <w:rFonts w:ascii="News Gothic GDB" w:eastAsia="News Gothic GDB" w:hAnsi="News Gothic GDB" w:cs="News Gothic GDB"/>
                <w:color w:val="000000" w:themeColor="text1"/>
                <w:sz w:val="22"/>
                <w:szCs w:val="22"/>
                <w:lang w:val="en-GB"/>
              </w:rPr>
            </w:pPr>
            <w:r w:rsidRPr="4953B71D">
              <w:rPr>
                <w:rFonts w:ascii="News Gothic GDB" w:eastAsia="News Gothic GDB" w:hAnsi="News Gothic GDB" w:cs="News Gothic GDB"/>
                <w:color w:val="000000" w:themeColor="text1"/>
                <w:sz w:val="22"/>
                <w:szCs w:val="22"/>
                <w:lang w:val="en-GB"/>
              </w:rPr>
              <w:t>In the report, asset onboarding refers to PAI and account onboarding refers to CyberArk:</w:t>
            </w:r>
          </w:p>
          <w:p w14:paraId="2A4EF51E" w14:textId="7BFE2D5C" w:rsidR="01CC1277" w:rsidRPr="004C39B0" w:rsidRDefault="4F40F1AE" w:rsidP="00453FC4">
            <w:pPr>
              <w:jc w:val="both"/>
              <w:rPr>
                <w:rFonts w:ascii="News Gothic GDB" w:eastAsia="News Gothic GDB" w:hAnsi="News Gothic GDB" w:cs="News Gothic GDB"/>
                <w:sz w:val="22"/>
                <w:szCs w:val="22"/>
                <w:lang w:val="en-GB"/>
              </w:rPr>
            </w:pPr>
            <w:hyperlink r:id="rId63">
              <w:r w:rsidRPr="004C39B0">
                <w:rPr>
                  <w:rStyle w:val="Hyperlink"/>
                  <w:rFonts w:ascii="News Gothic GDB" w:eastAsia="News Gothic GDB" w:hAnsi="News Gothic GDB" w:cs="News Gothic GDB"/>
                  <w:sz w:val="22"/>
                  <w:szCs w:val="22"/>
                  <w:lang w:val="en-GB"/>
                </w:rPr>
                <w:t>Digital Security Committee KPIs April 2025</w:t>
              </w:r>
            </w:hyperlink>
            <w:r w:rsidR="00453FC4" w:rsidRPr="004C39B0">
              <w:rPr>
                <w:rFonts w:ascii="News Gothic GDB" w:hAnsi="News Gothic GDB"/>
                <w:sz w:val="22"/>
                <w:szCs w:val="22"/>
              </w:rPr>
              <w:t xml:space="preserve">, </w:t>
            </w:r>
            <w:hyperlink r:id="rId64">
              <w:r w:rsidRPr="004C39B0">
                <w:rPr>
                  <w:rStyle w:val="Hyperlink"/>
                  <w:rFonts w:ascii="News Gothic GDB" w:eastAsia="News Gothic GDB" w:hAnsi="News Gothic GDB" w:cs="News Gothic GDB"/>
                  <w:sz w:val="22"/>
                  <w:szCs w:val="22"/>
                  <w:lang w:val="en-GB"/>
                </w:rPr>
                <w:t>May 2025</w:t>
              </w:r>
            </w:hyperlink>
            <w:r w:rsidR="00453FC4" w:rsidRPr="004C39B0">
              <w:rPr>
                <w:rFonts w:ascii="News Gothic GDB" w:hAnsi="News Gothic GDB"/>
                <w:sz w:val="22"/>
                <w:szCs w:val="22"/>
              </w:rPr>
              <w:t xml:space="preserve">, </w:t>
            </w:r>
            <w:hyperlink r:id="rId65">
              <w:r w:rsidRPr="004C39B0">
                <w:rPr>
                  <w:rStyle w:val="Hyperlink"/>
                  <w:rFonts w:ascii="News Gothic GDB" w:eastAsia="News Gothic GDB" w:hAnsi="News Gothic GDB" w:cs="News Gothic GDB"/>
                  <w:sz w:val="22"/>
                  <w:szCs w:val="22"/>
                  <w:lang w:val="en-GB"/>
                </w:rPr>
                <w:t>June 2025</w:t>
              </w:r>
            </w:hyperlink>
            <w:r w:rsidR="00453FC4" w:rsidRPr="004C39B0">
              <w:rPr>
                <w:rFonts w:ascii="News Gothic GDB" w:hAnsi="News Gothic GDB"/>
                <w:sz w:val="22"/>
                <w:szCs w:val="22"/>
              </w:rPr>
              <w:t xml:space="preserve">, </w:t>
            </w:r>
            <w:hyperlink r:id="rId66">
              <w:r w:rsidRPr="004C39B0">
                <w:rPr>
                  <w:rStyle w:val="Hyperlink"/>
                  <w:rFonts w:ascii="News Gothic GDB" w:eastAsia="News Gothic GDB" w:hAnsi="News Gothic GDB" w:cs="News Gothic GDB"/>
                  <w:sz w:val="22"/>
                  <w:szCs w:val="22"/>
                  <w:lang w:val="en-GB"/>
                </w:rPr>
                <w:t>August 2025</w:t>
              </w:r>
            </w:hyperlink>
          </w:p>
          <w:p w14:paraId="4E0D9249" w14:textId="4AAE5AEF" w:rsidR="3A52C729" w:rsidRDefault="3A52C729" w:rsidP="4953B71D">
            <w:pPr>
              <w:jc w:val="both"/>
              <w:rPr>
                <w:rFonts w:ascii="News Gothic GDB" w:eastAsia="News Gothic GDB" w:hAnsi="News Gothic GDB" w:cs="News Gothic GDB"/>
                <w:sz w:val="22"/>
                <w:szCs w:val="22"/>
                <w:lang w:val="en-GB"/>
              </w:rPr>
            </w:pPr>
            <w:r w:rsidRPr="4953B71D">
              <w:rPr>
                <w:rFonts w:ascii="News Gothic GDB" w:eastAsia="News Gothic GDB" w:hAnsi="News Gothic GDB" w:cs="News Gothic GDB"/>
                <w:sz w:val="22"/>
                <w:szCs w:val="22"/>
                <w:lang w:val="en-GB"/>
              </w:rPr>
              <w:t>Note: The DSC KPI report was not prepared in July,2025 cycle due to the holiday period.</w:t>
            </w:r>
          </w:p>
          <w:p w14:paraId="6E8A624E" w14:textId="6C9ED068" w:rsidR="3A52C729" w:rsidRPr="004C39B0" w:rsidRDefault="3A52C729" w:rsidP="002E003B">
            <w:pPr>
              <w:pStyle w:val="ListParagraph"/>
              <w:numPr>
                <w:ilvl w:val="0"/>
                <w:numId w:val="11"/>
              </w:numPr>
              <w:ind w:left="166" w:hanging="166"/>
              <w:jc w:val="both"/>
              <w:rPr>
                <w:rFonts w:ascii="News Gothic GDB" w:hAnsi="News Gothic GDB" w:cs="Arial"/>
                <w:color w:val="000000" w:themeColor="text1"/>
              </w:rPr>
            </w:pPr>
            <w:r w:rsidRPr="004C39B0">
              <w:rPr>
                <w:rFonts w:ascii="News Gothic GDB" w:hAnsi="News Gothic GDB" w:cs="Arial"/>
                <w:color w:val="000000" w:themeColor="text1"/>
              </w:rPr>
              <w:t>77.0% Assets onboarded; 86,0% Accounts of the assets onboarded</w:t>
            </w:r>
          </w:p>
          <w:p w14:paraId="20979E04" w14:textId="366A50E3" w:rsidR="3A52C729" w:rsidRPr="004C39B0" w:rsidRDefault="3A52C729" w:rsidP="002E003B">
            <w:pPr>
              <w:pStyle w:val="ListParagraph"/>
              <w:numPr>
                <w:ilvl w:val="0"/>
                <w:numId w:val="11"/>
              </w:numPr>
              <w:ind w:left="166" w:hanging="166"/>
              <w:jc w:val="both"/>
              <w:rPr>
                <w:rFonts w:ascii="News Gothic GDB" w:hAnsi="News Gothic GDB" w:cs="Arial"/>
                <w:color w:val="000000" w:themeColor="text1"/>
              </w:rPr>
            </w:pPr>
            <w:r w:rsidRPr="004C39B0">
              <w:rPr>
                <w:rFonts w:ascii="News Gothic GDB" w:hAnsi="News Gothic GDB" w:cs="Arial"/>
                <w:color w:val="000000" w:themeColor="text1"/>
              </w:rPr>
              <w:t>81.0% Assets onboarded; 89.0% Accounts of the assets onboarded</w:t>
            </w:r>
          </w:p>
          <w:p w14:paraId="362F06F2" w14:textId="36B939DB" w:rsidR="3A52C729" w:rsidRPr="004C39B0" w:rsidRDefault="3A52C729" w:rsidP="002E003B">
            <w:pPr>
              <w:pStyle w:val="ListParagraph"/>
              <w:numPr>
                <w:ilvl w:val="0"/>
                <w:numId w:val="11"/>
              </w:numPr>
              <w:ind w:left="166" w:hanging="166"/>
              <w:jc w:val="both"/>
              <w:rPr>
                <w:rFonts w:ascii="News Gothic GDB" w:hAnsi="News Gothic GDB" w:cs="Arial"/>
                <w:color w:val="000000" w:themeColor="text1"/>
              </w:rPr>
            </w:pPr>
            <w:r w:rsidRPr="004C39B0">
              <w:rPr>
                <w:rFonts w:ascii="News Gothic GDB" w:hAnsi="News Gothic GDB" w:cs="Arial"/>
                <w:color w:val="000000" w:themeColor="text1"/>
              </w:rPr>
              <w:t>87,0% Assets onboarded; 79,0% Accounts of the assets onboarded</w:t>
            </w:r>
          </w:p>
          <w:p w14:paraId="41595521" w14:textId="0FD1BBE1" w:rsidR="3A52C729" w:rsidRPr="004C39B0" w:rsidRDefault="3A52C729" w:rsidP="002E003B">
            <w:pPr>
              <w:pStyle w:val="ListParagraph"/>
              <w:numPr>
                <w:ilvl w:val="0"/>
                <w:numId w:val="11"/>
              </w:numPr>
              <w:ind w:left="166" w:hanging="166"/>
              <w:jc w:val="both"/>
              <w:rPr>
                <w:rFonts w:ascii="News Gothic GDB" w:hAnsi="News Gothic GDB" w:cs="Arial"/>
                <w:color w:val="000000" w:themeColor="text1"/>
              </w:rPr>
            </w:pPr>
            <w:r w:rsidRPr="004C39B0">
              <w:rPr>
                <w:rFonts w:ascii="News Gothic GDB" w:hAnsi="News Gothic GDB" w:cs="Arial"/>
                <w:color w:val="000000" w:themeColor="text1"/>
              </w:rPr>
              <w:t>82.0% Assets onboarded; 87,0% Accounts of the assets onboarded</w:t>
            </w:r>
          </w:p>
          <w:p w14:paraId="37F6D39D" w14:textId="4A8ECB21" w:rsidR="4953B71D" w:rsidRPr="004C39B0" w:rsidRDefault="4953B71D" w:rsidP="4953B71D">
            <w:pPr>
              <w:jc w:val="both"/>
              <w:rPr>
                <w:rFonts w:ascii="News Gothic GDB" w:hAnsi="News Gothic GDB"/>
                <w:sz w:val="22"/>
                <w:szCs w:val="22"/>
                <w:lang w:val="en-GB"/>
              </w:rPr>
            </w:pPr>
          </w:p>
          <w:p w14:paraId="2D075D9A" w14:textId="710B8C62" w:rsidR="01CC1277" w:rsidRDefault="01CC1277" w:rsidP="631CDB64">
            <w:pPr>
              <w:jc w:val="both"/>
              <w:rPr>
                <w:rFonts w:ascii="News Gothic GDB" w:eastAsia="News Gothic GDB" w:hAnsi="News Gothic GDB" w:cs="News Gothic GDB"/>
                <w:color w:val="000000" w:themeColor="text1"/>
                <w:sz w:val="22"/>
                <w:szCs w:val="22"/>
                <w:highlight w:val="yellow"/>
                <w:lang w:val="en-GB"/>
              </w:rPr>
            </w:pPr>
            <w:r w:rsidRPr="631CDB64">
              <w:rPr>
                <w:rFonts w:ascii="News Gothic GDB" w:eastAsia="News Gothic GDB" w:hAnsi="News Gothic GDB" w:cs="News Gothic GDB"/>
                <w:color w:val="000000" w:themeColor="text1"/>
                <w:sz w:val="22"/>
                <w:szCs w:val="22"/>
                <w:lang w:val="en-GB"/>
              </w:rPr>
              <w:t>Numbers are constantly increasing apart from the decrease in June for the privileged accounts onboarded to CyberArk and the decrease in assets onboarded to Privileged Asset Inventory in August</w:t>
            </w:r>
            <w:r w:rsidRPr="004C39B0">
              <w:rPr>
                <w:rFonts w:ascii="News Gothic GDB" w:eastAsia="SimSun" w:hAnsi="News Gothic GDB" w:cs="Arial"/>
                <w:color w:val="000000" w:themeColor="text1"/>
                <w:sz w:val="22"/>
                <w:szCs w:val="22"/>
                <w:lang w:val="en-GB"/>
              </w:rPr>
              <w:t>.</w:t>
            </w:r>
            <w:r w:rsidRPr="004C39B0">
              <w:rPr>
                <w:rFonts w:ascii="News Gothic GDB" w:eastAsia="News Gothic GDB" w:hAnsi="News Gothic GDB" w:cs="News Gothic GDB"/>
                <w:color w:val="000000" w:themeColor="text1"/>
                <w:sz w:val="22"/>
                <w:szCs w:val="22"/>
                <w:lang w:val="en-GB"/>
              </w:rPr>
              <w:t xml:space="preserve"> The onboarding process has a moving target as assets are set up and decommissioned on a regular basis.</w:t>
            </w:r>
            <w:r w:rsidRPr="631CDB64">
              <w:rPr>
                <w:rFonts w:ascii="News Gothic GDB" w:eastAsia="News Gothic GDB" w:hAnsi="News Gothic GDB" w:cs="News Gothic GDB"/>
                <w:color w:val="000000" w:themeColor="text1"/>
                <w:sz w:val="22"/>
                <w:szCs w:val="22"/>
                <w:lang w:val="en-GB"/>
              </w:rPr>
              <w:t xml:space="preserve"> </w:t>
            </w:r>
            <w:r w:rsidRPr="004C39B0">
              <w:rPr>
                <w:rFonts w:ascii="News Gothic GDB" w:eastAsia="News Gothic GDB" w:hAnsi="News Gothic GDB" w:cs="News Gothic GDB"/>
                <w:color w:val="000000" w:themeColor="text1"/>
                <w:sz w:val="22"/>
                <w:szCs w:val="22"/>
                <w:lang w:val="en-GB"/>
              </w:rPr>
              <w:t>More details are provided in the Account inventory report</w:t>
            </w:r>
            <w:r w:rsidRPr="004C39B0">
              <w:rPr>
                <w:rFonts w:ascii="News Gothic GDB" w:eastAsia="SimSun" w:hAnsi="News Gothic GDB" w:cs="Arial"/>
                <w:color w:val="000000" w:themeColor="text1"/>
                <w:sz w:val="22"/>
                <w:szCs w:val="22"/>
                <w:lang w:val="en-GB"/>
              </w:rPr>
              <w:t xml:space="preserve"> </w:t>
            </w:r>
            <w:r w:rsidRPr="004C39B0">
              <w:rPr>
                <w:rFonts w:ascii="News Gothic GDB" w:eastAsia="News Gothic GDB" w:hAnsi="News Gothic GDB" w:cs="News Gothic GDB"/>
                <w:color w:val="000000" w:themeColor="text1"/>
                <w:sz w:val="22"/>
                <w:szCs w:val="22"/>
                <w:lang w:val="en-GB"/>
              </w:rPr>
              <w:t>(</w:t>
            </w:r>
            <w:hyperlink r:id="rId67">
              <w:r w:rsidRPr="004C39B0">
                <w:rPr>
                  <w:rStyle w:val="Hyperlink"/>
                  <w:rFonts w:ascii="News Gothic GDB" w:eastAsia="News Gothic GDB" w:hAnsi="News Gothic GDB" w:cs="News Gothic GDB"/>
                  <w:sz w:val="22"/>
                  <w:szCs w:val="22"/>
                  <w:lang w:val="en-GB"/>
                </w:rPr>
                <w:t>example</w:t>
              </w:r>
            </w:hyperlink>
            <w:r w:rsidRPr="004C39B0">
              <w:rPr>
                <w:rFonts w:ascii="News Gothic GDB" w:eastAsia="News Gothic GDB" w:hAnsi="News Gothic GDB" w:cs="News Gothic GDB"/>
                <w:color w:val="000000" w:themeColor="text1"/>
                <w:sz w:val="22"/>
                <w:szCs w:val="22"/>
                <w:lang w:val="en-GB"/>
              </w:rPr>
              <w:t>) and the PAM Coverage Report (</w:t>
            </w:r>
            <w:hyperlink r:id="rId68">
              <w:r w:rsidRPr="004C39B0">
                <w:rPr>
                  <w:rStyle w:val="Hyperlink"/>
                  <w:rFonts w:ascii="News Gothic GDB" w:eastAsia="News Gothic GDB" w:hAnsi="News Gothic GDB" w:cs="News Gothic GDB"/>
                  <w:sz w:val="22"/>
                  <w:szCs w:val="22"/>
                  <w:lang w:val="en-GB"/>
                </w:rPr>
                <w:t>example</w:t>
              </w:r>
            </w:hyperlink>
            <w:r w:rsidRPr="004C39B0">
              <w:rPr>
                <w:rFonts w:ascii="News Gothic GDB" w:eastAsia="News Gothic GDB" w:hAnsi="News Gothic GDB" w:cs="News Gothic GDB"/>
                <w:color w:val="000000" w:themeColor="text1"/>
                <w:sz w:val="22"/>
                <w:szCs w:val="22"/>
                <w:lang w:val="en-GB"/>
              </w:rPr>
              <w:t>).</w:t>
            </w:r>
          </w:p>
          <w:p w14:paraId="68ED39EB" w14:textId="291DF80A" w:rsidR="4953B71D" w:rsidRDefault="4953B71D" w:rsidP="4953B71D">
            <w:pPr>
              <w:pStyle w:val="ListParagraph"/>
              <w:spacing w:before="0" w:after="0"/>
              <w:jc w:val="both"/>
              <w:rPr>
                <w:rFonts w:ascii="News Gothic GDB" w:eastAsia="News Gothic GDB" w:hAnsi="News Gothic GDB" w:cs="News Gothic GDB"/>
                <w:color w:val="000000" w:themeColor="text1"/>
                <w:sz w:val="24"/>
                <w:szCs w:val="24"/>
                <w:lang w:val="en-GB"/>
              </w:rPr>
            </w:pPr>
          </w:p>
          <w:p w14:paraId="279C2EBC" w14:textId="1C5B6CCE" w:rsidR="00BE5007" w:rsidRPr="00BD07C3" w:rsidRDefault="5927442E" w:rsidP="082FA6B3">
            <w:pPr>
              <w:pStyle w:val="ListParagraph"/>
              <w:numPr>
                <w:ilvl w:val="0"/>
                <w:numId w:val="25"/>
              </w:numPr>
              <w:spacing w:before="0" w:after="0"/>
              <w:jc w:val="both"/>
              <w:rPr>
                <w:rFonts w:ascii="News Gothic GDB" w:eastAsia="News Gothic GDB" w:hAnsi="News Gothic GDB" w:cs="News Gothic GDB"/>
                <w:color w:val="000000" w:themeColor="text1"/>
                <w:sz w:val="24"/>
                <w:szCs w:val="24"/>
                <w:lang w:val="en-GB"/>
              </w:rPr>
            </w:pPr>
            <w:r w:rsidRPr="2D836D5C">
              <w:rPr>
                <w:rFonts w:ascii="News Gothic GDB" w:eastAsia="News Gothic GDB" w:hAnsi="News Gothic GDB" w:cs="News Gothic GDB"/>
                <w:color w:val="000000" w:themeColor="text1"/>
                <w:lang w:val="en-GB"/>
              </w:rPr>
              <w:t xml:space="preserve">For onboarded accounts, </w:t>
            </w:r>
            <w:r w:rsidR="4B8FB9A6" w:rsidRPr="47A3A9A7">
              <w:rPr>
                <w:rFonts w:ascii="News Gothic GDB" w:eastAsia="News Gothic GDB" w:hAnsi="News Gothic GDB" w:cs="News Gothic GDB"/>
                <w:color w:val="000000" w:themeColor="text1"/>
                <w:lang w:val="en-GB"/>
              </w:rPr>
              <w:t>43</w:t>
            </w:r>
            <w:r w:rsidRPr="2D836D5C">
              <w:rPr>
                <w:rFonts w:ascii="News Gothic GDB" w:eastAsia="News Gothic GDB" w:hAnsi="News Gothic GDB" w:cs="News Gothic GDB"/>
                <w:color w:val="000000" w:themeColor="text1"/>
                <w:lang w:val="en-GB"/>
              </w:rPr>
              <w:t>% of privileged accounts fulfil all required controls or excepted. (The excepted accounts are justified with a valid and approved risk.)</w:t>
            </w:r>
            <w:r w:rsidR="1A71E530" w:rsidRPr="2D836D5C">
              <w:rPr>
                <w:rFonts w:ascii="News Gothic GDB" w:eastAsia="News Gothic GDB" w:hAnsi="News Gothic GDB" w:cs="News Gothic GDB"/>
                <w:color w:val="000000" w:themeColor="text1"/>
                <w:lang w:val="en-GB"/>
              </w:rPr>
              <w:t xml:space="preserve"> In previous months, </w:t>
            </w:r>
            <w:r w:rsidR="32423EC9" w:rsidRPr="2D836D5C">
              <w:rPr>
                <w:rFonts w:ascii="News Gothic GDB" w:eastAsia="News Gothic GDB" w:hAnsi="News Gothic GDB" w:cs="News Gothic GDB"/>
                <w:lang w:val="en-GB"/>
              </w:rPr>
              <w:t xml:space="preserve">the </w:t>
            </w:r>
            <w:r w:rsidR="32423EC9" w:rsidRPr="2D836D5C">
              <w:rPr>
                <w:rFonts w:ascii="News Gothic GDB" w:eastAsia="News Gothic GDB" w:hAnsi="News Gothic GDB" w:cs="News Gothic GDB"/>
                <w:b/>
                <w:bCs/>
                <w:lang w:val="en-GB"/>
              </w:rPr>
              <w:t>fulfilment rate</w:t>
            </w:r>
            <w:r w:rsidR="32423EC9" w:rsidRPr="2D836D5C">
              <w:rPr>
                <w:rFonts w:ascii="News Gothic GDB" w:eastAsia="News Gothic GDB" w:hAnsi="News Gothic GDB" w:cs="News Gothic GDB"/>
                <w:lang w:val="en-GB"/>
              </w:rPr>
              <w:t xml:space="preserve"> of required controls</w:t>
            </w:r>
            <w:r w:rsidR="1A71E530" w:rsidRPr="2D836D5C">
              <w:rPr>
                <w:rFonts w:ascii="News Gothic GDB" w:eastAsia="News Gothic GDB" w:hAnsi="News Gothic GDB" w:cs="News Gothic GDB"/>
                <w:color w:val="000000" w:themeColor="text1"/>
                <w:lang w:val="en-GB"/>
              </w:rPr>
              <w:t xml:space="preserve"> was </w:t>
            </w:r>
            <w:r w:rsidR="10C56995" w:rsidRPr="2D836D5C">
              <w:rPr>
                <w:rFonts w:ascii="News Gothic GDB" w:eastAsia="News Gothic GDB" w:hAnsi="News Gothic GDB" w:cs="News Gothic GDB"/>
                <w:color w:val="000000" w:themeColor="text1"/>
                <w:lang w:val="en-GB"/>
              </w:rPr>
              <w:t>54% (</w:t>
            </w:r>
            <w:r w:rsidR="15A1E0B3" w:rsidRPr="2D836D5C">
              <w:rPr>
                <w:rFonts w:ascii="News Gothic GDB" w:eastAsia="News Gothic GDB" w:hAnsi="News Gothic GDB" w:cs="News Gothic GDB"/>
                <w:color w:val="000000" w:themeColor="text1"/>
                <w:lang w:val="en-GB"/>
              </w:rPr>
              <w:t xml:space="preserve">May 2025) </w:t>
            </w:r>
            <w:r w:rsidR="10C56995" w:rsidRPr="2D836D5C">
              <w:rPr>
                <w:rFonts w:ascii="News Gothic GDB" w:eastAsia="News Gothic GDB" w:hAnsi="News Gothic GDB" w:cs="News Gothic GDB"/>
                <w:color w:val="000000" w:themeColor="text1"/>
                <w:lang w:val="en-GB"/>
              </w:rPr>
              <w:t xml:space="preserve">and </w:t>
            </w:r>
            <w:r w:rsidR="424BC2D9" w:rsidRPr="47A3A9A7">
              <w:rPr>
                <w:rFonts w:ascii="News Gothic GDB" w:eastAsia="News Gothic GDB" w:hAnsi="News Gothic GDB" w:cs="News Gothic GDB"/>
                <w:color w:val="000000" w:themeColor="text1"/>
                <w:lang w:val="en-GB"/>
              </w:rPr>
              <w:t>56</w:t>
            </w:r>
            <w:r w:rsidR="30A4F203" w:rsidRPr="47A3A9A7">
              <w:rPr>
                <w:rFonts w:ascii="News Gothic GDB" w:eastAsia="News Gothic GDB" w:hAnsi="News Gothic GDB" w:cs="News Gothic GDB"/>
                <w:color w:val="000000" w:themeColor="text1"/>
                <w:lang w:val="en-GB"/>
              </w:rPr>
              <w:t>% (</w:t>
            </w:r>
            <w:r w:rsidR="3480181F" w:rsidRPr="47A3A9A7">
              <w:rPr>
                <w:rFonts w:ascii="News Gothic GDB" w:eastAsia="News Gothic GDB" w:hAnsi="News Gothic GDB" w:cs="News Gothic GDB"/>
                <w:color w:val="000000" w:themeColor="text1"/>
                <w:lang w:val="en-GB"/>
              </w:rPr>
              <w:t>June</w:t>
            </w:r>
            <w:r w:rsidR="10C56995" w:rsidRPr="2D836D5C">
              <w:rPr>
                <w:rFonts w:ascii="News Gothic GDB" w:eastAsia="News Gothic GDB" w:hAnsi="News Gothic GDB" w:cs="News Gothic GDB"/>
                <w:color w:val="000000" w:themeColor="text1"/>
                <w:lang w:val="en-GB"/>
              </w:rPr>
              <w:t xml:space="preserve"> 2025)</w:t>
            </w:r>
          </w:p>
          <w:p w14:paraId="6C7464C6" w14:textId="0790C557" w:rsidR="630BAB54" w:rsidRDefault="0B15F26F" w:rsidP="513731A0">
            <w:pPr>
              <w:jc w:val="both"/>
              <w:rPr>
                <w:rFonts w:ascii="News Gothic GDB" w:eastAsia="News Gothic GDB" w:hAnsi="News Gothic GDB" w:cs="News Gothic GDB"/>
                <w:color w:val="000000" w:themeColor="text1"/>
                <w:sz w:val="22"/>
                <w:szCs w:val="22"/>
                <w:lang w:val="en-GB"/>
              </w:rPr>
            </w:pPr>
            <w:r w:rsidRPr="75A0BA3F">
              <w:rPr>
                <w:rFonts w:ascii="News Gothic GDB" w:eastAsia="News Gothic GDB" w:hAnsi="News Gothic GDB" w:cs="News Gothic GDB"/>
                <w:color w:val="000000" w:themeColor="text1"/>
                <w:sz w:val="22"/>
                <w:szCs w:val="22"/>
                <w:lang w:val="en-GB"/>
              </w:rPr>
              <w:t>According to</w:t>
            </w:r>
            <w:r w:rsidRPr="75A0BA3F">
              <w:rPr>
                <w:rFonts w:ascii="News Gothic GDB" w:eastAsia="News Gothic GDB" w:hAnsi="News Gothic GDB" w:cs="News Gothic GDB"/>
                <w:color w:val="000000" w:themeColor="text1"/>
                <w:lang w:val="en-GB"/>
              </w:rPr>
              <w:t xml:space="preserve"> </w:t>
            </w:r>
            <w:hyperlink r:id="rId69">
              <w:r w:rsidRPr="75A0BA3F">
                <w:rPr>
                  <w:rStyle w:val="Hyperlink"/>
                  <w:rFonts w:ascii="News Gothic GDB" w:eastAsia="News Gothic GDB" w:hAnsi="News Gothic GDB" w:cs="News Gothic GDB"/>
                  <w:sz w:val="22"/>
                  <w:szCs w:val="22"/>
                  <w:lang w:val="en-GB"/>
                </w:rPr>
                <w:t>202508_D</w:t>
              </w:r>
              <w:r w:rsidR="36F32D0E" w:rsidRPr="75A0BA3F">
                <w:rPr>
                  <w:rStyle w:val="Hyperlink"/>
                  <w:rFonts w:ascii="News Gothic GDB" w:eastAsia="News Gothic GDB" w:hAnsi="News Gothic GDB" w:cs="News Gothic GDB"/>
                  <w:lang w:val="en-GB"/>
                </w:rPr>
                <w:t>igital Security Committee Report</w:t>
              </w:r>
              <w:r w:rsidRPr="75A0BA3F">
                <w:rPr>
                  <w:rStyle w:val="Hyperlink"/>
                  <w:rFonts w:ascii="News Gothic GDB" w:eastAsia="News Gothic GDB" w:hAnsi="News Gothic GDB" w:cs="News Gothic GDB"/>
                  <w:lang w:val="en-GB"/>
                </w:rPr>
                <w:t>.pdf</w:t>
              </w:r>
            </w:hyperlink>
            <w:r w:rsidR="33BE03B6" w:rsidRPr="75A0BA3F">
              <w:rPr>
                <w:rFonts w:ascii="News Gothic GDB" w:eastAsia="News Gothic GDB" w:hAnsi="News Gothic GDB" w:cs="News Gothic GDB"/>
                <w:color w:val="000000" w:themeColor="text1"/>
                <w:sz w:val="22"/>
                <w:szCs w:val="22"/>
                <w:lang w:val="en-GB"/>
              </w:rPr>
              <w:t xml:space="preserve"> :</w:t>
            </w:r>
          </w:p>
          <w:p w14:paraId="75A0F275" w14:textId="25939ED4" w:rsidR="09F03BB3" w:rsidRDefault="44C36CAC" w:rsidP="004C39B0">
            <w:pPr>
              <w:pStyle w:val="ListParagraph"/>
              <w:numPr>
                <w:ilvl w:val="0"/>
                <w:numId w:val="25"/>
              </w:numPr>
              <w:spacing w:before="0" w:after="0"/>
              <w:jc w:val="both"/>
              <w:rPr>
                <w:rFonts w:ascii="News Gothic GDB" w:eastAsia="News Gothic GDB" w:hAnsi="News Gothic GDB" w:cs="News Gothic GDB"/>
                <w:lang w:val="en-GB"/>
              </w:rPr>
            </w:pPr>
            <w:r w:rsidRPr="75A0BA3F">
              <w:rPr>
                <w:rFonts w:ascii="News Gothic GDB" w:eastAsia="News Gothic GDB" w:hAnsi="News Gothic GDB" w:cs="News Gothic GDB"/>
                <w:b/>
                <w:lang w:val="en-GB"/>
              </w:rPr>
              <w:t xml:space="preserve">Compliance with privileged session length requirements for Tier 0 accounts has remained consistent at 40% as of </w:t>
            </w:r>
            <w:proofErr w:type="gramStart"/>
            <w:r w:rsidRPr="75A0BA3F">
              <w:rPr>
                <w:rFonts w:ascii="News Gothic GDB" w:eastAsia="News Gothic GDB" w:hAnsi="News Gothic GDB" w:cs="News Gothic GDB"/>
                <w:b/>
                <w:lang w:val="en-GB"/>
              </w:rPr>
              <w:t>August,</w:t>
            </w:r>
            <w:proofErr w:type="gramEnd"/>
            <w:r w:rsidRPr="75A0BA3F">
              <w:rPr>
                <w:rFonts w:ascii="News Gothic GDB" w:eastAsia="News Gothic GDB" w:hAnsi="News Gothic GDB" w:cs="News Gothic GDB"/>
                <w:b/>
                <w:bCs/>
                <w:lang w:val="en-GB"/>
              </w:rPr>
              <w:t xml:space="preserve"> 2025, following a stable trend throughout the year (January–August: 38%, 43%, 40%, 38%, 42%, 40%, 40%, 40%)."</w:t>
            </w:r>
            <w:r w:rsidRPr="75A0BA3F">
              <w:rPr>
                <w:rFonts w:ascii="News Gothic GDB" w:eastAsia="News Gothic GDB" w:hAnsi="News Gothic GDB" w:cs="News Gothic GDB"/>
                <w:lang w:val="en-GB"/>
              </w:rPr>
              <w:t xml:space="preserve"> </w:t>
            </w:r>
            <w:r w:rsidR="276DCD2E" w:rsidRPr="75A0BA3F">
              <w:rPr>
                <w:rFonts w:ascii="News Gothic GDB" w:eastAsia="News Gothic GDB" w:hAnsi="News Gothic GDB" w:cs="News Gothic GDB"/>
                <w:b/>
                <w:bCs/>
                <w:lang w:val="en-GB"/>
              </w:rPr>
              <w:t>and</w:t>
            </w:r>
            <w:r w:rsidR="7C032186" w:rsidRPr="75A0BA3F">
              <w:rPr>
                <w:rFonts w:ascii="News Gothic GDB" w:eastAsia="News Gothic GDB" w:hAnsi="News Gothic GDB" w:cs="News Gothic GDB"/>
                <w:lang w:val="en-GB"/>
              </w:rPr>
              <w:t xml:space="preserve"> </w:t>
            </w:r>
            <w:r w:rsidR="7C032186" w:rsidRPr="75A0BA3F">
              <w:rPr>
                <w:rFonts w:ascii="News Gothic GDB" w:eastAsia="News Gothic GDB" w:hAnsi="News Gothic GDB" w:cs="News Gothic GDB"/>
                <w:b/>
                <w:bCs/>
                <w:lang w:val="en-GB"/>
              </w:rPr>
              <w:t>60% for T1</w:t>
            </w:r>
            <w:r w:rsidR="7C032186" w:rsidRPr="75A0BA3F">
              <w:rPr>
                <w:rFonts w:ascii="News Gothic GDB" w:eastAsia="News Gothic GDB" w:hAnsi="News Gothic GDB" w:cs="News Gothic GDB"/>
                <w:lang w:val="en-GB"/>
              </w:rPr>
              <w:t xml:space="preserve"> privileged accounts</w:t>
            </w:r>
            <w:r w:rsidR="157DEC68" w:rsidRPr="75A0BA3F">
              <w:rPr>
                <w:rFonts w:ascii="News Gothic GDB" w:eastAsia="News Gothic GDB" w:hAnsi="News Gothic GDB" w:cs="News Gothic GDB"/>
                <w:lang w:val="en-GB"/>
              </w:rPr>
              <w:t xml:space="preserve"> (56%, 60%, 63%, 58%, 57%, 56%, 56%, 58%)</w:t>
            </w:r>
            <w:r w:rsidR="7C032186" w:rsidRPr="75A0BA3F">
              <w:rPr>
                <w:rFonts w:ascii="News Gothic GDB" w:eastAsia="News Gothic GDB" w:hAnsi="News Gothic GDB" w:cs="News Gothic GDB"/>
                <w:lang w:val="en-GB"/>
              </w:rPr>
              <w:t>.</w:t>
            </w:r>
          </w:p>
          <w:p w14:paraId="038B471C" w14:textId="7EBA99EE" w:rsidR="1B71066E" w:rsidRDefault="1B71066E" w:rsidP="1B71066E">
            <w:pPr>
              <w:jc w:val="both"/>
              <w:rPr>
                <w:rFonts w:ascii="News Gothic GDB" w:eastAsia="News Gothic GDB" w:hAnsi="News Gothic GDB" w:cs="News Gothic GDB"/>
                <w:lang w:val="en-GB"/>
              </w:rPr>
            </w:pPr>
          </w:p>
          <w:p w14:paraId="071AE555" w14:textId="69A377C4" w:rsidR="09F03BB3" w:rsidRDefault="7C032186" w:rsidP="75A0BA3F">
            <w:pPr>
              <w:jc w:val="both"/>
              <w:rPr>
                <w:rFonts w:ascii="News Gothic GDB" w:eastAsia="News Gothic GDB" w:hAnsi="News Gothic GDB" w:cs="News Gothic GDB"/>
                <w:sz w:val="22"/>
                <w:szCs w:val="22"/>
                <w:lang w:val="en-GB"/>
              </w:rPr>
            </w:pPr>
            <w:r w:rsidRPr="75A0BA3F">
              <w:rPr>
                <w:rFonts w:ascii="News Gothic GDB" w:eastAsia="News Gothic GDB" w:hAnsi="News Gothic GDB" w:cs="News Gothic GDB"/>
                <w:sz w:val="22"/>
                <w:szCs w:val="22"/>
                <w:lang w:val="en-GB"/>
              </w:rPr>
              <w:t>Note:</w:t>
            </w:r>
            <w:r w:rsidR="5864F4BA" w:rsidRPr="75A0BA3F">
              <w:rPr>
                <w:rFonts w:ascii="News Gothic GDB" w:eastAsia="News Gothic GDB" w:hAnsi="News Gothic GDB" w:cs="News Gothic GDB"/>
                <w:sz w:val="22"/>
                <w:szCs w:val="22"/>
                <w:lang w:val="en-GB"/>
              </w:rPr>
              <w:t xml:space="preserve"> </w:t>
            </w:r>
            <w:r w:rsidR="6FA8DE56" w:rsidRPr="75A0BA3F">
              <w:rPr>
                <w:rFonts w:ascii="News Gothic GDB" w:eastAsia="News Gothic GDB" w:hAnsi="News Gothic GDB" w:cs="News Gothic GDB"/>
                <w:sz w:val="22"/>
                <w:szCs w:val="22"/>
                <w:lang w:val="en-GB"/>
              </w:rPr>
              <w:t xml:space="preserve">The maximum session time for privileged accounts will be set from 2hrs to 1hrs for T0 and from 12hrs to 4hrs for T1 at the end of </w:t>
            </w:r>
            <w:r w:rsidR="1513CE95" w:rsidRPr="75A0BA3F">
              <w:rPr>
                <w:rFonts w:ascii="News Gothic GDB" w:eastAsia="News Gothic GDB" w:hAnsi="News Gothic GDB" w:cs="News Gothic GDB"/>
                <w:sz w:val="22"/>
                <w:szCs w:val="22"/>
                <w:lang w:val="en-GB"/>
              </w:rPr>
              <w:t>September</w:t>
            </w:r>
            <w:r w:rsidR="6FA8DE56" w:rsidRPr="75A0BA3F">
              <w:rPr>
                <w:rFonts w:ascii="News Gothic GDB" w:eastAsia="News Gothic GDB" w:hAnsi="News Gothic GDB" w:cs="News Gothic GDB"/>
                <w:sz w:val="22"/>
                <w:szCs w:val="22"/>
                <w:lang w:val="en-GB"/>
              </w:rPr>
              <w:t xml:space="preserve"> 2025.</w:t>
            </w:r>
          </w:p>
          <w:p w14:paraId="6CCE84D2" w14:textId="16D528A7" w:rsidR="70EA4FE5" w:rsidRDefault="70EA4FE5" w:rsidP="513731A0">
            <w:pPr>
              <w:jc w:val="both"/>
              <w:rPr>
                <w:rFonts w:ascii="News Gothic GDB" w:eastAsia="News Gothic GDB" w:hAnsi="News Gothic GDB" w:cs="News Gothic GDB"/>
                <w:lang w:val="en-GB"/>
              </w:rPr>
            </w:pPr>
          </w:p>
          <w:p w14:paraId="5F033C4E" w14:textId="15F5D6C9" w:rsidR="56CD5C5F" w:rsidRDefault="56CD5C5F" w:rsidP="70EA4FE5">
            <w:pPr>
              <w:jc w:val="both"/>
              <w:rPr>
                <w:rFonts w:ascii="News Gothic GDB" w:eastAsia="News Gothic GDB" w:hAnsi="News Gothic GDB" w:cs="News Gothic GDB"/>
                <w:sz w:val="22"/>
                <w:szCs w:val="22"/>
                <w:lang w:val="en-GB"/>
              </w:rPr>
            </w:pPr>
            <w:r w:rsidRPr="2D836D5C">
              <w:rPr>
                <w:rFonts w:ascii="News Gothic GDB" w:eastAsia="News Gothic GDB" w:hAnsi="News Gothic GDB" w:cs="News Gothic GDB"/>
                <w:color w:val="000000" w:themeColor="text1"/>
                <w:sz w:val="22"/>
                <w:szCs w:val="22"/>
                <w:lang w:val="en-GB"/>
              </w:rPr>
              <w:t xml:space="preserve">For </w:t>
            </w:r>
            <w:r w:rsidR="013A4AED" w:rsidRPr="30372BCE">
              <w:rPr>
                <w:rFonts w:ascii="News Gothic GDB" w:eastAsia="News Gothic GDB" w:hAnsi="News Gothic GDB" w:cs="News Gothic GDB"/>
                <w:color w:val="000000" w:themeColor="text1"/>
                <w:sz w:val="22"/>
                <w:szCs w:val="22"/>
                <w:lang w:val="en-GB"/>
              </w:rPr>
              <w:t>B</w:t>
            </w:r>
            <w:r w:rsidRPr="2D836D5C">
              <w:rPr>
                <w:rFonts w:ascii="News Gothic GDB" w:eastAsia="News Gothic GDB" w:hAnsi="News Gothic GDB" w:cs="News Gothic GDB"/>
                <w:color w:val="000000" w:themeColor="text1"/>
                <w:sz w:val="22"/>
                <w:szCs w:val="22"/>
                <w:lang w:val="en-GB"/>
              </w:rPr>
              <w:t>)</w:t>
            </w:r>
            <w:r w:rsidR="7DD21273" w:rsidRPr="2D836D5C">
              <w:rPr>
                <w:rFonts w:ascii="News Gothic GDB" w:eastAsia="News Gothic GDB" w:hAnsi="News Gothic GDB" w:cs="News Gothic GDB"/>
                <w:color w:val="000000" w:themeColor="text1"/>
                <w:sz w:val="22"/>
                <w:szCs w:val="22"/>
                <w:lang w:val="en-GB"/>
              </w:rPr>
              <w:t xml:space="preserve">, the identified measures are: </w:t>
            </w:r>
            <w:r w:rsidR="09635F4B" w:rsidRPr="2D836D5C">
              <w:rPr>
                <w:rFonts w:ascii="News Gothic GDB" w:eastAsia="News Gothic GDB" w:hAnsi="News Gothic GDB" w:cs="News Gothic GDB"/>
                <w:sz w:val="22"/>
                <w:szCs w:val="22"/>
                <w:lang w:val="en-GB"/>
              </w:rPr>
              <w:t xml:space="preserve">The threshold for missing account controls and risk is set at a maximum of 5%. Due to this IT-products with higher values are requested to increase the number of accounts that </w:t>
            </w:r>
            <w:r w:rsidR="2DEDD014" w:rsidRPr="2D836D5C">
              <w:rPr>
                <w:rFonts w:ascii="News Gothic GDB" w:eastAsia="News Gothic GDB" w:hAnsi="News Gothic GDB" w:cs="News Gothic GDB"/>
                <w:sz w:val="22"/>
                <w:szCs w:val="22"/>
                <w:lang w:val="en-GB"/>
              </w:rPr>
              <w:t>fulfil</w:t>
            </w:r>
            <w:r w:rsidR="09635F4B" w:rsidRPr="2D836D5C">
              <w:rPr>
                <w:rFonts w:ascii="News Gothic GDB" w:eastAsia="News Gothic GDB" w:hAnsi="News Gothic GDB" w:cs="News Gothic GDB"/>
                <w:sz w:val="22"/>
                <w:szCs w:val="22"/>
                <w:lang w:val="en-GB"/>
              </w:rPr>
              <w:t xml:space="preserve"> the required controls or raise exceptions</w:t>
            </w:r>
          </w:p>
          <w:p w14:paraId="7E6C6BAF" w14:textId="2B0B44CD" w:rsidR="70EA4FE5" w:rsidRDefault="70EA4FE5" w:rsidP="70EA4FE5">
            <w:pPr>
              <w:jc w:val="both"/>
              <w:rPr>
                <w:rFonts w:ascii="News Gothic GDB" w:eastAsia="News Gothic GDB" w:hAnsi="News Gothic GDB" w:cs="News Gothic GDB"/>
                <w:color w:val="000000" w:themeColor="text1"/>
                <w:sz w:val="22"/>
                <w:szCs w:val="22"/>
                <w:lang w:val="en-GB"/>
              </w:rPr>
            </w:pPr>
          </w:p>
          <w:p w14:paraId="1C070795" w14:textId="4980E593" w:rsidR="00BE5007" w:rsidRPr="00BD07C3" w:rsidRDefault="19DD2965" w:rsidP="513731A0">
            <w:pPr>
              <w:jc w:val="both"/>
              <w:rPr>
                <w:rFonts w:ascii="News Gothic GDB" w:eastAsia="News Gothic GDB" w:hAnsi="News Gothic GDB" w:cs="News Gothic GDB"/>
                <w:color w:val="000000" w:themeColor="text1"/>
                <w:sz w:val="22"/>
                <w:szCs w:val="22"/>
                <w:lang w:val="en-GB"/>
              </w:rPr>
            </w:pPr>
            <w:r w:rsidRPr="278B1B9B">
              <w:rPr>
                <w:rFonts w:ascii="News Gothic GDB" w:eastAsia="News Gothic GDB" w:hAnsi="News Gothic GDB" w:cs="News Gothic GDB"/>
                <w:color w:val="000000" w:themeColor="text1"/>
                <w:sz w:val="22"/>
                <w:szCs w:val="22"/>
                <w:lang w:val="en-GB"/>
              </w:rPr>
              <w:t xml:space="preserve">For </w:t>
            </w:r>
            <w:r w:rsidR="63F7719F" w:rsidRPr="30372BCE">
              <w:rPr>
                <w:rFonts w:ascii="News Gothic GDB" w:eastAsia="News Gothic GDB" w:hAnsi="News Gothic GDB" w:cs="News Gothic GDB"/>
                <w:color w:val="000000" w:themeColor="text1"/>
                <w:sz w:val="22"/>
                <w:szCs w:val="22"/>
                <w:lang w:val="en-GB"/>
              </w:rPr>
              <w:t>C</w:t>
            </w:r>
            <w:r w:rsidRPr="278B1B9B">
              <w:rPr>
                <w:rFonts w:ascii="News Gothic GDB" w:eastAsia="News Gothic GDB" w:hAnsi="News Gothic GDB" w:cs="News Gothic GDB"/>
                <w:color w:val="000000" w:themeColor="text1"/>
                <w:sz w:val="22"/>
                <w:szCs w:val="22"/>
                <w:lang w:val="en-GB"/>
              </w:rPr>
              <w:t xml:space="preserve">), </w:t>
            </w:r>
            <w:r w:rsidR="0C850A46" w:rsidRPr="278B1B9B">
              <w:rPr>
                <w:rFonts w:ascii="News Gothic GDB" w:eastAsia="News Gothic GDB" w:hAnsi="News Gothic GDB" w:cs="News Gothic GDB"/>
                <w:color w:val="000000" w:themeColor="text1"/>
                <w:sz w:val="22"/>
                <w:szCs w:val="22"/>
                <w:lang w:val="en-GB"/>
              </w:rPr>
              <w:t xml:space="preserve">IA noted that there is an open external </w:t>
            </w:r>
            <w:r w:rsidR="7A3809E6" w:rsidRPr="278B1B9B">
              <w:rPr>
                <w:rFonts w:ascii="News Gothic GDB" w:eastAsia="News Gothic GDB" w:hAnsi="News Gothic GDB" w:cs="News Gothic GDB"/>
                <w:color w:val="000000" w:themeColor="text1"/>
                <w:sz w:val="22"/>
                <w:szCs w:val="22"/>
                <w:lang w:val="en-GB"/>
              </w:rPr>
              <w:t xml:space="preserve">F4 </w:t>
            </w:r>
            <w:r w:rsidR="0C850A46" w:rsidRPr="278B1B9B">
              <w:rPr>
                <w:rFonts w:ascii="News Gothic GDB" w:eastAsia="News Gothic GDB" w:hAnsi="News Gothic GDB" w:cs="News Gothic GDB"/>
                <w:color w:val="000000" w:themeColor="text1"/>
                <w:sz w:val="22"/>
                <w:szCs w:val="22"/>
                <w:lang w:val="en-GB"/>
              </w:rPr>
              <w:t xml:space="preserve">finding </w:t>
            </w:r>
            <w:r w:rsidR="08CB7254" w:rsidRPr="68BB7D96">
              <w:rPr>
                <w:rFonts w:ascii="News Gothic GDB" w:eastAsia="News Gothic GDB" w:hAnsi="News Gothic GDB" w:cs="News Gothic GDB"/>
                <w:color w:val="000000" w:themeColor="text1"/>
                <w:sz w:val="22"/>
                <w:szCs w:val="22"/>
                <w:lang w:val="en-GB"/>
              </w:rPr>
              <w:t>(</w:t>
            </w:r>
            <w:r w:rsidR="08CB7254" w:rsidRPr="1E5E22D5">
              <w:rPr>
                <w:rFonts w:ascii="News Gothic GDB" w:eastAsia="News Gothic GDB" w:hAnsi="News Gothic GDB" w:cs="News Gothic GDB"/>
                <w:color w:val="000000" w:themeColor="text1"/>
                <w:sz w:val="22"/>
                <w:szCs w:val="22"/>
                <w:lang w:val="en-GB"/>
              </w:rPr>
              <w:t xml:space="preserve">IA Validation </w:t>
            </w:r>
            <w:r w:rsidR="08CB7254" w:rsidRPr="3950147E">
              <w:rPr>
                <w:rFonts w:ascii="News Gothic GDB" w:eastAsia="News Gothic GDB" w:hAnsi="News Gothic GDB" w:cs="News Gothic GDB"/>
                <w:color w:val="000000" w:themeColor="text1"/>
                <w:sz w:val="22"/>
                <w:szCs w:val="22"/>
                <w:lang w:val="en-GB"/>
              </w:rPr>
              <w:t>ID: IAM</w:t>
            </w:r>
            <w:r w:rsidR="08CB7254" w:rsidRPr="68BB7D96">
              <w:rPr>
                <w:rFonts w:ascii="News Gothic GDB" w:eastAsia="News Gothic GDB" w:hAnsi="News Gothic GDB" w:cs="News Gothic GDB"/>
                <w:color w:val="000000" w:themeColor="text1"/>
                <w:sz w:val="22"/>
                <w:szCs w:val="22"/>
                <w:lang w:val="en-GB"/>
              </w:rPr>
              <w:t>-</w:t>
            </w:r>
            <w:r w:rsidR="08CB7254" w:rsidRPr="1308BC91">
              <w:rPr>
                <w:rFonts w:ascii="News Gothic GDB" w:eastAsia="News Gothic GDB" w:hAnsi="News Gothic GDB" w:cs="News Gothic GDB"/>
                <w:color w:val="000000" w:themeColor="text1"/>
                <w:sz w:val="22"/>
                <w:szCs w:val="22"/>
                <w:lang w:val="en-GB"/>
              </w:rPr>
              <w:t>5)</w:t>
            </w:r>
            <w:r w:rsidR="08CB7254" w:rsidRPr="69A6D1D2">
              <w:rPr>
                <w:rFonts w:ascii="News Gothic GDB" w:eastAsia="News Gothic GDB" w:hAnsi="News Gothic GDB" w:cs="News Gothic GDB"/>
                <w:color w:val="000000" w:themeColor="text1"/>
                <w:sz w:val="22"/>
                <w:szCs w:val="22"/>
                <w:lang w:val="en-GB"/>
              </w:rPr>
              <w:t xml:space="preserve"> </w:t>
            </w:r>
            <w:r w:rsidR="0C850A46" w:rsidRPr="278B1B9B">
              <w:rPr>
                <w:rFonts w:ascii="News Gothic GDB" w:eastAsia="News Gothic GDB" w:hAnsi="News Gothic GDB" w:cs="News Gothic GDB"/>
                <w:color w:val="000000" w:themeColor="text1"/>
                <w:sz w:val="22"/>
                <w:szCs w:val="22"/>
                <w:lang w:val="en-GB"/>
              </w:rPr>
              <w:t>that is being</w:t>
            </w:r>
            <w:r w:rsidR="4E2EC007" w:rsidRPr="278B1B9B">
              <w:rPr>
                <w:rFonts w:ascii="News Gothic GDB" w:eastAsia="News Gothic GDB" w:hAnsi="News Gothic GDB" w:cs="News Gothic GDB"/>
                <w:color w:val="000000" w:themeColor="text1"/>
                <w:sz w:val="22"/>
                <w:szCs w:val="22"/>
                <w:lang w:val="en-GB"/>
              </w:rPr>
              <w:t xml:space="preserve"> followed up through AMELI project (AMELI ID: </w:t>
            </w:r>
            <w:r w:rsidR="0C850A46" w:rsidRPr="278B1B9B">
              <w:rPr>
                <w:rFonts w:ascii="News Gothic GDB" w:eastAsia="News Gothic GDB" w:hAnsi="News Gothic GDB" w:cs="News Gothic GDB"/>
                <w:color w:val="000000" w:themeColor="text1"/>
                <w:sz w:val="22"/>
                <w:szCs w:val="22"/>
                <w:lang w:val="en-GB"/>
              </w:rPr>
              <w:t>F-IAM-24</w:t>
            </w:r>
            <w:r w:rsidR="5F1C1255" w:rsidRPr="278B1B9B">
              <w:rPr>
                <w:rFonts w:ascii="News Gothic GDB" w:eastAsia="News Gothic GDB" w:hAnsi="News Gothic GDB" w:cs="News Gothic GDB"/>
                <w:color w:val="000000" w:themeColor="text1"/>
                <w:sz w:val="22"/>
                <w:szCs w:val="22"/>
                <w:lang w:val="en-GB"/>
              </w:rPr>
              <w:t>)</w:t>
            </w:r>
            <w:r w:rsidR="5B2F85C1" w:rsidRPr="278B1B9B">
              <w:rPr>
                <w:rFonts w:ascii="News Gothic GDB" w:eastAsia="News Gothic GDB" w:hAnsi="News Gothic GDB" w:cs="News Gothic GDB"/>
                <w:color w:val="000000" w:themeColor="text1"/>
                <w:sz w:val="22"/>
                <w:szCs w:val="22"/>
                <w:lang w:val="en-GB"/>
              </w:rPr>
              <w:t xml:space="preserve"> with the </w:t>
            </w:r>
            <w:r w:rsidR="06A24DD2" w:rsidRPr="278B1B9B">
              <w:rPr>
                <w:rFonts w:ascii="News Gothic GDB" w:eastAsia="News Gothic GDB" w:hAnsi="News Gothic GDB" w:cs="News Gothic GDB"/>
                <w:color w:val="000000" w:themeColor="text1"/>
                <w:sz w:val="22"/>
                <w:szCs w:val="22"/>
                <w:lang w:val="en-GB"/>
              </w:rPr>
              <w:t xml:space="preserve">due </w:t>
            </w:r>
            <w:r w:rsidR="5B2F85C1" w:rsidRPr="278B1B9B">
              <w:rPr>
                <w:rFonts w:ascii="News Gothic GDB" w:eastAsia="News Gothic GDB" w:hAnsi="News Gothic GDB" w:cs="News Gothic GDB"/>
                <w:color w:val="000000" w:themeColor="text1"/>
                <w:sz w:val="22"/>
                <w:szCs w:val="22"/>
                <w:lang w:val="en-GB"/>
              </w:rPr>
              <w:t>date 01.01.2026</w:t>
            </w:r>
            <w:r w:rsidR="7228F9A7" w:rsidRPr="2C532FA0">
              <w:rPr>
                <w:rFonts w:ascii="News Gothic GDB" w:eastAsia="News Gothic GDB" w:hAnsi="News Gothic GDB" w:cs="News Gothic GDB"/>
                <w:color w:val="000000" w:themeColor="text1"/>
                <w:sz w:val="22"/>
                <w:szCs w:val="22"/>
                <w:lang w:val="en-GB"/>
              </w:rPr>
              <w:t xml:space="preserve"> </w:t>
            </w:r>
            <w:r w:rsidR="6C655863" w:rsidRPr="66E60144">
              <w:rPr>
                <w:rFonts w:ascii="News Gothic GDB" w:eastAsia="News Gothic GDB" w:hAnsi="News Gothic GDB" w:cs="News Gothic GDB"/>
                <w:color w:val="000000" w:themeColor="text1"/>
                <w:sz w:val="22"/>
                <w:szCs w:val="22"/>
                <w:lang w:val="en-GB"/>
              </w:rPr>
              <w:t xml:space="preserve">for the delivery of </w:t>
            </w:r>
            <w:r w:rsidR="6C655863" w:rsidRPr="1F9CD3AE">
              <w:rPr>
                <w:rFonts w:ascii="News Gothic GDB" w:eastAsia="News Gothic GDB" w:hAnsi="News Gothic GDB" w:cs="News Gothic GDB"/>
                <w:color w:val="000000" w:themeColor="text1"/>
                <w:sz w:val="22"/>
                <w:szCs w:val="22"/>
                <w:lang w:val="en-GB"/>
              </w:rPr>
              <w:t xml:space="preserve">mitigating </w:t>
            </w:r>
            <w:r w:rsidR="7228F9A7" w:rsidRPr="2C532FA0">
              <w:rPr>
                <w:rFonts w:ascii="News Gothic GDB" w:eastAsia="News Gothic GDB" w:hAnsi="News Gothic GDB" w:cs="News Gothic GDB"/>
                <w:color w:val="000000" w:themeColor="text1"/>
                <w:sz w:val="22"/>
                <w:szCs w:val="22"/>
                <w:lang w:val="en-GB"/>
              </w:rPr>
              <w:t>solution’s design.</w:t>
            </w:r>
            <w:r w:rsidR="0E1BD4DF" w:rsidRPr="0644E47C">
              <w:rPr>
                <w:rFonts w:ascii="News Gothic GDB" w:eastAsia="News Gothic GDB" w:hAnsi="News Gothic GDB" w:cs="News Gothic GDB"/>
                <w:color w:val="000000" w:themeColor="text1"/>
                <w:sz w:val="22"/>
                <w:szCs w:val="22"/>
                <w:lang w:val="en-GB"/>
              </w:rPr>
              <w:t xml:space="preserve"> </w:t>
            </w:r>
            <w:r w:rsidR="0E1BD4DF" w:rsidRPr="60DC7779">
              <w:rPr>
                <w:rFonts w:ascii="News Gothic GDB" w:eastAsia="News Gothic GDB" w:hAnsi="News Gothic GDB" w:cs="News Gothic GDB"/>
                <w:color w:val="000000" w:themeColor="text1"/>
                <w:sz w:val="22"/>
                <w:szCs w:val="22"/>
                <w:lang w:val="en-GB"/>
              </w:rPr>
              <w:t>See below the section “Data from External Audit”.</w:t>
            </w:r>
          </w:p>
          <w:p w14:paraId="14AFECE8" w14:textId="7C4C7AEB" w:rsidR="40A39994" w:rsidRDefault="40A39994" w:rsidP="40A39994">
            <w:pPr>
              <w:jc w:val="both"/>
              <w:rPr>
                <w:rFonts w:ascii="News Gothic GDB" w:eastAsia="News Gothic GDB" w:hAnsi="News Gothic GDB" w:cs="News Gothic GDB"/>
                <w:color w:val="000000" w:themeColor="text1"/>
                <w:sz w:val="22"/>
                <w:szCs w:val="22"/>
                <w:lang w:val="en-GB"/>
              </w:rPr>
            </w:pPr>
          </w:p>
          <w:p w14:paraId="34743298" w14:textId="7A4FF669" w:rsidR="00BE5007" w:rsidRPr="00BD07C3" w:rsidRDefault="5927442E" w:rsidP="70EA4FE5">
            <w:pPr>
              <w:jc w:val="both"/>
              <w:rPr>
                <w:lang w:val="en-GB"/>
              </w:rPr>
            </w:pPr>
            <w:r w:rsidRPr="40A39994">
              <w:rPr>
                <w:rFonts w:ascii="News Gothic GDB" w:eastAsia="News Gothic GDB" w:hAnsi="News Gothic GDB" w:cs="News Gothic GDB"/>
                <w:color w:val="000000" w:themeColor="text1"/>
                <w:sz w:val="22"/>
                <w:szCs w:val="22"/>
                <w:lang w:val="en-GB"/>
              </w:rPr>
              <w:t>Conclusion</w:t>
            </w:r>
            <w:r w:rsidR="2601C1A4" w:rsidRPr="5464A131">
              <w:rPr>
                <w:rFonts w:ascii="News Gothic GDB" w:eastAsia="News Gothic GDB" w:hAnsi="News Gothic GDB" w:cs="News Gothic GDB"/>
                <w:color w:val="000000" w:themeColor="text1"/>
                <w:sz w:val="22"/>
                <w:szCs w:val="22"/>
                <w:lang w:val="en-GB"/>
              </w:rPr>
              <w:t xml:space="preserve"> </w:t>
            </w:r>
            <w:r w:rsidR="2601C1A4" w:rsidRPr="4DCFBB00">
              <w:rPr>
                <w:rFonts w:ascii="News Gothic GDB" w:eastAsia="News Gothic GDB" w:hAnsi="News Gothic GDB" w:cs="News Gothic GDB"/>
                <w:color w:val="000000" w:themeColor="text1"/>
                <w:sz w:val="22"/>
                <w:szCs w:val="22"/>
                <w:lang w:val="en-GB"/>
              </w:rPr>
              <w:t>for RCA</w:t>
            </w:r>
            <w:r w:rsidRPr="40A39994">
              <w:rPr>
                <w:rFonts w:ascii="News Gothic GDB" w:eastAsia="News Gothic GDB" w:hAnsi="News Gothic GDB" w:cs="News Gothic GDB"/>
                <w:color w:val="000000" w:themeColor="text1"/>
                <w:sz w:val="22"/>
                <w:szCs w:val="22"/>
                <w:lang w:val="en-GB"/>
              </w:rPr>
              <w:t xml:space="preserve">: </w:t>
            </w:r>
          </w:p>
          <w:p w14:paraId="051A9307" w14:textId="461517BC" w:rsidR="00BE5007" w:rsidRPr="00BD07C3" w:rsidRDefault="725D8D77" w:rsidP="4953B71D">
            <w:pPr>
              <w:jc w:val="both"/>
              <w:rPr>
                <w:rFonts w:ascii="News Gothic GDB" w:eastAsia="News Gothic GDB" w:hAnsi="News Gothic GDB" w:cs="News Gothic GDB"/>
                <w:color w:val="000000" w:themeColor="text1"/>
                <w:sz w:val="22"/>
                <w:szCs w:val="22"/>
                <w:lang w:val="en-GB"/>
              </w:rPr>
            </w:pPr>
            <w:r w:rsidRPr="40A39994">
              <w:rPr>
                <w:rFonts w:ascii="News Gothic GDB" w:eastAsia="News Gothic GDB" w:hAnsi="News Gothic GDB" w:cs="News Gothic GDB"/>
                <w:color w:val="000000" w:themeColor="text1"/>
                <w:sz w:val="22"/>
                <w:szCs w:val="22"/>
                <w:lang w:val="en-GB"/>
              </w:rPr>
              <w:lastRenderedPageBreak/>
              <w:t xml:space="preserve"> </w:t>
            </w:r>
          </w:p>
          <w:p w14:paraId="008DD141" w14:textId="36B3F550" w:rsidR="00BE5007" w:rsidRPr="00BD07C3" w:rsidRDefault="4EE5834B" w:rsidP="4953B71D">
            <w:pPr>
              <w:jc w:val="both"/>
              <w:rPr>
                <w:rFonts w:ascii="News Gothic GDB" w:eastAsia="News Gothic GDB" w:hAnsi="News Gothic GDB" w:cs="News Gothic GDB"/>
                <w:b/>
                <w:bCs/>
                <w:sz w:val="22"/>
                <w:szCs w:val="22"/>
                <w:highlight w:val="yellow"/>
                <w:lang w:val="en-GB"/>
              </w:rPr>
            </w:pPr>
            <w:r w:rsidRPr="631CDB64">
              <w:rPr>
                <w:rFonts w:ascii="News Gothic GDB" w:eastAsia="News Gothic GDB" w:hAnsi="News Gothic GDB" w:cs="News Gothic GDB"/>
                <w:sz w:val="22"/>
                <w:szCs w:val="22"/>
                <w:lang w:val="en-GB" w:bidi="ar-SA"/>
              </w:rPr>
              <w:t xml:space="preserve">-Onboarding of the privileged assets to Privileged Account Inventory (PAI) was covered in the previous year's PAM audit (2024-078). Refer to </w:t>
            </w:r>
            <w:hyperlink r:id="rId70">
              <w:proofErr w:type="spellStart"/>
              <w:r w:rsidRPr="631CDB64">
                <w:rPr>
                  <w:rStyle w:val="Hyperlink"/>
                  <w:rFonts w:ascii="News Gothic GDB" w:eastAsia="News Gothic GDB" w:hAnsi="News Gothic GDB" w:cs="News Gothic GDB"/>
                  <w:sz w:val="22"/>
                  <w:szCs w:val="22"/>
                  <w:lang w:val="en-GB"/>
                </w:rPr>
                <w:t>WP_Onboarding</w:t>
              </w:r>
              <w:proofErr w:type="spellEnd"/>
              <w:r w:rsidRPr="631CDB64">
                <w:rPr>
                  <w:rStyle w:val="Hyperlink"/>
                  <w:rFonts w:ascii="News Gothic GDB" w:eastAsia="News Gothic GDB" w:hAnsi="News Gothic GDB" w:cs="News Gothic GDB"/>
                  <w:sz w:val="22"/>
                  <w:szCs w:val="22"/>
                  <w:lang w:val="en-GB"/>
                </w:rPr>
                <w:t xml:space="preserve"> of Privileged Accounts.docx</w:t>
              </w:r>
            </w:hyperlink>
            <w:r w:rsidR="6FF00ADC" w:rsidRPr="631CDB64">
              <w:rPr>
                <w:rFonts w:ascii="News Gothic GDB" w:eastAsia="News Gothic GDB" w:hAnsi="News Gothic GDB" w:cs="News Gothic GDB"/>
                <w:b/>
                <w:bCs/>
                <w:sz w:val="22"/>
                <w:szCs w:val="22"/>
                <w:lang w:val="en-GB"/>
              </w:rPr>
              <w:t xml:space="preserve"> </w:t>
            </w:r>
            <w:r w:rsidRPr="631CDB64">
              <w:rPr>
                <w:rFonts w:ascii="News Gothic GDB" w:eastAsia="News Gothic GDB" w:hAnsi="News Gothic GDB" w:cs="News Gothic GDB"/>
                <w:b/>
                <w:bCs/>
                <w:sz w:val="22"/>
                <w:szCs w:val="22"/>
                <w:lang w:val="en-GB"/>
              </w:rPr>
              <w:t>with one related open finding (Finding ID: 2024-078_F02) addressing the lack of processing controls and escalation mechanism for Privileged Account Inventory</w:t>
            </w:r>
            <w:r w:rsidRPr="631CDB64">
              <w:rPr>
                <w:rFonts w:ascii="Calibri" w:eastAsia="Calibri" w:hAnsi="Calibri" w:cs="Calibri"/>
                <w:sz w:val="22"/>
                <w:szCs w:val="22"/>
                <w:lang w:val="en-GB"/>
              </w:rPr>
              <w:t xml:space="preserve">. </w:t>
            </w:r>
            <w:r w:rsidRPr="631CDB64">
              <w:rPr>
                <w:rFonts w:ascii="News Gothic GDB" w:eastAsia="News Gothic GDB" w:hAnsi="News Gothic GDB" w:cs="News Gothic GDB"/>
                <w:b/>
                <w:bCs/>
                <w:sz w:val="22"/>
                <w:szCs w:val="22"/>
                <w:lang w:val="en-GB"/>
              </w:rPr>
              <w:t>No test to be added.</w:t>
            </w:r>
          </w:p>
          <w:p w14:paraId="544AC10C" w14:textId="2456315A" w:rsidR="00BE5007" w:rsidRPr="00BD07C3" w:rsidRDefault="36E82166" w:rsidP="70EA4FE5">
            <w:pPr>
              <w:jc w:val="both"/>
              <w:rPr>
                <w:rFonts w:ascii="News Gothic GDB" w:eastAsia="News Gothic GDB" w:hAnsi="News Gothic GDB" w:cs="News Gothic GDB"/>
                <w:color w:val="000000" w:themeColor="text1"/>
                <w:sz w:val="22"/>
                <w:szCs w:val="22"/>
                <w:lang w:val="en-GB"/>
              </w:rPr>
            </w:pPr>
            <w:r w:rsidRPr="580A041A">
              <w:rPr>
                <w:rFonts w:ascii="News Gothic GDB" w:eastAsia="News Gothic GDB" w:hAnsi="News Gothic GDB" w:cs="News Gothic GDB"/>
                <w:sz w:val="22"/>
                <w:szCs w:val="22"/>
                <w:lang w:val="en-GB"/>
              </w:rPr>
              <w:t>-Onboarding</w:t>
            </w:r>
            <w:r w:rsidRPr="580A041A">
              <w:rPr>
                <w:rFonts w:ascii="News Gothic GDB" w:eastAsia="News Gothic GDB" w:hAnsi="News Gothic GDB" w:cs="News Gothic GDB"/>
                <w:b/>
                <w:bCs/>
                <w:sz w:val="22"/>
                <w:szCs w:val="22"/>
                <w:lang w:val="en-GB"/>
              </w:rPr>
              <w:t xml:space="preserve"> of the</w:t>
            </w:r>
            <w:r w:rsidRPr="580A041A">
              <w:rPr>
                <w:rFonts w:ascii="Calibri" w:eastAsia="Calibri" w:hAnsi="Calibri" w:cs="Calibri"/>
                <w:b/>
                <w:bCs/>
                <w:sz w:val="22"/>
                <w:szCs w:val="22"/>
                <w:lang w:val="en-GB"/>
              </w:rPr>
              <w:t xml:space="preserve"> privileged accounts to CyberArk: </w:t>
            </w:r>
            <w:r w:rsidRPr="631C32C5">
              <w:rPr>
                <w:rFonts w:ascii="News Gothic GDB" w:eastAsia="News Gothic GDB" w:hAnsi="News Gothic GDB" w:cs="News Gothic GDB"/>
                <w:b/>
                <w:sz w:val="22"/>
                <w:szCs w:val="22"/>
                <w:lang w:val="en-GB"/>
              </w:rPr>
              <w:t>The status of the KPI is green according to the August, DCS KPI report. No test to be added.</w:t>
            </w:r>
            <w:r w:rsidR="725D8D77" w:rsidRPr="580A041A">
              <w:rPr>
                <w:rFonts w:ascii="News Gothic GDB" w:eastAsia="News Gothic GDB" w:hAnsi="News Gothic GDB" w:cs="News Gothic GDB"/>
                <w:color w:val="000000" w:themeColor="text1"/>
                <w:sz w:val="22"/>
                <w:szCs w:val="22"/>
                <w:lang w:val="en-GB"/>
              </w:rPr>
              <w:t xml:space="preserve"> </w:t>
            </w:r>
          </w:p>
          <w:p w14:paraId="563FEB0F" w14:textId="7260EF7E" w:rsidR="00BE5007" w:rsidRPr="00BD07C3" w:rsidRDefault="1928BA13" w:rsidP="513731A0">
            <w:pPr>
              <w:jc w:val="both"/>
              <w:rPr>
                <w:rFonts w:ascii="News Gothic GDB" w:eastAsia="News Gothic GDB" w:hAnsi="News Gothic GDB" w:cs="News Gothic GDB"/>
                <w:b/>
                <w:bCs/>
                <w:sz w:val="22"/>
                <w:szCs w:val="22"/>
              </w:rPr>
            </w:pPr>
            <w:r w:rsidRPr="513731A0">
              <w:rPr>
                <w:rFonts w:ascii="News Gothic GDB" w:eastAsia="News Gothic GDB" w:hAnsi="News Gothic GDB" w:cs="News Gothic GDB"/>
                <w:color w:val="000000" w:themeColor="text1"/>
                <w:sz w:val="22"/>
                <w:szCs w:val="22"/>
                <w:lang w:bidi="ar-SA"/>
              </w:rPr>
              <w:t>-</w:t>
            </w:r>
            <w:r w:rsidR="73961174" w:rsidRPr="513731A0">
              <w:rPr>
                <w:rFonts w:ascii="News Gothic GDB" w:eastAsia="News Gothic GDB" w:hAnsi="News Gothic GDB" w:cs="News Gothic GDB"/>
                <w:color w:val="000000" w:themeColor="text1"/>
                <w:sz w:val="22"/>
                <w:szCs w:val="22"/>
                <w:lang w:bidi="ar-SA"/>
              </w:rPr>
              <w:t>Test added in the RCA (Coverage of privileged accounts</w:t>
            </w:r>
            <w:r w:rsidR="71E91F22" w:rsidRPr="513731A0">
              <w:rPr>
                <w:rFonts w:ascii="News Gothic GDB" w:eastAsia="News Gothic GDB" w:hAnsi="News Gothic GDB" w:cs="News Gothic GDB"/>
                <w:color w:val="000000" w:themeColor="text1"/>
                <w:sz w:val="22"/>
                <w:szCs w:val="22"/>
                <w:lang w:bidi="ar-SA"/>
              </w:rPr>
              <w:t>’ compliance</w:t>
            </w:r>
            <w:r w:rsidR="73961174" w:rsidRPr="513731A0">
              <w:rPr>
                <w:rFonts w:ascii="News Gothic GDB" w:eastAsia="News Gothic GDB" w:hAnsi="News Gothic GDB" w:cs="News Gothic GDB"/>
                <w:color w:val="000000" w:themeColor="text1"/>
                <w:sz w:val="22"/>
                <w:szCs w:val="22"/>
                <w:lang w:bidi="ar-SA"/>
              </w:rPr>
              <w:t xml:space="preserve"> with respect to different controls according to their tiering)</w:t>
            </w:r>
            <w:r w:rsidR="50D064E8" w:rsidRPr="513731A0">
              <w:rPr>
                <w:rFonts w:ascii="News Gothic GDB" w:eastAsia="News Gothic GDB" w:hAnsi="News Gothic GDB" w:cs="News Gothic GDB"/>
                <w:color w:val="000000" w:themeColor="text1"/>
                <w:sz w:val="22"/>
                <w:szCs w:val="22"/>
                <w:lang w:bidi="ar-SA"/>
              </w:rPr>
              <w:t xml:space="preserve"> </w:t>
            </w:r>
            <w:r w:rsidR="2B946B0B" w:rsidRPr="513731A0">
              <w:rPr>
                <w:rFonts w:ascii="News Gothic GDB" w:eastAsia="News Gothic GDB" w:hAnsi="News Gothic GDB" w:cs="News Gothic GDB"/>
                <w:color w:val="000000" w:themeColor="text1"/>
                <w:sz w:val="22"/>
                <w:szCs w:val="22"/>
                <w:lang w:bidi="ar-SA"/>
              </w:rPr>
              <w:t>to a</w:t>
            </w:r>
            <w:r w:rsidR="2B946B0B" w:rsidRPr="513731A0">
              <w:rPr>
                <w:rFonts w:ascii="News Gothic GDB" w:eastAsia="News Gothic GDB" w:hAnsi="News Gothic GDB" w:cs="News Gothic GDB"/>
                <w:b/>
                <w:bCs/>
                <w:sz w:val="22"/>
                <w:szCs w:val="22"/>
              </w:rPr>
              <w:t>ssess</w:t>
            </w:r>
            <w:r w:rsidR="50D064E8" w:rsidRPr="513731A0">
              <w:rPr>
                <w:rFonts w:ascii="News Gothic GDB" w:eastAsia="News Gothic GDB" w:hAnsi="News Gothic GDB" w:cs="News Gothic GDB"/>
                <w:b/>
                <w:bCs/>
                <w:sz w:val="22"/>
                <w:szCs w:val="22"/>
              </w:rPr>
              <w:t xml:space="preserve"> the </w:t>
            </w:r>
            <w:r w:rsidR="4636183B" w:rsidRPr="513731A0">
              <w:rPr>
                <w:rFonts w:ascii="News Gothic GDB" w:eastAsia="News Gothic GDB" w:hAnsi="News Gothic GDB" w:cs="News Gothic GDB"/>
                <w:b/>
                <w:bCs/>
                <w:sz w:val="22"/>
                <w:szCs w:val="22"/>
              </w:rPr>
              <w:t>incompliance in control fulfilment for onboarded privileged accounts, with a focus on identifying the underlying causes of non-compliance. Evaluate whether current exception handling, remediation efforts, and governance measures</w:t>
            </w:r>
            <w:r w:rsidR="50D064E8" w:rsidRPr="513731A0">
              <w:rPr>
                <w:rFonts w:ascii="News Gothic GDB" w:eastAsia="News Gothic GDB" w:hAnsi="News Gothic GDB" w:cs="News Gothic GDB"/>
                <w:b/>
                <w:bCs/>
                <w:sz w:val="22"/>
                <w:szCs w:val="22"/>
              </w:rPr>
              <w:t xml:space="preserve"> are </w:t>
            </w:r>
            <w:r w:rsidR="4636183B" w:rsidRPr="513731A0">
              <w:rPr>
                <w:rFonts w:ascii="News Gothic GDB" w:eastAsia="News Gothic GDB" w:hAnsi="News Gothic GDB" w:cs="News Gothic GDB"/>
                <w:b/>
                <w:bCs/>
                <w:sz w:val="22"/>
                <w:szCs w:val="22"/>
              </w:rPr>
              <w:t>sufficient to address the gap and ensure sustainable improvement</w:t>
            </w:r>
            <w:r w:rsidR="50D064E8" w:rsidRPr="513731A0">
              <w:rPr>
                <w:rFonts w:ascii="News Gothic GDB" w:eastAsia="News Gothic GDB" w:hAnsi="News Gothic GDB" w:cs="News Gothic GDB"/>
                <w:b/>
                <w:bCs/>
                <w:sz w:val="22"/>
                <w:szCs w:val="22"/>
              </w:rPr>
              <w:t>.</w:t>
            </w:r>
          </w:p>
          <w:p w14:paraId="11A51418" w14:textId="0010424A" w:rsidR="00BE5007" w:rsidRPr="00BD07C3" w:rsidRDefault="20F4EB96" w:rsidP="1E34F5EE">
            <w:pPr>
              <w:jc w:val="both"/>
              <w:rPr>
                <w:rFonts w:ascii="News Gothic GDB" w:eastAsia="News Gothic GDB" w:hAnsi="News Gothic GDB" w:cs="News Gothic GDB"/>
                <w:sz w:val="22"/>
                <w:szCs w:val="22"/>
              </w:rPr>
            </w:pPr>
            <w:r w:rsidRPr="278B1B9B">
              <w:rPr>
                <w:rFonts w:ascii="News Gothic GDB" w:eastAsia="News Gothic GDB" w:hAnsi="News Gothic GDB" w:cs="News Gothic GDB"/>
                <w:color w:val="000000" w:themeColor="text1"/>
                <w:sz w:val="22"/>
                <w:szCs w:val="22"/>
                <w:lang w:bidi="ar-SA"/>
              </w:rPr>
              <w:t>-</w:t>
            </w:r>
            <w:r w:rsidRPr="48795598">
              <w:rPr>
                <w:rFonts w:ascii="News Gothic GDB" w:eastAsia="News Gothic GDB" w:hAnsi="News Gothic GDB" w:cs="News Gothic GDB"/>
                <w:color w:val="000000" w:themeColor="text1"/>
                <w:sz w:val="22"/>
                <w:szCs w:val="22"/>
                <w:lang w:bidi="ar-SA"/>
              </w:rPr>
              <w:t>Test added in the RCA (</w:t>
            </w:r>
            <w:r w:rsidR="33831B7A" w:rsidRPr="48795598">
              <w:rPr>
                <w:rFonts w:ascii="News Gothic GDB" w:eastAsia="News Gothic GDB" w:hAnsi="News Gothic GDB" w:cs="News Gothic GDB"/>
                <w:color w:val="000000" w:themeColor="text1"/>
                <w:sz w:val="22"/>
                <w:szCs w:val="22"/>
                <w:lang w:bidi="ar-SA"/>
              </w:rPr>
              <w:t xml:space="preserve">Coverage of the privileged session duration’s compliance with respect to the </w:t>
            </w:r>
            <w:r w:rsidR="0CC2BE06" w:rsidRPr="48795598">
              <w:rPr>
                <w:rFonts w:ascii="News Gothic GDB" w:eastAsia="News Gothic GDB" w:hAnsi="News Gothic GDB" w:cs="News Gothic GDB"/>
                <w:color w:val="000000" w:themeColor="text1"/>
                <w:sz w:val="22"/>
                <w:szCs w:val="22"/>
                <w:lang w:bidi="ar-SA"/>
              </w:rPr>
              <w:t>KPI defined as %95</w:t>
            </w:r>
            <w:r w:rsidRPr="48795598">
              <w:rPr>
                <w:rFonts w:ascii="News Gothic GDB" w:eastAsia="News Gothic GDB" w:hAnsi="News Gothic GDB" w:cs="News Gothic GDB"/>
                <w:color w:val="000000" w:themeColor="text1"/>
                <w:sz w:val="22"/>
                <w:szCs w:val="22"/>
                <w:lang w:bidi="ar-SA"/>
              </w:rPr>
              <w:t xml:space="preserve">) </w:t>
            </w:r>
            <w:r w:rsidR="3BE336D4" w:rsidRPr="48795598">
              <w:rPr>
                <w:rFonts w:ascii="News Gothic GDB" w:eastAsia="News Gothic GDB" w:hAnsi="News Gothic GDB" w:cs="News Gothic GDB"/>
                <w:color w:val="000000" w:themeColor="text1"/>
                <w:sz w:val="22"/>
                <w:szCs w:val="22"/>
                <w:lang w:bidi="ar-SA"/>
              </w:rPr>
              <w:t>to a</w:t>
            </w:r>
            <w:r w:rsidR="3BE336D4" w:rsidRPr="48795598">
              <w:rPr>
                <w:rFonts w:ascii="News Gothic GDB" w:eastAsia="News Gothic GDB" w:hAnsi="News Gothic GDB" w:cs="News Gothic GDB"/>
                <w:b/>
                <w:bCs/>
                <w:sz w:val="22"/>
                <w:szCs w:val="22"/>
              </w:rPr>
              <w:t>ssess whether the root causes of persistent non-compliance have been identified and whether planned remediation measures—such as the reduction of maximum session durations—are adequate, timely, and effectively governed. Evaluate if accountability and monitoring mechanisms are in place to ensure sustained improvem</w:t>
            </w:r>
            <w:r w:rsidR="229DC08C" w:rsidRPr="48795598">
              <w:rPr>
                <w:rFonts w:ascii="News Gothic GDB" w:eastAsia="News Gothic GDB" w:hAnsi="News Gothic GDB" w:cs="News Gothic GDB"/>
                <w:b/>
                <w:bCs/>
                <w:sz w:val="22"/>
                <w:szCs w:val="22"/>
              </w:rPr>
              <w:t>ent to implement the remediation by 01.01.2026 which is the due date for the related external finding</w:t>
            </w:r>
            <w:r w:rsidR="3BE336D4" w:rsidRPr="48795598">
              <w:rPr>
                <w:rFonts w:ascii="News Gothic GDB" w:eastAsia="News Gothic GDB" w:hAnsi="News Gothic GDB" w:cs="News Gothic GDB"/>
                <w:b/>
                <w:bCs/>
                <w:sz w:val="22"/>
                <w:szCs w:val="22"/>
              </w:rPr>
              <w:t>.</w:t>
            </w:r>
          </w:p>
        </w:tc>
      </w:tr>
      <w:tr w:rsidR="00BE5007" w:rsidRPr="00F27756" w14:paraId="02E53289" w14:textId="77777777" w:rsidTr="631CDB64">
        <w:tc>
          <w:tcPr>
            <w:tcW w:w="1620" w:type="dxa"/>
          </w:tcPr>
          <w:p w14:paraId="05885339" w14:textId="77777777" w:rsidR="00BE5007" w:rsidRPr="00F27756" w:rsidRDefault="00BE5007" w:rsidP="0092566A">
            <w:pPr>
              <w:rPr>
                <w:rFonts w:ascii="News Gothic GDB" w:hAnsi="News Gothic GDB"/>
              </w:rPr>
            </w:pPr>
          </w:p>
        </w:tc>
        <w:tc>
          <w:tcPr>
            <w:tcW w:w="13110" w:type="dxa"/>
          </w:tcPr>
          <w:p w14:paraId="59ED6269" w14:textId="77777777" w:rsidR="00BE5007" w:rsidRPr="00F27756" w:rsidRDefault="00BE5007" w:rsidP="0092566A">
            <w:pPr>
              <w:jc w:val="both"/>
              <w:rPr>
                <w:rFonts w:ascii="News Gothic GDB" w:hAnsi="News Gothic GDB"/>
              </w:rPr>
            </w:pPr>
          </w:p>
        </w:tc>
      </w:tr>
      <w:tr w:rsidR="00BE5007" w:rsidRPr="00F27756" w14:paraId="2BBB9F75" w14:textId="77777777" w:rsidTr="631CDB64">
        <w:tc>
          <w:tcPr>
            <w:tcW w:w="1620" w:type="dxa"/>
          </w:tcPr>
          <w:p w14:paraId="326BFA4E" w14:textId="77777777" w:rsidR="00BE5007" w:rsidRPr="00F27756" w:rsidRDefault="00BE5007" w:rsidP="0092566A">
            <w:pPr>
              <w:rPr>
                <w:rFonts w:ascii="News Gothic GDB" w:hAnsi="News Gothic GDB" w:cs="Arial"/>
                <w:sz w:val="22"/>
                <w:szCs w:val="22"/>
                <w:lang w:bidi="ar-SA"/>
              </w:rPr>
            </w:pPr>
            <w:r w:rsidRPr="6ABC4B8F">
              <w:rPr>
                <w:rFonts w:ascii="News Gothic GDB" w:hAnsi="News Gothic GDB" w:cs="Arial"/>
                <w:sz w:val="16"/>
                <w:szCs w:val="16"/>
              </w:rPr>
              <w:t xml:space="preserve">IT environment + Cloud services </w:t>
            </w:r>
          </w:p>
        </w:tc>
        <w:tc>
          <w:tcPr>
            <w:tcW w:w="13110" w:type="dxa"/>
          </w:tcPr>
          <w:p w14:paraId="736E5ECB" w14:textId="77777777" w:rsidR="00BE5007" w:rsidRPr="00F27756" w:rsidRDefault="00BE5007" w:rsidP="0092566A">
            <w:pPr>
              <w:jc w:val="both"/>
              <w:rPr>
                <w:rFonts w:ascii="News Gothic GDB" w:hAnsi="News Gothic GDB" w:cs="Arial"/>
                <w:bCs/>
                <w:iCs/>
                <w:sz w:val="16"/>
                <w:szCs w:val="16"/>
              </w:rPr>
            </w:pPr>
            <w:r w:rsidRPr="00F27756">
              <w:rPr>
                <w:rFonts w:ascii="News Gothic GDB" w:hAnsi="News Gothic GDB" w:cs="Arial"/>
                <w:bCs/>
                <w:iCs/>
                <w:sz w:val="16"/>
                <w:szCs w:val="16"/>
              </w:rPr>
              <w:t xml:space="preserve">No </w:t>
            </w:r>
            <w:r w:rsidRPr="00F27756">
              <w:rPr>
                <w:rFonts w:ascii="News Gothic GDB" w:hAnsi="News Gothic GDB" w:cs="Arial"/>
                <w:sz w:val="16"/>
                <w:szCs w:val="16"/>
              </w:rPr>
              <w:t>application was</w:t>
            </w:r>
            <w:r w:rsidRPr="00F27756">
              <w:rPr>
                <w:rFonts w:ascii="News Gothic GDB" w:hAnsi="News Gothic GDB" w:cs="Arial"/>
                <w:bCs/>
                <w:iCs/>
                <w:sz w:val="16"/>
                <w:szCs w:val="16"/>
              </w:rPr>
              <w:t xml:space="preserve"> identified as relevant to this L2 process as per the AAP2025 Golden Source.</w:t>
            </w:r>
          </w:p>
          <w:p w14:paraId="6C37977E" w14:textId="77777777" w:rsidR="00BE5007" w:rsidRPr="00F27756" w:rsidRDefault="00BE5007" w:rsidP="0092566A">
            <w:pPr>
              <w:jc w:val="both"/>
              <w:rPr>
                <w:rFonts w:ascii="News Gothic GDB" w:hAnsi="News Gothic GDB"/>
              </w:rPr>
            </w:pPr>
            <w:r w:rsidRPr="6ABC4B8F">
              <w:rPr>
                <w:rFonts w:ascii="News Gothic GDB" w:hAnsi="News Gothic GDB" w:cs="Arial"/>
                <w:b/>
                <w:sz w:val="16"/>
                <w:szCs w:val="16"/>
                <w:u w:val="single"/>
              </w:rPr>
              <w:t xml:space="preserve">Conclusion for RCA: </w:t>
            </w:r>
            <w:r w:rsidRPr="6ABC4B8F">
              <w:rPr>
                <w:rFonts w:ascii="News Gothic GDB" w:hAnsi="News Gothic GDB" w:cs="Arial"/>
                <w:sz w:val="16"/>
                <w:szCs w:val="16"/>
              </w:rPr>
              <w:t>No test procedure to be added.</w:t>
            </w:r>
          </w:p>
        </w:tc>
      </w:tr>
      <w:tr w:rsidR="00BE5007" w:rsidRPr="00F27756" w14:paraId="7E45AC59" w14:textId="77777777" w:rsidTr="631CDB64">
        <w:tc>
          <w:tcPr>
            <w:tcW w:w="1620" w:type="dxa"/>
          </w:tcPr>
          <w:p w14:paraId="158A3A99" w14:textId="77777777" w:rsidR="00BE5007" w:rsidRPr="00F27756" w:rsidRDefault="00BE5007" w:rsidP="0092566A">
            <w:pPr>
              <w:rPr>
                <w:rFonts w:ascii="News Gothic GDB" w:hAnsi="News Gothic GDB" w:cs="Arial"/>
                <w:sz w:val="22"/>
                <w:szCs w:val="22"/>
              </w:rPr>
            </w:pPr>
          </w:p>
        </w:tc>
        <w:tc>
          <w:tcPr>
            <w:tcW w:w="13110" w:type="dxa"/>
          </w:tcPr>
          <w:p w14:paraId="72F6B9E0" w14:textId="77777777" w:rsidR="00BE5007" w:rsidRPr="00F27756" w:rsidRDefault="00BE5007" w:rsidP="0092566A">
            <w:pPr>
              <w:jc w:val="both"/>
              <w:rPr>
                <w:rFonts w:ascii="News Gothic GDB" w:hAnsi="News Gothic GDB"/>
              </w:rPr>
            </w:pPr>
          </w:p>
        </w:tc>
      </w:tr>
      <w:tr w:rsidR="00BE5007" w:rsidRPr="00F27756" w14:paraId="5FFDBB85" w14:textId="77777777" w:rsidTr="631CDB64">
        <w:tc>
          <w:tcPr>
            <w:tcW w:w="1620" w:type="dxa"/>
          </w:tcPr>
          <w:p w14:paraId="285D4079" w14:textId="77777777" w:rsidR="00BE5007" w:rsidRPr="00F27756" w:rsidRDefault="00BE5007" w:rsidP="0092566A">
            <w:pPr>
              <w:rPr>
                <w:rFonts w:ascii="News Gothic GDB" w:hAnsi="News Gothic GDB" w:cs="Arial"/>
                <w:sz w:val="22"/>
                <w:szCs w:val="22"/>
              </w:rPr>
            </w:pPr>
            <w:r w:rsidRPr="6ABC4B8F">
              <w:rPr>
                <w:rFonts w:ascii="News Gothic GDB" w:hAnsi="News Gothic GDB" w:cs="Arial"/>
                <w:sz w:val="22"/>
                <w:szCs w:val="22"/>
              </w:rPr>
              <w:t>Data from External Audit</w:t>
            </w:r>
          </w:p>
        </w:tc>
        <w:tc>
          <w:tcPr>
            <w:tcW w:w="13110" w:type="dxa"/>
          </w:tcPr>
          <w:p w14:paraId="1C7F2A57" w14:textId="32DD1868" w:rsidR="00BE5007" w:rsidRPr="00F27756" w:rsidRDefault="00BE5007" w:rsidP="0092566A">
            <w:pPr>
              <w:jc w:val="both"/>
              <w:rPr>
                <w:rFonts w:ascii="News Gothic GDB" w:eastAsia="News Gothic GDB" w:hAnsi="News Gothic GDB" w:cs="News Gothic GDB"/>
                <w:sz w:val="22"/>
                <w:szCs w:val="22"/>
              </w:rPr>
            </w:pPr>
            <w:r w:rsidRPr="4953B71D">
              <w:rPr>
                <w:rFonts w:ascii="News Gothic GDB" w:hAnsi="News Gothic GDB"/>
                <w:sz w:val="22"/>
                <w:szCs w:val="22"/>
              </w:rPr>
              <w:t xml:space="preserve">For open external findings (F3/F4) relevant to this process, IA is performing validation on the implemented action plans in the ongoing SFV Program with target date as end of December 2025. </w:t>
            </w:r>
            <w:r w:rsidR="004F33BE">
              <w:rPr>
                <w:rFonts w:ascii="News Gothic GDB" w:hAnsi="News Gothic GDB"/>
                <w:sz w:val="22"/>
                <w:szCs w:val="22"/>
              </w:rPr>
              <w:t>Two</w:t>
            </w:r>
            <w:r w:rsidRPr="4953B71D">
              <w:rPr>
                <w:rFonts w:ascii="News Gothic GDB" w:hAnsi="News Gothic GDB"/>
                <w:sz w:val="22"/>
                <w:szCs w:val="22"/>
              </w:rPr>
              <w:t xml:space="preserve"> validation package</w:t>
            </w:r>
            <w:r w:rsidR="00D074E8">
              <w:rPr>
                <w:rFonts w:ascii="News Gothic GDB" w:hAnsi="News Gothic GDB"/>
                <w:sz w:val="22"/>
                <w:szCs w:val="22"/>
              </w:rPr>
              <w:t>s</w:t>
            </w:r>
            <w:r w:rsidRPr="4953B71D">
              <w:rPr>
                <w:rFonts w:ascii="News Gothic GDB" w:hAnsi="News Gothic GDB"/>
                <w:sz w:val="22"/>
                <w:szCs w:val="22"/>
              </w:rPr>
              <w:t xml:space="preserve"> relevant to this L2 </w:t>
            </w:r>
            <w:r w:rsidR="004F33BE">
              <w:rPr>
                <w:rFonts w:ascii="News Gothic GDB" w:hAnsi="News Gothic GDB"/>
                <w:sz w:val="22"/>
                <w:szCs w:val="22"/>
              </w:rPr>
              <w:t>are</w:t>
            </w:r>
            <w:r w:rsidRPr="4953B71D">
              <w:rPr>
                <w:rFonts w:ascii="News Gothic GDB" w:hAnsi="News Gothic GDB"/>
                <w:sz w:val="22"/>
                <w:szCs w:val="22"/>
              </w:rPr>
              <w:t xml:space="preserve"> </w:t>
            </w:r>
            <w:r w:rsidR="480F1324" w:rsidRPr="4953B71D">
              <w:rPr>
                <w:rFonts w:ascii="News Gothic GDB" w:hAnsi="News Gothic GDB"/>
                <w:sz w:val="22"/>
                <w:szCs w:val="22"/>
              </w:rPr>
              <w:t>IAM-5:</w:t>
            </w:r>
            <w:r w:rsidR="494BE692" w:rsidRPr="4953B71D">
              <w:rPr>
                <w:rFonts w:ascii="News Gothic GDB" w:hAnsi="News Gothic GDB"/>
                <w:sz w:val="22"/>
                <w:szCs w:val="22"/>
              </w:rPr>
              <w:t xml:space="preserve"> </w:t>
            </w:r>
            <w:r w:rsidR="480F1324" w:rsidRPr="4953B71D">
              <w:rPr>
                <w:rFonts w:ascii="News Gothic GDB" w:hAnsi="News Gothic GDB"/>
                <w:sz w:val="22"/>
                <w:szCs w:val="22"/>
              </w:rPr>
              <w:t>Increase data quality of PAM with new asset types (e.g. cloud, middleware)</w:t>
            </w:r>
            <w:r w:rsidR="60C66C65" w:rsidRPr="4953B71D">
              <w:rPr>
                <w:rFonts w:ascii="News Gothic GDB" w:hAnsi="News Gothic GDB"/>
                <w:sz w:val="22"/>
                <w:szCs w:val="22"/>
              </w:rPr>
              <w:t xml:space="preserve"> </w:t>
            </w:r>
            <w:r w:rsidR="326ACF37" w:rsidRPr="4953B71D">
              <w:rPr>
                <w:rFonts w:ascii="News Gothic GDB" w:hAnsi="News Gothic GDB"/>
                <w:sz w:val="22"/>
                <w:szCs w:val="22"/>
              </w:rPr>
              <w:t>and IAM - 7 (T0 and T2 accounts)</w:t>
            </w:r>
            <w:r w:rsidRPr="4953B71D">
              <w:rPr>
                <w:rFonts w:ascii="News Gothic GDB" w:hAnsi="News Gothic GDB"/>
                <w:sz w:val="22"/>
                <w:szCs w:val="22"/>
              </w:rPr>
              <w:t xml:space="preserve">. </w:t>
            </w:r>
            <w:r w:rsidRPr="4953B71D">
              <w:rPr>
                <w:rFonts w:ascii="News Gothic GDB" w:eastAsia="News Gothic GDB" w:hAnsi="News Gothic GDB" w:cs="News Gothic GDB"/>
                <w:sz w:val="22"/>
                <w:szCs w:val="22"/>
              </w:rPr>
              <w:t>No low severity external regulatory finding was identified as relevant to this L2</w:t>
            </w:r>
            <w:r w:rsidRPr="278B1B9B">
              <w:rPr>
                <w:rFonts w:ascii="News Gothic GDB" w:eastAsia="News Gothic GDB" w:hAnsi="News Gothic GDB" w:cs="News Gothic GDB"/>
                <w:sz w:val="22"/>
                <w:szCs w:val="22"/>
              </w:rPr>
              <w:t>.</w:t>
            </w:r>
          </w:p>
          <w:p w14:paraId="1582B9B8" w14:textId="01A8F8D5" w:rsidR="00BE5007" w:rsidRPr="00F27756" w:rsidRDefault="00BE5007" w:rsidP="309F7407">
            <w:pPr>
              <w:jc w:val="both"/>
              <w:rPr>
                <w:rFonts w:ascii="News Gothic GDB" w:hAnsi="News Gothic GDB" w:cs="Arial"/>
                <w:sz w:val="22"/>
                <w:szCs w:val="22"/>
                <w:u w:val="single"/>
              </w:rPr>
            </w:pPr>
          </w:p>
          <w:p w14:paraId="558810EA" w14:textId="3E5A56C0" w:rsidR="00BE5007" w:rsidRPr="00F27756" w:rsidRDefault="00BE5007" w:rsidP="0092566A">
            <w:pPr>
              <w:jc w:val="both"/>
              <w:rPr>
                <w:rFonts w:ascii="News Gothic GDB" w:hAnsi="News Gothic GDB" w:cs="Arial"/>
                <w:color w:val="FF0000"/>
                <w:sz w:val="22"/>
                <w:szCs w:val="22"/>
                <w:lang w:bidi="ar-SA"/>
              </w:rPr>
            </w:pPr>
            <w:r w:rsidRPr="6ABC4B8F">
              <w:rPr>
                <w:rFonts w:ascii="News Gothic GDB" w:hAnsi="News Gothic GDB" w:cs="Arial"/>
                <w:sz w:val="22"/>
                <w:szCs w:val="22"/>
                <w:u w:val="single"/>
              </w:rPr>
              <w:t>Conclusion for RCA:</w:t>
            </w:r>
            <w:r w:rsidRPr="6ABC4B8F">
              <w:rPr>
                <w:rFonts w:ascii="News Gothic GDB" w:hAnsi="News Gothic GDB"/>
                <w:sz w:val="22"/>
                <w:szCs w:val="22"/>
              </w:rPr>
              <w:t xml:space="preserve"> No dedicated test point to be added.</w:t>
            </w:r>
          </w:p>
        </w:tc>
      </w:tr>
      <w:tr w:rsidR="00BE5007" w:rsidRPr="00F27756" w14:paraId="6FEEBB2D" w14:textId="77777777" w:rsidTr="631CDB64">
        <w:tc>
          <w:tcPr>
            <w:tcW w:w="1620" w:type="dxa"/>
          </w:tcPr>
          <w:p w14:paraId="240FC758" w14:textId="77777777" w:rsidR="00BE5007" w:rsidRPr="00F27756" w:rsidRDefault="00BE5007" w:rsidP="0092566A">
            <w:pPr>
              <w:rPr>
                <w:rFonts w:ascii="News Gothic GDB" w:hAnsi="News Gothic GDB" w:cs="Arial"/>
                <w:sz w:val="22"/>
                <w:szCs w:val="22"/>
                <w:lang w:bidi="ar-SA"/>
              </w:rPr>
            </w:pPr>
            <w:r w:rsidRPr="6ABC4B8F">
              <w:rPr>
                <w:rFonts w:ascii="News Gothic GDB" w:hAnsi="News Gothic GDB" w:cs="Arial"/>
                <w:sz w:val="22"/>
                <w:szCs w:val="22"/>
              </w:rPr>
              <w:lastRenderedPageBreak/>
              <w:t>Relevant Future notes</w:t>
            </w:r>
          </w:p>
        </w:tc>
        <w:tc>
          <w:tcPr>
            <w:tcW w:w="13110" w:type="dxa"/>
          </w:tcPr>
          <w:p w14:paraId="0C5F2F46" w14:textId="16F0E391" w:rsidR="00BE5007" w:rsidRPr="00F27756" w:rsidRDefault="00BE5007" w:rsidP="0092566A">
            <w:pPr>
              <w:jc w:val="both"/>
              <w:rPr>
                <w:rFonts w:ascii="News Gothic GDB" w:hAnsi="News Gothic GDB" w:cs="Arial"/>
                <w:sz w:val="22"/>
                <w:szCs w:val="22"/>
                <w:lang w:bidi="ar-SA"/>
              </w:rPr>
            </w:pPr>
            <w:r w:rsidRPr="4E30259F">
              <w:rPr>
                <w:rFonts w:ascii="News Gothic GDB" w:hAnsi="News Gothic GDB" w:cs="Arial"/>
                <w:sz w:val="22"/>
                <w:szCs w:val="22"/>
              </w:rPr>
              <w:t>The following FuN</w:t>
            </w:r>
            <w:r w:rsidR="00B4226E" w:rsidRPr="4E30259F">
              <w:rPr>
                <w:rFonts w:ascii="News Gothic GDB" w:hAnsi="News Gothic GDB" w:cs="Arial"/>
                <w:sz w:val="22"/>
                <w:szCs w:val="22"/>
              </w:rPr>
              <w:t>s are</w:t>
            </w:r>
            <w:r w:rsidRPr="4E30259F">
              <w:rPr>
                <w:rFonts w:ascii="News Gothic GDB" w:hAnsi="News Gothic GDB" w:cs="Arial"/>
                <w:sz w:val="22"/>
                <w:szCs w:val="22"/>
              </w:rPr>
              <w:t xml:space="preserve"> identified as relevant to this L2 process: (</w:t>
            </w:r>
            <w:hyperlink r:id="rId71">
              <w:r w:rsidRPr="4E30259F">
                <w:rPr>
                  <w:rStyle w:val="Hyperlink"/>
                  <w:rFonts w:ascii="News Gothic GDB" w:hAnsi="News Gothic GDB" w:cs="Arial"/>
                  <w:sz w:val="22"/>
                  <w:szCs w:val="22"/>
                </w:rPr>
                <w:t>link</w:t>
              </w:r>
            </w:hyperlink>
            <w:r w:rsidRPr="4E30259F">
              <w:rPr>
                <w:rFonts w:ascii="News Gothic GDB" w:hAnsi="News Gothic GDB" w:cs="Arial"/>
                <w:sz w:val="22"/>
                <w:szCs w:val="22"/>
              </w:rPr>
              <w:t>)</w:t>
            </w:r>
          </w:p>
          <w:p w14:paraId="67DBC6D4" w14:textId="3C8E99CF" w:rsidR="00BE5007" w:rsidRPr="00F27756" w:rsidRDefault="00B4226E" w:rsidP="78EE4593">
            <w:pPr>
              <w:jc w:val="both"/>
              <w:rPr>
                <w:rFonts w:ascii="News Gothic GDB" w:hAnsi="News Gothic GDB"/>
              </w:rPr>
            </w:pPr>
            <w:r w:rsidRPr="00B4226E">
              <w:rPr>
                <w:rFonts w:ascii="News Gothic GDB" w:hAnsi="News Gothic GDB"/>
                <w:sz w:val="22"/>
                <w:szCs w:val="22"/>
              </w:rPr>
              <w:t>FuN 240729135043</w:t>
            </w:r>
            <w:r>
              <w:rPr>
                <w:rFonts w:ascii="News Gothic GDB" w:hAnsi="News Gothic GDB"/>
                <w:sz w:val="22"/>
                <w:szCs w:val="22"/>
              </w:rPr>
              <w:t xml:space="preserve">, </w:t>
            </w:r>
            <w:r w:rsidRPr="00B4226E">
              <w:rPr>
                <w:rFonts w:ascii="News Gothic GDB" w:hAnsi="News Gothic GDB"/>
                <w:sz w:val="22"/>
                <w:szCs w:val="22"/>
              </w:rPr>
              <w:t>FuN 240916113726</w:t>
            </w:r>
            <w:r>
              <w:rPr>
                <w:rFonts w:ascii="News Gothic GDB" w:hAnsi="News Gothic GDB"/>
                <w:sz w:val="22"/>
                <w:szCs w:val="22"/>
              </w:rPr>
              <w:t xml:space="preserve">, </w:t>
            </w:r>
            <w:r w:rsidRPr="00B4226E">
              <w:rPr>
                <w:rFonts w:ascii="News Gothic GDB" w:hAnsi="News Gothic GDB"/>
                <w:sz w:val="22"/>
                <w:szCs w:val="22"/>
              </w:rPr>
              <w:t>FuN 250306153041</w:t>
            </w:r>
            <w:r w:rsidR="00AC5F8C" w:rsidRPr="631C32C5">
              <w:rPr>
                <w:rFonts w:ascii="News Gothic GDB" w:hAnsi="News Gothic GDB"/>
                <w:sz w:val="22"/>
                <w:szCs w:val="22"/>
              </w:rPr>
              <w:t>:</w:t>
            </w:r>
          </w:p>
          <w:p w14:paraId="5A9D0BEC" w14:textId="1EBE00D9" w:rsidR="00BE5007" w:rsidRPr="00F27756" w:rsidRDefault="00BE5007" w:rsidP="547C2A09">
            <w:pPr>
              <w:jc w:val="both"/>
              <w:rPr>
                <w:rFonts w:ascii="News Gothic GDB" w:hAnsi="News Gothic GDB"/>
                <w:sz w:val="22"/>
                <w:szCs w:val="22"/>
              </w:rPr>
            </w:pPr>
          </w:p>
          <w:p w14:paraId="155FCF17" w14:textId="7F8CAC8E" w:rsidR="00BE5007" w:rsidRPr="00F27756" w:rsidRDefault="186BFE02" w:rsidP="4E30259F">
            <w:pPr>
              <w:jc w:val="both"/>
              <w:rPr>
                <w:rFonts w:ascii="News Gothic GDB" w:hAnsi="News Gothic GDB"/>
                <w:sz w:val="22"/>
                <w:szCs w:val="22"/>
              </w:rPr>
            </w:pPr>
            <w:r w:rsidRPr="40B437AA">
              <w:rPr>
                <w:rFonts w:ascii="News Gothic GDB" w:hAnsi="News Gothic GDB"/>
                <w:sz w:val="22"/>
                <w:szCs w:val="22"/>
              </w:rPr>
              <w:t>FuN 240729135043:</w:t>
            </w:r>
            <w:r w:rsidR="4D3CA400" w:rsidRPr="40B437AA">
              <w:rPr>
                <w:rFonts w:ascii="News Gothic GDB" w:hAnsi="News Gothic GDB"/>
                <w:color w:val="000000" w:themeColor="text1"/>
                <w:sz w:val="22"/>
                <w:szCs w:val="22"/>
              </w:rPr>
              <w:t xml:space="preserve"> </w:t>
            </w:r>
            <w:r w:rsidR="6C6BB63A" w:rsidRPr="40B437AA">
              <w:rPr>
                <w:rFonts w:ascii="News Gothic GDB" w:hAnsi="News Gothic GDB"/>
                <w:color w:val="000000" w:themeColor="text1"/>
                <w:sz w:val="22"/>
                <w:szCs w:val="22"/>
              </w:rPr>
              <w:t xml:space="preserve">Internal Audit noted during the </w:t>
            </w:r>
            <w:r w:rsidR="008B3358">
              <w:rPr>
                <w:rFonts w:ascii="News Gothic GDB" w:hAnsi="News Gothic GDB"/>
                <w:color w:val="000000" w:themeColor="text1"/>
                <w:sz w:val="22"/>
                <w:szCs w:val="22"/>
              </w:rPr>
              <w:t>‘</w:t>
            </w:r>
            <w:r w:rsidR="6C6BB63A" w:rsidRPr="40B437AA">
              <w:rPr>
                <w:rFonts w:ascii="News Gothic GDB" w:hAnsi="News Gothic GDB"/>
                <w:color w:val="000000" w:themeColor="text1"/>
                <w:sz w:val="22"/>
                <w:szCs w:val="22"/>
              </w:rPr>
              <w:t>2023-020 MS Azure</w:t>
            </w:r>
            <w:r w:rsidR="008B3358">
              <w:rPr>
                <w:rFonts w:ascii="News Gothic GDB" w:hAnsi="News Gothic GDB"/>
                <w:color w:val="000000" w:themeColor="text1"/>
                <w:sz w:val="22"/>
                <w:szCs w:val="22"/>
              </w:rPr>
              <w:t>’</w:t>
            </w:r>
            <w:r w:rsidR="6C6BB63A" w:rsidRPr="40B437AA">
              <w:rPr>
                <w:rFonts w:ascii="News Gothic GDB" w:hAnsi="News Gothic GDB"/>
                <w:color w:val="000000" w:themeColor="text1"/>
                <w:sz w:val="22"/>
                <w:szCs w:val="22"/>
              </w:rPr>
              <w:t xml:space="preserve"> </w:t>
            </w:r>
            <w:r w:rsidR="008B3358">
              <w:rPr>
                <w:rFonts w:ascii="News Gothic GDB" w:hAnsi="News Gothic GDB"/>
                <w:color w:val="000000" w:themeColor="text1"/>
                <w:sz w:val="22"/>
                <w:szCs w:val="22"/>
              </w:rPr>
              <w:t>a</w:t>
            </w:r>
            <w:r w:rsidR="00C0532B" w:rsidRPr="40B437AA">
              <w:rPr>
                <w:rFonts w:ascii="News Gothic GDB" w:hAnsi="News Gothic GDB"/>
                <w:color w:val="000000" w:themeColor="text1"/>
                <w:sz w:val="22"/>
                <w:szCs w:val="22"/>
              </w:rPr>
              <w:t>udit</w:t>
            </w:r>
            <w:r w:rsidR="0C16FB4B" w:rsidRPr="40B437AA">
              <w:rPr>
                <w:rFonts w:ascii="News Gothic GDB" w:hAnsi="News Gothic GDB"/>
                <w:color w:val="000000" w:themeColor="text1"/>
                <w:sz w:val="22"/>
                <w:szCs w:val="22"/>
              </w:rPr>
              <w:t xml:space="preserve"> that</w:t>
            </w:r>
            <w:r w:rsidR="6C6BB63A" w:rsidRPr="40B437AA">
              <w:rPr>
                <w:rFonts w:ascii="News Gothic GDB" w:hAnsi="News Gothic GDB"/>
                <w:color w:val="000000" w:themeColor="text1"/>
                <w:sz w:val="22"/>
                <w:szCs w:val="22"/>
              </w:rPr>
              <w:t xml:space="preserve"> the management of access permissions of privileged users on Azure Active Directory</w:t>
            </w:r>
            <w:r w:rsidR="7368079D" w:rsidRPr="40B437AA">
              <w:rPr>
                <w:rFonts w:ascii="News Gothic GDB" w:hAnsi="News Gothic GDB"/>
                <w:color w:val="000000" w:themeColor="text1"/>
                <w:sz w:val="22"/>
                <w:szCs w:val="22"/>
              </w:rPr>
              <w:t xml:space="preserve"> (</w:t>
            </w:r>
            <w:r w:rsidR="6C6BB63A" w:rsidRPr="40B437AA">
              <w:rPr>
                <w:rFonts w:ascii="News Gothic GDB" w:hAnsi="News Gothic GDB"/>
                <w:color w:val="000000" w:themeColor="text1"/>
                <w:sz w:val="22"/>
                <w:szCs w:val="22"/>
              </w:rPr>
              <w:t>i.e. access request and approval, provisioning and assignment of access rights and access re-certification</w:t>
            </w:r>
            <w:r w:rsidR="60E3CAD8" w:rsidRPr="40B437AA">
              <w:rPr>
                <w:rFonts w:ascii="News Gothic GDB" w:hAnsi="News Gothic GDB"/>
                <w:color w:val="000000" w:themeColor="text1"/>
                <w:sz w:val="22"/>
                <w:szCs w:val="22"/>
              </w:rPr>
              <w:t>)</w:t>
            </w:r>
            <w:r w:rsidR="6C6BB63A" w:rsidRPr="40B437AA">
              <w:rPr>
                <w:rFonts w:ascii="News Gothic GDB" w:hAnsi="News Gothic GDB"/>
                <w:color w:val="000000" w:themeColor="text1"/>
                <w:sz w:val="22"/>
                <w:szCs w:val="22"/>
              </w:rPr>
              <w:t xml:space="preserve"> was not being performed via IIQ. At the time of our audit fieldwork, this exception was subsequently assessed and registered in the Vulnerability Management Tool &amp; Risk Register.</w:t>
            </w:r>
            <w:r w:rsidR="3272C421" w:rsidRPr="40B437AA">
              <w:rPr>
                <w:rFonts w:ascii="News Gothic GDB" w:hAnsi="News Gothic GDB"/>
                <w:color w:val="000000" w:themeColor="text1"/>
                <w:sz w:val="22"/>
                <w:szCs w:val="22"/>
              </w:rPr>
              <w:t xml:space="preserve"> At time of the reconciliation audit, the migration deadline was extended to October 2024 and therefore the new process could not be assessed from a design/operating perspective</w:t>
            </w:r>
          </w:p>
          <w:p w14:paraId="7BD8E348" w14:textId="45A24DBE" w:rsidR="70EA4FE5" w:rsidRDefault="70EA4FE5" w:rsidP="70EA4FE5">
            <w:pPr>
              <w:jc w:val="both"/>
              <w:rPr>
                <w:rFonts w:ascii="News Gothic GDB" w:hAnsi="News Gothic GDB"/>
                <w:sz w:val="22"/>
                <w:szCs w:val="22"/>
              </w:rPr>
            </w:pPr>
          </w:p>
          <w:p w14:paraId="1580F995" w14:textId="0DEA07FB" w:rsidR="186BFE02" w:rsidRDefault="186BFE02" w:rsidP="4E30259F">
            <w:pPr>
              <w:jc w:val="both"/>
              <w:rPr>
                <w:rFonts w:ascii="News Gothic GDB" w:hAnsi="News Gothic GDB"/>
                <w:color w:val="000000" w:themeColor="text1"/>
                <w:sz w:val="22"/>
                <w:szCs w:val="22"/>
              </w:rPr>
            </w:pPr>
            <w:r w:rsidRPr="4E30259F">
              <w:rPr>
                <w:rFonts w:ascii="News Gothic GDB" w:hAnsi="News Gothic GDB"/>
                <w:sz w:val="22"/>
                <w:szCs w:val="22"/>
              </w:rPr>
              <w:t>FuN 240916113726:</w:t>
            </w:r>
            <w:r w:rsidR="59CDAFDF" w:rsidRPr="4E30259F">
              <w:rPr>
                <w:rFonts w:ascii="News Gothic GDB" w:hAnsi="News Gothic GDB"/>
                <w:sz w:val="22"/>
                <w:szCs w:val="22"/>
              </w:rPr>
              <w:t xml:space="preserve"> </w:t>
            </w:r>
            <w:r w:rsidR="44995651" w:rsidRPr="4E30259F">
              <w:rPr>
                <w:rFonts w:ascii="News Gothic GDB" w:hAnsi="News Gothic GDB"/>
                <w:color w:val="000000" w:themeColor="text1"/>
                <w:sz w:val="22"/>
                <w:szCs w:val="22"/>
              </w:rPr>
              <w:t xml:space="preserve">During the 2024-057 Reconciliation Audit (in scope applications- DDR and Nostro), IA was informed that there was an initiative to migrate Linux authentication to Active </w:t>
            </w:r>
            <w:r w:rsidR="00997ABF" w:rsidRPr="4E30259F">
              <w:rPr>
                <w:rFonts w:ascii="News Gothic GDB" w:hAnsi="News Gothic GDB"/>
                <w:color w:val="000000" w:themeColor="text1"/>
                <w:sz w:val="22"/>
                <w:szCs w:val="22"/>
              </w:rPr>
              <w:t>Directory</w:t>
            </w:r>
            <w:r w:rsidR="44995651" w:rsidRPr="4E30259F">
              <w:rPr>
                <w:rFonts w:ascii="News Gothic GDB" w:hAnsi="News Gothic GDB"/>
                <w:color w:val="000000" w:themeColor="text1"/>
                <w:sz w:val="22"/>
                <w:szCs w:val="22"/>
              </w:rPr>
              <w:t xml:space="preserve">. This migration targeted only Clearstream Linux assets only, operated by IT AST ICSD Unix/Linux System Admin team (C. Sterpin's team). </w:t>
            </w:r>
            <w:r w:rsidR="00997ABF" w:rsidRPr="4E30259F">
              <w:rPr>
                <w:rFonts w:ascii="News Gothic GDB" w:hAnsi="News Gothic GDB"/>
                <w:color w:val="000000" w:themeColor="text1"/>
                <w:sz w:val="22"/>
                <w:szCs w:val="22"/>
              </w:rPr>
              <w:t>Migration</w:t>
            </w:r>
            <w:r w:rsidR="44995651" w:rsidRPr="4E30259F">
              <w:rPr>
                <w:rFonts w:ascii="News Gothic GDB" w:hAnsi="News Gothic GDB"/>
                <w:color w:val="000000" w:themeColor="text1"/>
                <w:sz w:val="22"/>
                <w:szCs w:val="22"/>
              </w:rPr>
              <w:t xml:space="preserve"> would lead to changes </w:t>
            </w:r>
            <w:proofErr w:type="gramStart"/>
            <w:r w:rsidR="44995651" w:rsidRPr="4E30259F">
              <w:rPr>
                <w:rFonts w:ascii="News Gothic GDB" w:hAnsi="News Gothic GDB"/>
                <w:color w:val="000000" w:themeColor="text1"/>
                <w:sz w:val="22"/>
                <w:szCs w:val="22"/>
              </w:rPr>
              <w:t>on</w:t>
            </w:r>
            <w:proofErr w:type="gramEnd"/>
            <w:r w:rsidR="44995651" w:rsidRPr="4E30259F">
              <w:rPr>
                <w:rFonts w:ascii="News Gothic GDB" w:hAnsi="News Gothic GDB"/>
                <w:color w:val="000000" w:themeColor="text1"/>
                <w:sz w:val="22"/>
                <w:szCs w:val="22"/>
              </w:rPr>
              <w:t xml:space="preserve"> how </w:t>
            </w:r>
            <w:r w:rsidR="00997ABF" w:rsidRPr="4E30259F">
              <w:rPr>
                <w:rFonts w:ascii="News Gothic GDB" w:hAnsi="News Gothic GDB"/>
                <w:color w:val="000000" w:themeColor="text1"/>
                <w:sz w:val="22"/>
                <w:szCs w:val="22"/>
              </w:rPr>
              <w:t xml:space="preserve">the </w:t>
            </w:r>
            <w:r w:rsidR="44995651" w:rsidRPr="4E30259F">
              <w:rPr>
                <w:rFonts w:ascii="News Gothic GDB" w:hAnsi="News Gothic GDB"/>
                <w:color w:val="000000" w:themeColor="text1"/>
                <w:sz w:val="22"/>
                <w:szCs w:val="22"/>
              </w:rPr>
              <w:t xml:space="preserve">application support team </w:t>
            </w:r>
            <w:r w:rsidR="00C84D16" w:rsidRPr="4E30259F">
              <w:rPr>
                <w:rFonts w:ascii="News Gothic GDB" w:hAnsi="News Gothic GDB"/>
                <w:color w:val="000000" w:themeColor="text1"/>
                <w:sz w:val="22"/>
                <w:szCs w:val="22"/>
              </w:rPr>
              <w:t>connects</w:t>
            </w:r>
            <w:r w:rsidR="44995651" w:rsidRPr="4E30259F">
              <w:rPr>
                <w:rFonts w:ascii="News Gothic GDB" w:hAnsi="News Gothic GDB"/>
                <w:color w:val="000000" w:themeColor="text1"/>
                <w:sz w:val="22"/>
                <w:szCs w:val="22"/>
              </w:rPr>
              <w:t xml:space="preserve"> to Clearstream applications</w:t>
            </w:r>
            <w:r w:rsidR="00997ABF" w:rsidRPr="4E30259F">
              <w:rPr>
                <w:rFonts w:ascii="News Gothic GDB" w:hAnsi="News Gothic GDB"/>
                <w:color w:val="000000" w:themeColor="text1"/>
                <w:sz w:val="22"/>
                <w:szCs w:val="22"/>
              </w:rPr>
              <w:t>,</w:t>
            </w:r>
            <w:r w:rsidR="44995651" w:rsidRPr="4E30259F">
              <w:rPr>
                <w:rFonts w:ascii="News Gothic GDB" w:hAnsi="News Gothic GDB"/>
                <w:color w:val="000000" w:themeColor="text1"/>
                <w:sz w:val="22"/>
                <w:szCs w:val="22"/>
              </w:rPr>
              <w:t xml:space="preserve"> i.e. moving from shared accounts to personal privileged accounts.</w:t>
            </w:r>
            <w:r w:rsidR="4AFDBDA1" w:rsidRPr="4E30259F">
              <w:rPr>
                <w:rFonts w:ascii="News Gothic GDB" w:hAnsi="News Gothic GDB"/>
                <w:color w:val="000000" w:themeColor="text1"/>
                <w:sz w:val="22"/>
                <w:szCs w:val="22"/>
              </w:rPr>
              <w:t xml:space="preserve"> At time of the reconciliation audit, the migration deadline was extended to October 2024 and therefore the new process could not be assessed from a design/operating perspective</w:t>
            </w:r>
            <w:r w:rsidR="4FDC8963" w:rsidRPr="4E30259F">
              <w:rPr>
                <w:rFonts w:ascii="News Gothic GDB" w:hAnsi="News Gothic GDB"/>
                <w:color w:val="000000" w:themeColor="text1"/>
                <w:sz w:val="22"/>
                <w:szCs w:val="22"/>
              </w:rPr>
              <w:t xml:space="preserve">. </w:t>
            </w:r>
          </w:p>
          <w:p w14:paraId="0680C748" w14:textId="229EFCD5" w:rsidR="186BFE02" w:rsidRDefault="59CDAFDF" w:rsidP="4E30259F">
            <w:pPr>
              <w:jc w:val="both"/>
              <w:rPr>
                <w:rFonts w:ascii="News Gothic GDB" w:eastAsia="News Gothic GDB" w:hAnsi="News Gothic GDB" w:cs="News Gothic GDB"/>
                <w:sz w:val="22"/>
                <w:szCs w:val="22"/>
              </w:rPr>
            </w:pPr>
            <w:r w:rsidRPr="2AF70360">
              <w:rPr>
                <w:rFonts w:ascii="News Gothic GDB" w:hAnsi="News Gothic GDB"/>
                <w:sz w:val="22"/>
                <w:szCs w:val="22"/>
              </w:rPr>
              <w:t>IA was informed by U</w:t>
            </w:r>
            <w:r w:rsidR="4B7812F7" w:rsidRPr="2AF70360">
              <w:rPr>
                <w:rFonts w:ascii="News Gothic GDB" w:hAnsi="News Gothic GDB"/>
                <w:sz w:val="22"/>
                <w:szCs w:val="22"/>
              </w:rPr>
              <w:t>E</w:t>
            </w:r>
            <w:r w:rsidRPr="2AF70360">
              <w:rPr>
                <w:rFonts w:ascii="News Gothic GDB" w:hAnsi="News Gothic GDB"/>
                <w:sz w:val="22"/>
                <w:szCs w:val="22"/>
              </w:rPr>
              <w:t xml:space="preserve"> that the respective FuN was already noted and hence no further test</w:t>
            </w:r>
            <w:r w:rsidR="1319696B" w:rsidRPr="2AF70360">
              <w:rPr>
                <w:rFonts w:ascii="News Gothic GDB" w:hAnsi="News Gothic GDB"/>
                <w:sz w:val="22"/>
                <w:szCs w:val="22"/>
              </w:rPr>
              <w:t xml:space="preserve"> is</w:t>
            </w:r>
            <w:r w:rsidRPr="2AF70360">
              <w:rPr>
                <w:rFonts w:ascii="News Gothic GDB" w:hAnsi="News Gothic GDB"/>
                <w:sz w:val="22"/>
                <w:szCs w:val="22"/>
              </w:rPr>
              <w:t xml:space="preserve"> needed.</w:t>
            </w:r>
            <w:r w:rsidR="7E9B5542" w:rsidRPr="2AF70360">
              <w:rPr>
                <w:rFonts w:ascii="News Gothic GDB" w:hAnsi="News Gothic GDB"/>
                <w:sz w:val="22"/>
                <w:szCs w:val="22"/>
              </w:rPr>
              <w:t xml:space="preserve"> </w:t>
            </w:r>
            <w:r w:rsidR="101ADFD3" w:rsidRPr="2AF70360">
              <w:rPr>
                <w:rFonts w:ascii="News Gothic GDB" w:hAnsi="News Gothic GDB"/>
                <w:sz w:val="22"/>
                <w:szCs w:val="22"/>
              </w:rPr>
              <w:t xml:space="preserve">For </w:t>
            </w:r>
            <w:proofErr w:type="spellStart"/>
            <w:r w:rsidR="101ADFD3" w:rsidRPr="2AF70360">
              <w:rPr>
                <w:rFonts w:ascii="News Gothic GDB" w:hAnsi="News Gothic GDB"/>
                <w:sz w:val="22"/>
                <w:szCs w:val="22"/>
              </w:rPr>
              <w:t>CSUnix</w:t>
            </w:r>
            <w:proofErr w:type="spellEnd"/>
            <w:r w:rsidR="101ADFD3" w:rsidRPr="2AF70360">
              <w:rPr>
                <w:rFonts w:ascii="News Gothic GDB" w:hAnsi="News Gothic GDB"/>
                <w:sz w:val="22"/>
                <w:szCs w:val="22"/>
              </w:rPr>
              <w:t xml:space="preserve"> SOD tags, UE is currently following up as part of the 2025-041 GFO audit.</w:t>
            </w:r>
            <w:r w:rsidR="2B798086" w:rsidRPr="2AF70360">
              <w:rPr>
                <w:rFonts w:ascii="News Gothic GDB" w:hAnsi="News Gothic GDB"/>
                <w:sz w:val="22"/>
                <w:szCs w:val="22"/>
              </w:rPr>
              <w:t xml:space="preserve"> Refer to </w:t>
            </w:r>
            <w:hyperlink r:id="rId72">
              <w:r w:rsidR="2B798086" w:rsidRPr="2AF70360">
                <w:rPr>
                  <w:rStyle w:val="Hyperlink"/>
                  <w:rFonts w:ascii="News Gothic GDB" w:eastAsia="News Gothic GDB" w:hAnsi="News Gothic GDB" w:cs="News Gothic GDB"/>
                  <w:sz w:val="22"/>
                  <w:szCs w:val="22"/>
                </w:rPr>
                <w:t>FW 2024-057 Reconciliation Audit - Close Out List - SAO- Audit Comment.msg</w:t>
              </w:r>
            </w:hyperlink>
          </w:p>
          <w:p w14:paraId="472D2AC0" w14:textId="0B30EC7D" w:rsidR="2AF70360" w:rsidRDefault="2AF70360" w:rsidP="2AF70360">
            <w:pPr>
              <w:jc w:val="both"/>
              <w:rPr>
                <w:rFonts w:ascii="News Gothic GDB" w:hAnsi="News Gothic GDB"/>
                <w:sz w:val="22"/>
                <w:szCs w:val="22"/>
              </w:rPr>
            </w:pPr>
          </w:p>
          <w:p w14:paraId="08994234" w14:textId="06E02F37" w:rsidR="00BE5007" w:rsidRPr="00F27756" w:rsidRDefault="186BFE02" w:rsidP="2AF70360">
            <w:pPr>
              <w:jc w:val="both"/>
              <w:rPr>
                <w:rFonts w:ascii="News Gothic GDB" w:hAnsi="News Gothic GDB"/>
                <w:sz w:val="22"/>
                <w:szCs w:val="22"/>
              </w:rPr>
            </w:pPr>
            <w:r w:rsidRPr="2AF70360">
              <w:rPr>
                <w:rFonts w:ascii="News Gothic GDB" w:hAnsi="News Gothic GDB"/>
                <w:sz w:val="22"/>
                <w:szCs w:val="22"/>
              </w:rPr>
              <w:t>FuN 250306153041:</w:t>
            </w:r>
            <w:r w:rsidR="209B328B" w:rsidRPr="2AF70360">
              <w:rPr>
                <w:rFonts w:ascii="News Gothic GDB" w:hAnsi="News Gothic GDB"/>
                <w:sz w:val="22"/>
                <w:szCs w:val="22"/>
              </w:rPr>
              <w:t xml:space="preserve"> </w:t>
            </w:r>
            <w:r w:rsidR="77990078" w:rsidRPr="2AF70360">
              <w:rPr>
                <w:rFonts w:ascii="News Gothic GDB" w:hAnsi="News Gothic GDB"/>
                <w:sz w:val="22"/>
                <w:szCs w:val="22"/>
              </w:rPr>
              <w:t>IA noted the following deficiencies regarding IIQ reconciliation, CyberArk onboarding and recertification of Cyber</w:t>
            </w:r>
            <w:r w:rsidR="5570631E" w:rsidRPr="2AF70360">
              <w:rPr>
                <w:rFonts w:ascii="News Gothic GDB" w:hAnsi="News Gothic GDB"/>
                <w:sz w:val="22"/>
                <w:szCs w:val="22"/>
              </w:rPr>
              <w:t>Ark safe groups</w:t>
            </w:r>
            <w:r w:rsidR="7D90DB4D" w:rsidRPr="2AF70360">
              <w:rPr>
                <w:rFonts w:ascii="News Gothic GDB" w:hAnsi="News Gothic GDB"/>
                <w:sz w:val="22"/>
                <w:szCs w:val="22"/>
              </w:rPr>
              <w:t>:</w:t>
            </w:r>
          </w:p>
          <w:p w14:paraId="65217FA5" w14:textId="6AA029FB" w:rsidR="00BE5007" w:rsidRPr="002E003B" w:rsidRDefault="00997ABF" w:rsidP="002E003B">
            <w:pPr>
              <w:pStyle w:val="ListParagraph"/>
              <w:numPr>
                <w:ilvl w:val="0"/>
                <w:numId w:val="11"/>
              </w:numPr>
              <w:ind w:left="166" w:hanging="166"/>
              <w:jc w:val="both"/>
              <w:rPr>
                <w:rFonts w:ascii="News Gothic GDB" w:hAnsi="News Gothic GDB" w:cs="Arial"/>
                <w:color w:val="000000" w:themeColor="text1"/>
              </w:rPr>
            </w:pPr>
            <w:r w:rsidRPr="002E003B">
              <w:rPr>
                <w:rFonts w:ascii="News Gothic GDB" w:hAnsi="News Gothic GDB" w:cs="Arial"/>
                <w:color w:val="000000" w:themeColor="text1"/>
              </w:rPr>
              <w:t>There</w:t>
            </w:r>
            <w:r w:rsidR="4E25C7DE" w:rsidRPr="002E003B">
              <w:rPr>
                <w:rFonts w:ascii="News Gothic GDB" w:hAnsi="News Gothic GDB" w:cs="Arial"/>
                <w:color w:val="000000" w:themeColor="text1"/>
              </w:rPr>
              <w:t xml:space="preserve"> are </w:t>
            </w:r>
            <w:r w:rsidR="77D83447" w:rsidRPr="002E003B">
              <w:rPr>
                <w:rFonts w:ascii="News Gothic GDB" w:hAnsi="News Gothic GDB" w:cs="Arial"/>
                <w:color w:val="000000" w:themeColor="text1"/>
              </w:rPr>
              <w:t>4609</w:t>
            </w:r>
            <w:r w:rsidR="4E25C7DE" w:rsidRPr="002E003B">
              <w:rPr>
                <w:rFonts w:ascii="News Gothic GDB" w:hAnsi="News Gothic GDB" w:cs="Arial"/>
                <w:color w:val="000000" w:themeColor="text1"/>
              </w:rPr>
              <w:t xml:space="preserve"> </w:t>
            </w:r>
            <w:r w:rsidR="71543218" w:rsidRPr="002E003B">
              <w:rPr>
                <w:rFonts w:ascii="News Gothic GDB" w:hAnsi="News Gothic GDB" w:cs="Arial"/>
                <w:color w:val="000000" w:themeColor="text1"/>
              </w:rPr>
              <w:t xml:space="preserve">managed (the ones that are onboarded to CyberArk) </w:t>
            </w:r>
            <w:r w:rsidR="7ECF881E" w:rsidRPr="002E003B">
              <w:rPr>
                <w:rFonts w:ascii="News Gothic GDB" w:hAnsi="News Gothic GDB" w:cs="Arial"/>
                <w:color w:val="000000" w:themeColor="text1"/>
              </w:rPr>
              <w:t>C</w:t>
            </w:r>
            <w:r w:rsidR="4177FFC4" w:rsidRPr="002E003B">
              <w:rPr>
                <w:rFonts w:ascii="News Gothic GDB" w:hAnsi="News Gothic GDB" w:cs="Arial"/>
                <w:color w:val="000000" w:themeColor="text1"/>
              </w:rPr>
              <w:t xml:space="preserve"> safe access groups </w:t>
            </w:r>
            <w:r w:rsidR="5668B724" w:rsidRPr="002E003B">
              <w:rPr>
                <w:rFonts w:ascii="News Gothic GDB" w:hAnsi="News Gothic GDB" w:cs="Arial"/>
                <w:color w:val="000000" w:themeColor="text1"/>
              </w:rPr>
              <w:t xml:space="preserve">which </w:t>
            </w:r>
            <w:r w:rsidR="4177FFC4" w:rsidRPr="002E003B">
              <w:rPr>
                <w:rFonts w:ascii="News Gothic GDB" w:hAnsi="News Gothic GDB" w:cs="Arial"/>
                <w:color w:val="000000" w:themeColor="text1"/>
              </w:rPr>
              <w:t>are not requestable on CyberArk</w:t>
            </w:r>
            <w:r w:rsidR="519DBF29" w:rsidRPr="002E003B">
              <w:rPr>
                <w:rFonts w:ascii="News Gothic GDB" w:hAnsi="News Gothic GDB" w:cs="Arial"/>
                <w:color w:val="000000" w:themeColor="text1"/>
              </w:rPr>
              <w:t xml:space="preserve">. 195 out of </w:t>
            </w:r>
            <w:r w:rsidR="46BEB234" w:rsidRPr="002E003B">
              <w:rPr>
                <w:rFonts w:ascii="News Gothic GDB" w:hAnsi="News Gothic GDB" w:cs="Arial"/>
                <w:color w:val="000000" w:themeColor="text1"/>
              </w:rPr>
              <w:t>4609</w:t>
            </w:r>
            <w:r w:rsidR="519DBF29" w:rsidRPr="002E003B">
              <w:rPr>
                <w:rFonts w:ascii="News Gothic GDB" w:hAnsi="News Gothic GDB" w:cs="Arial"/>
                <w:color w:val="000000" w:themeColor="text1"/>
              </w:rPr>
              <w:t xml:space="preserve"> C safe access groups are with members which means they need to be part of clean-up exercises, on the other hand side remaining</w:t>
            </w:r>
            <w:r w:rsidR="537EAE53" w:rsidRPr="002E003B">
              <w:rPr>
                <w:rFonts w:ascii="News Gothic GDB" w:hAnsi="News Gothic GDB" w:cs="Arial"/>
                <w:color w:val="000000" w:themeColor="text1"/>
              </w:rPr>
              <w:t xml:space="preserve"> </w:t>
            </w:r>
            <w:r w:rsidR="1E206BEA" w:rsidRPr="002E003B">
              <w:rPr>
                <w:rFonts w:ascii="News Gothic GDB" w:hAnsi="News Gothic GDB" w:cs="Arial"/>
                <w:color w:val="000000" w:themeColor="text1"/>
              </w:rPr>
              <w:t>4414</w:t>
            </w:r>
            <w:r w:rsidR="537EAE53" w:rsidRPr="002E003B">
              <w:rPr>
                <w:rFonts w:ascii="News Gothic GDB" w:hAnsi="News Gothic GDB" w:cs="Arial"/>
                <w:color w:val="000000" w:themeColor="text1"/>
              </w:rPr>
              <w:t xml:space="preserve"> safe </w:t>
            </w:r>
            <w:r w:rsidR="70F48F36" w:rsidRPr="002E003B">
              <w:rPr>
                <w:rFonts w:ascii="News Gothic GDB" w:hAnsi="News Gothic GDB" w:cs="Arial"/>
                <w:color w:val="000000" w:themeColor="text1"/>
              </w:rPr>
              <w:t>access</w:t>
            </w:r>
            <w:r w:rsidR="537EAE53" w:rsidRPr="002E003B">
              <w:rPr>
                <w:rFonts w:ascii="News Gothic GDB" w:hAnsi="News Gothic GDB" w:cs="Arial"/>
                <w:color w:val="000000" w:themeColor="text1"/>
              </w:rPr>
              <w:t xml:space="preserve"> groups are without members. Hence, there is no further action </w:t>
            </w:r>
            <w:r w:rsidR="1012088E" w:rsidRPr="002E003B">
              <w:rPr>
                <w:rFonts w:ascii="News Gothic GDB" w:hAnsi="News Gothic GDB" w:cs="Arial"/>
                <w:color w:val="000000" w:themeColor="text1"/>
              </w:rPr>
              <w:t>needed.</w:t>
            </w:r>
          </w:p>
          <w:p w14:paraId="7769CD58" w14:textId="0CF18038" w:rsidR="00BE5007" w:rsidRPr="002E003B" w:rsidRDefault="00997ABF" w:rsidP="002E003B">
            <w:pPr>
              <w:pStyle w:val="ListParagraph"/>
              <w:numPr>
                <w:ilvl w:val="0"/>
                <w:numId w:val="11"/>
              </w:numPr>
              <w:ind w:left="166" w:hanging="166"/>
              <w:jc w:val="both"/>
              <w:rPr>
                <w:rFonts w:ascii="News Gothic GDB" w:hAnsi="News Gothic GDB" w:cs="Arial"/>
                <w:color w:val="000000" w:themeColor="text1"/>
              </w:rPr>
            </w:pPr>
            <w:r w:rsidRPr="002E003B">
              <w:rPr>
                <w:rFonts w:ascii="News Gothic GDB" w:hAnsi="News Gothic GDB" w:cs="Arial"/>
                <w:color w:val="000000" w:themeColor="text1"/>
              </w:rPr>
              <w:t>There</w:t>
            </w:r>
            <w:r w:rsidR="61517696" w:rsidRPr="002E003B">
              <w:rPr>
                <w:rFonts w:ascii="News Gothic GDB" w:hAnsi="News Gothic GDB" w:cs="Arial"/>
                <w:color w:val="000000" w:themeColor="text1"/>
              </w:rPr>
              <w:t xml:space="preserve"> was</w:t>
            </w:r>
            <w:r w:rsidR="32E33969" w:rsidRPr="002E003B">
              <w:rPr>
                <w:rFonts w:ascii="News Gothic GDB" w:hAnsi="News Gothic GDB" w:cs="Arial"/>
                <w:color w:val="000000" w:themeColor="text1"/>
              </w:rPr>
              <w:t xml:space="preserve"> </w:t>
            </w:r>
            <w:r w:rsidR="22285BC1" w:rsidRPr="002E003B">
              <w:rPr>
                <w:rFonts w:ascii="News Gothic GDB" w:hAnsi="News Gothic GDB" w:cs="Arial"/>
                <w:color w:val="000000" w:themeColor="text1"/>
              </w:rPr>
              <w:t>no</w:t>
            </w:r>
            <w:r w:rsidR="61517696" w:rsidRPr="002E003B">
              <w:rPr>
                <w:rFonts w:ascii="News Gothic GDB" w:hAnsi="News Gothic GDB" w:cs="Arial"/>
                <w:color w:val="000000" w:themeColor="text1"/>
              </w:rPr>
              <w:t xml:space="preserve"> IIQ </w:t>
            </w:r>
            <w:r w:rsidR="434F581D" w:rsidRPr="002E003B">
              <w:rPr>
                <w:rFonts w:ascii="News Gothic GDB" w:hAnsi="News Gothic GDB" w:cs="Arial"/>
                <w:color w:val="000000" w:themeColor="text1"/>
              </w:rPr>
              <w:t>reconciliation</w:t>
            </w:r>
            <w:r w:rsidR="61517696" w:rsidRPr="002E003B">
              <w:rPr>
                <w:rFonts w:ascii="News Gothic GDB" w:hAnsi="News Gothic GDB" w:cs="Arial"/>
                <w:color w:val="000000" w:themeColor="text1"/>
              </w:rPr>
              <w:t xml:space="preserve"> on all CyberArk safe access groups </w:t>
            </w:r>
            <w:r w:rsidR="632ED38B" w:rsidRPr="002E003B">
              <w:rPr>
                <w:rFonts w:ascii="News Gothic GDB" w:hAnsi="News Gothic GDB" w:cs="Arial"/>
                <w:color w:val="000000" w:themeColor="text1"/>
              </w:rPr>
              <w:t xml:space="preserve">(C, A, U, R) </w:t>
            </w:r>
            <w:r w:rsidR="61517696" w:rsidRPr="002E003B">
              <w:rPr>
                <w:rFonts w:ascii="News Gothic GDB" w:hAnsi="News Gothic GDB" w:cs="Arial"/>
                <w:color w:val="000000" w:themeColor="text1"/>
              </w:rPr>
              <w:t>by IAM team</w:t>
            </w:r>
            <w:r w:rsidR="5C7FF03F" w:rsidRPr="002E003B">
              <w:rPr>
                <w:rFonts w:ascii="News Gothic GDB" w:hAnsi="News Gothic GDB" w:cs="Arial"/>
                <w:color w:val="000000" w:themeColor="text1"/>
              </w:rPr>
              <w:t>.</w:t>
            </w:r>
          </w:p>
          <w:p w14:paraId="4DA8C78A" w14:textId="0E4D6C99" w:rsidR="00BE5007" w:rsidRPr="002E003B" w:rsidRDefault="2100EBD3" w:rsidP="002E003B">
            <w:pPr>
              <w:pStyle w:val="ListParagraph"/>
              <w:numPr>
                <w:ilvl w:val="0"/>
                <w:numId w:val="11"/>
              </w:numPr>
              <w:ind w:left="166" w:hanging="166"/>
              <w:jc w:val="both"/>
              <w:rPr>
                <w:rFonts w:ascii="News Gothic GDB" w:hAnsi="News Gothic GDB" w:cs="Arial"/>
                <w:color w:val="000000" w:themeColor="text1"/>
              </w:rPr>
            </w:pPr>
            <w:r w:rsidRPr="002E003B">
              <w:rPr>
                <w:rFonts w:ascii="News Gothic GDB" w:hAnsi="News Gothic GDB" w:cs="Arial"/>
                <w:color w:val="000000" w:themeColor="text1"/>
              </w:rPr>
              <w:lastRenderedPageBreak/>
              <w:t>CyberArk C safe access groups were not correctly recertified by role (safe) owners and line managers.</w:t>
            </w:r>
          </w:p>
          <w:p w14:paraId="3DEE92E3" w14:textId="21BB88A1" w:rsidR="00BE5007" w:rsidRPr="00F27756" w:rsidRDefault="00BE5007" w:rsidP="2AF70360">
            <w:pPr>
              <w:jc w:val="both"/>
              <w:rPr>
                <w:rFonts w:ascii="News Gothic GDB" w:hAnsi="News Gothic GDB"/>
                <w:sz w:val="22"/>
                <w:szCs w:val="22"/>
              </w:rPr>
            </w:pPr>
          </w:p>
          <w:p w14:paraId="2F339723" w14:textId="1DA59118" w:rsidR="00BE5007" w:rsidRPr="00F27756" w:rsidRDefault="5B2D0A4C" w:rsidP="4EB8CFB4">
            <w:pPr>
              <w:jc w:val="both"/>
              <w:rPr>
                <w:rFonts w:ascii="News Gothic GDB" w:hAnsi="News Gothic GDB"/>
                <w:color w:val="000000" w:themeColor="text1"/>
                <w:sz w:val="22"/>
                <w:szCs w:val="22"/>
                <w:highlight w:val="yellow"/>
                <w:u w:val="single"/>
              </w:rPr>
            </w:pPr>
            <w:r w:rsidRPr="4EB8CFB4">
              <w:rPr>
                <w:rFonts w:ascii="News Gothic GDB" w:hAnsi="News Gothic GDB"/>
                <w:sz w:val="22"/>
                <w:szCs w:val="22"/>
                <w:u w:val="single"/>
              </w:rPr>
              <w:t>For FuN 240729135043:</w:t>
            </w:r>
          </w:p>
          <w:p w14:paraId="536F4C1D" w14:textId="3225E717" w:rsidR="00BE5007" w:rsidRPr="00F27756" w:rsidRDefault="7F921BDF" w:rsidP="00375C7F">
            <w:pPr>
              <w:rPr>
                <w:rFonts w:ascii="News Gothic GDB" w:hAnsi="News Gothic GDB"/>
                <w:sz w:val="22"/>
                <w:szCs w:val="22"/>
              </w:rPr>
            </w:pPr>
            <w:r w:rsidRPr="45A83958">
              <w:rPr>
                <w:rFonts w:ascii="News Gothic GDB" w:hAnsi="News Gothic GDB"/>
                <w:sz w:val="22"/>
                <w:szCs w:val="22"/>
              </w:rPr>
              <w:t xml:space="preserve">-Test added in the RCA to assess </w:t>
            </w:r>
            <w:r w:rsidR="64C0614C" w:rsidRPr="45A83958">
              <w:rPr>
                <w:rFonts w:ascii="News Gothic GDB" w:hAnsi="News Gothic GDB"/>
                <w:sz w:val="22"/>
                <w:szCs w:val="22"/>
              </w:rPr>
              <w:t xml:space="preserve">to verify if the following VMT tickets have been closed </w:t>
            </w:r>
            <w:r w:rsidR="3B8C5F0C" w:rsidRPr="00375C7F">
              <w:rPr>
                <w:rFonts w:ascii="News Gothic GDB" w:hAnsi="News Gothic GDB"/>
                <w:sz w:val="22"/>
                <w:szCs w:val="22"/>
              </w:rPr>
              <w:t>to ensure that the management of access permissions of privileged users on Azure Active Directory was performed via IIQ:</w:t>
            </w:r>
            <w:r w:rsidRPr="00375C7F">
              <w:rPr>
                <w:rFonts w:ascii="News Gothic GDB" w:hAnsi="News Gothic GDB"/>
                <w:sz w:val="22"/>
                <w:szCs w:val="22"/>
              </w:rPr>
              <w:br/>
            </w:r>
            <w:r w:rsidRPr="45A83958">
              <w:rPr>
                <w:rFonts w:ascii="News Gothic GDB" w:hAnsi="News Gothic GDB"/>
                <w:sz w:val="22"/>
                <w:szCs w:val="22"/>
              </w:rPr>
              <w:t>https://vmt.deutsche-boerse.de/browse/ISRM-125814</w:t>
            </w:r>
            <w:r w:rsidRPr="00375C7F">
              <w:rPr>
                <w:rFonts w:ascii="News Gothic GDB" w:hAnsi="News Gothic GDB"/>
                <w:sz w:val="22"/>
                <w:szCs w:val="22"/>
              </w:rPr>
              <w:br/>
            </w:r>
            <w:r w:rsidRPr="45A83958">
              <w:rPr>
                <w:rFonts w:ascii="News Gothic GDB" w:hAnsi="News Gothic GDB"/>
                <w:sz w:val="22"/>
                <w:szCs w:val="22"/>
              </w:rPr>
              <w:t>https://vmt.deutsche-boerse.de/browse/ISRM-113008</w:t>
            </w:r>
            <w:r w:rsidRPr="00375C7F">
              <w:rPr>
                <w:rFonts w:ascii="News Gothic GDB" w:hAnsi="News Gothic GDB"/>
                <w:sz w:val="22"/>
                <w:szCs w:val="22"/>
              </w:rPr>
              <w:br/>
            </w:r>
            <w:r w:rsidRPr="00375C7F">
              <w:rPr>
                <w:rFonts w:ascii="News Gothic GDB" w:hAnsi="News Gothic GDB"/>
                <w:sz w:val="22"/>
                <w:szCs w:val="22"/>
              </w:rPr>
              <w:br/>
            </w:r>
            <w:r w:rsidR="45842FC9" w:rsidRPr="631C32C5">
              <w:rPr>
                <w:rFonts w:ascii="News Gothic GDB" w:hAnsi="News Gothic GDB"/>
                <w:sz w:val="22"/>
                <w:szCs w:val="22"/>
              </w:rPr>
              <w:t xml:space="preserve">-Test added in the RCA </w:t>
            </w:r>
            <w:r w:rsidR="1F4BC6C1" w:rsidRPr="631C32C5">
              <w:rPr>
                <w:rFonts w:ascii="News Gothic GDB" w:hAnsi="News Gothic GDB"/>
                <w:sz w:val="22"/>
                <w:szCs w:val="22"/>
              </w:rPr>
              <w:t>t</w:t>
            </w:r>
            <w:r w:rsidRPr="631C32C5">
              <w:rPr>
                <w:rFonts w:ascii="News Gothic GDB" w:hAnsi="News Gothic GDB"/>
                <w:sz w:val="22"/>
                <w:szCs w:val="22"/>
              </w:rPr>
              <w:t xml:space="preserve">o </w:t>
            </w:r>
            <w:r w:rsidR="3ACBFEE0" w:rsidRPr="631C32C5">
              <w:rPr>
                <w:rFonts w:ascii="News Gothic GDB" w:hAnsi="News Gothic GDB"/>
                <w:sz w:val="22"/>
                <w:szCs w:val="22"/>
              </w:rPr>
              <w:t>analyze</w:t>
            </w:r>
            <w:r w:rsidRPr="631C32C5">
              <w:rPr>
                <w:rFonts w:ascii="News Gothic GDB" w:hAnsi="News Gothic GDB"/>
                <w:sz w:val="22"/>
                <w:szCs w:val="22"/>
              </w:rPr>
              <w:t xml:space="preserve"> the access management process of privileged accounts (Tier 0,1) within DBG platforms (including Azure Platforms (AID415) ( e.g. via IIQ)</w:t>
            </w:r>
            <w:r>
              <w:br/>
            </w:r>
            <w:r>
              <w:br/>
            </w:r>
            <w:r w:rsidR="24B07D34" w:rsidRPr="45A83958">
              <w:rPr>
                <w:rFonts w:ascii="News Gothic GDB" w:hAnsi="News Gothic GDB"/>
                <w:sz w:val="22"/>
                <w:szCs w:val="22"/>
              </w:rPr>
              <w:t xml:space="preserve">-Test added in the RCA </w:t>
            </w:r>
            <w:r w:rsidR="1A51293D" w:rsidRPr="45A83958">
              <w:rPr>
                <w:rFonts w:ascii="News Gothic GDB" w:hAnsi="News Gothic GDB"/>
                <w:sz w:val="22"/>
                <w:szCs w:val="22"/>
              </w:rPr>
              <w:t xml:space="preserve">to assess </w:t>
            </w:r>
            <w:r w:rsidR="24B07D34" w:rsidRPr="45A83958">
              <w:rPr>
                <w:rFonts w:ascii="News Gothic GDB" w:hAnsi="News Gothic GDB"/>
                <w:sz w:val="22"/>
                <w:szCs w:val="22"/>
              </w:rPr>
              <w:t>if there are</w:t>
            </w:r>
            <w:r w:rsidRPr="45A83958">
              <w:rPr>
                <w:rFonts w:ascii="News Gothic GDB" w:hAnsi="News Gothic GDB"/>
                <w:sz w:val="22"/>
                <w:szCs w:val="22"/>
              </w:rPr>
              <w:t xml:space="preserve"> mitigating measures in place ensur</w:t>
            </w:r>
            <w:r w:rsidR="14F72123" w:rsidRPr="45A83958">
              <w:rPr>
                <w:rFonts w:ascii="News Gothic GDB" w:hAnsi="News Gothic GDB"/>
                <w:sz w:val="22"/>
                <w:szCs w:val="22"/>
              </w:rPr>
              <w:t>ing</w:t>
            </w:r>
            <w:r w:rsidRPr="45A83958">
              <w:rPr>
                <w:rFonts w:ascii="News Gothic GDB" w:hAnsi="News Gothic GDB"/>
                <w:sz w:val="22"/>
                <w:szCs w:val="22"/>
              </w:rPr>
              <w:t xml:space="preserve"> adherence to secure IAM processes including rule-based, automated allocation and withdrawal of access and access rights for privileged identities, Privileged Access Management (PAM) and Segregation of Duties (SoD) requirements</w:t>
            </w:r>
            <w:r w:rsidR="5714AD1F" w:rsidRPr="45A83958">
              <w:rPr>
                <w:rFonts w:ascii="News Gothic GDB" w:hAnsi="News Gothic GDB"/>
                <w:sz w:val="22"/>
                <w:szCs w:val="22"/>
              </w:rPr>
              <w:t xml:space="preserve"> in event IIQ is not being used.</w:t>
            </w:r>
          </w:p>
          <w:p w14:paraId="5CC5CC6F" w14:textId="4A2528F4" w:rsidR="00BE5007" w:rsidRPr="00F27756" w:rsidRDefault="00BE5007" w:rsidP="2AF70360">
            <w:pPr>
              <w:jc w:val="both"/>
              <w:rPr>
                <w:rFonts w:ascii="News Gothic GDB" w:hAnsi="News Gothic GDB"/>
                <w:sz w:val="22"/>
                <w:szCs w:val="22"/>
                <w:u w:val="single"/>
              </w:rPr>
            </w:pPr>
          </w:p>
          <w:p w14:paraId="75912131" w14:textId="625828DB" w:rsidR="00BE5007" w:rsidRPr="00F27756" w:rsidRDefault="337EF4D6" w:rsidP="4953B71D">
            <w:pPr>
              <w:jc w:val="both"/>
              <w:rPr>
                <w:rFonts w:ascii="News Gothic GDB" w:hAnsi="News Gothic GDB"/>
                <w:sz w:val="22"/>
                <w:szCs w:val="22"/>
                <w:u w:val="single"/>
              </w:rPr>
            </w:pPr>
            <w:r w:rsidRPr="4EB8CFB4">
              <w:rPr>
                <w:rFonts w:ascii="News Gothic GDB" w:hAnsi="News Gothic GDB"/>
                <w:sz w:val="22"/>
                <w:szCs w:val="22"/>
                <w:u w:val="single"/>
              </w:rPr>
              <w:t>FuN 250306153041</w:t>
            </w:r>
          </w:p>
          <w:p w14:paraId="505BB369" w14:textId="2A85B575" w:rsidR="00BE5007" w:rsidRPr="00F27756" w:rsidRDefault="1ED22EC7" w:rsidP="6009658A">
            <w:pPr>
              <w:jc w:val="both"/>
              <w:rPr>
                <w:ins w:id="262" w:author="Microsoft Word" w:date="2025-09-03T08:03:00Z" w16du:dateUtc="2025-09-03T15:03:00Z"/>
              </w:rPr>
            </w:pPr>
            <w:r w:rsidRPr="082A6718">
              <w:rPr>
                <w:rFonts w:ascii="News Gothic GDB" w:hAnsi="News Gothic GDB"/>
                <w:sz w:val="22"/>
                <w:szCs w:val="22"/>
              </w:rPr>
              <w:t xml:space="preserve">-Test added in the RCA to assess </w:t>
            </w:r>
            <w:r w:rsidR="1E1758ED" w:rsidRPr="3DAE5880">
              <w:rPr>
                <w:rFonts w:ascii="News Gothic GDB" w:hAnsi="News Gothic GDB"/>
                <w:sz w:val="22"/>
                <w:szCs w:val="22"/>
              </w:rPr>
              <w:t>i</w:t>
            </w:r>
            <w:r w:rsidR="0A39B3C8" w:rsidRPr="3DAE5880">
              <w:rPr>
                <w:rFonts w:ascii="News Gothic GDB" w:hAnsi="News Gothic GDB"/>
                <w:sz w:val="22"/>
                <w:szCs w:val="22"/>
              </w:rPr>
              <w:t>f</w:t>
            </w:r>
            <w:r w:rsidR="0A7158AD" w:rsidRPr="082A6718">
              <w:rPr>
                <w:rFonts w:ascii="News Gothic GDB" w:hAnsi="News Gothic GDB"/>
                <w:sz w:val="22"/>
                <w:szCs w:val="22"/>
              </w:rPr>
              <w:t xml:space="preserve"> 195 members in the C safe access groups </w:t>
            </w:r>
            <w:r w:rsidR="12C297FD" w:rsidRPr="3DAE5880">
              <w:rPr>
                <w:rFonts w:ascii="News Gothic GDB" w:hAnsi="News Gothic GDB"/>
                <w:sz w:val="22"/>
                <w:szCs w:val="22"/>
              </w:rPr>
              <w:t xml:space="preserve">have been deleted successfully </w:t>
            </w:r>
            <w:r w:rsidR="0A7158AD" w:rsidRPr="082A6718">
              <w:rPr>
                <w:rFonts w:ascii="News Gothic GDB" w:hAnsi="News Gothic GDB"/>
                <w:sz w:val="22"/>
                <w:szCs w:val="22"/>
              </w:rPr>
              <w:t xml:space="preserve">by PAM team. </w:t>
            </w:r>
            <w:r w:rsidR="0A7158AD" w:rsidRPr="3DAE5880">
              <w:rPr>
                <w:rFonts w:ascii="News Gothic GDB" w:hAnsi="News Gothic GDB"/>
                <w:sz w:val="22"/>
                <w:szCs w:val="22"/>
              </w:rPr>
              <w:t>(Target Date: Mid of Q2 2025)</w:t>
            </w:r>
          </w:p>
          <w:p w14:paraId="0730BD42" w14:textId="3E7E3327" w:rsidR="00BE5007" w:rsidRPr="00F27756" w:rsidRDefault="13DE3D6D" w:rsidP="15A27A7B">
            <w:pPr>
              <w:jc w:val="both"/>
              <w:rPr>
                <w:rFonts w:ascii="News Gothic GDB" w:hAnsi="News Gothic GDB"/>
                <w:sz w:val="22"/>
                <w:szCs w:val="22"/>
              </w:rPr>
            </w:pPr>
            <w:r w:rsidRPr="082A6718">
              <w:rPr>
                <w:rFonts w:ascii="News Gothic GDB" w:hAnsi="News Gothic GDB"/>
                <w:sz w:val="22"/>
                <w:szCs w:val="22"/>
              </w:rPr>
              <w:t>-Test added in the RCA to assess if</w:t>
            </w:r>
            <w:r w:rsidR="0A7158AD" w:rsidRPr="082A6718">
              <w:rPr>
                <w:rFonts w:ascii="News Gothic GDB" w:hAnsi="News Gothic GDB"/>
                <w:sz w:val="22"/>
                <w:szCs w:val="22"/>
              </w:rPr>
              <w:t xml:space="preserve"> CyberArk C safe access groups are being correctly recertified by the role (safe) owners and line managers</w:t>
            </w:r>
            <w:r w:rsidR="4796FB0E" w:rsidRPr="082A6718">
              <w:rPr>
                <w:rFonts w:ascii="News Gothic GDB" w:hAnsi="News Gothic GDB"/>
                <w:sz w:val="22"/>
                <w:szCs w:val="22"/>
              </w:rPr>
              <w:t xml:space="preserve"> in the April 2025 IIQ recertification.</w:t>
            </w:r>
          </w:p>
          <w:p w14:paraId="2C1A20D0" w14:textId="553FFD97" w:rsidR="00BE5007" w:rsidRPr="00F27756" w:rsidRDefault="6B008DAA" w:rsidP="75B28517">
            <w:pPr>
              <w:jc w:val="both"/>
              <w:rPr>
                <w:rFonts w:ascii="News Gothic GDB" w:hAnsi="News Gothic GDB"/>
                <w:sz w:val="22"/>
                <w:szCs w:val="22"/>
              </w:rPr>
            </w:pPr>
            <w:r w:rsidRPr="5F60DE1F">
              <w:rPr>
                <w:rFonts w:ascii="News Gothic GDB" w:hAnsi="News Gothic GDB"/>
                <w:sz w:val="22"/>
                <w:szCs w:val="22"/>
              </w:rPr>
              <w:t>-Test added in the RCA to assess</w:t>
            </w:r>
            <w:r w:rsidR="0415656D" w:rsidRPr="5F60DE1F">
              <w:rPr>
                <w:rFonts w:ascii="News Gothic GDB" w:hAnsi="News Gothic GDB"/>
                <w:sz w:val="22"/>
                <w:szCs w:val="22"/>
              </w:rPr>
              <w:t xml:space="preserve"> if CyberArk C safe access groups are being correctly recertified by the role (safe) owners and line managers through the April 2025 IIQ recertification campaign</w:t>
            </w:r>
          </w:p>
          <w:p w14:paraId="13256C87" w14:textId="09D6CD79" w:rsidR="19D543A5" w:rsidRDefault="19D543A5" w:rsidP="4EB8CFB4">
            <w:pPr>
              <w:jc w:val="both"/>
              <w:rPr>
                <w:rFonts w:ascii="News Gothic GDB" w:hAnsi="News Gothic GDB"/>
                <w:color w:val="000000" w:themeColor="text1"/>
                <w:sz w:val="22"/>
                <w:szCs w:val="22"/>
              </w:rPr>
            </w:pPr>
            <w:r w:rsidRPr="4EB8CFB4">
              <w:rPr>
                <w:rFonts w:ascii="News Gothic GDB" w:hAnsi="News Gothic GDB"/>
                <w:sz w:val="22"/>
                <w:szCs w:val="22"/>
              </w:rPr>
              <w:t xml:space="preserve">- </w:t>
            </w:r>
            <w:r w:rsidRPr="4EB8CFB4">
              <w:rPr>
                <w:rFonts w:ascii="News Gothic GDB" w:hAnsi="News Gothic GDB"/>
                <w:sz w:val="22"/>
                <w:szCs w:val="22"/>
                <w:u w:val="single"/>
              </w:rPr>
              <w:t>FuN 240916113726:</w:t>
            </w:r>
            <w:r w:rsidRPr="4EB8CFB4">
              <w:rPr>
                <w:rFonts w:ascii="News Gothic GDB" w:hAnsi="News Gothic GDB"/>
                <w:sz w:val="22"/>
                <w:szCs w:val="22"/>
              </w:rPr>
              <w:t xml:space="preserve"> </w:t>
            </w:r>
          </w:p>
          <w:p w14:paraId="2589606F" w14:textId="26E5B848" w:rsidR="19D543A5" w:rsidRDefault="19D543A5" w:rsidP="4EB8CFB4">
            <w:pPr>
              <w:jc w:val="both"/>
              <w:rPr>
                <w:rFonts w:ascii="News Gothic GDB" w:hAnsi="News Gothic GDB"/>
                <w:color w:val="000000" w:themeColor="text1"/>
                <w:sz w:val="22"/>
                <w:szCs w:val="22"/>
              </w:rPr>
            </w:pPr>
            <w:r w:rsidRPr="4EB8CFB4">
              <w:rPr>
                <w:rFonts w:ascii="News Gothic GDB" w:hAnsi="News Gothic GDB"/>
                <w:sz w:val="22"/>
                <w:szCs w:val="22"/>
              </w:rPr>
              <w:t xml:space="preserve">FuN is already noted by UE. No additional test point to be </w:t>
            </w:r>
            <w:r w:rsidR="7B15B0B7" w:rsidRPr="4EB8CFB4">
              <w:rPr>
                <w:rFonts w:ascii="News Gothic GDB" w:hAnsi="News Gothic GDB"/>
                <w:sz w:val="22"/>
                <w:szCs w:val="22"/>
              </w:rPr>
              <w:t>added.</w:t>
            </w:r>
          </w:p>
          <w:p w14:paraId="3AA53BAA" w14:textId="3E122309" w:rsidR="00BE5007" w:rsidRPr="00F27756" w:rsidRDefault="00BE5007" w:rsidP="146E0EB3">
            <w:pPr>
              <w:jc w:val="both"/>
              <w:rPr>
                <w:rFonts w:ascii="News Gothic GDB" w:hAnsi="News Gothic GDB"/>
                <w:sz w:val="22"/>
                <w:szCs w:val="22"/>
              </w:rPr>
            </w:pPr>
          </w:p>
        </w:tc>
      </w:tr>
      <w:tr w:rsidR="00BE5007" w:rsidRPr="00F27756" w14:paraId="44EE20FC" w14:textId="77777777" w:rsidTr="631CDB64">
        <w:trPr>
          <w:trHeight w:val="300"/>
        </w:trPr>
        <w:tc>
          <w:tcPr>
            <w:tcW w:w="1620" w:type="dxa"/>
          </w:tcPr>
          <w:p w14:paraId="04C000B1" w14:textId="77777777" w:rsidR="00BE5007" w:rsidRPr="00F27756" w:rsidRDefault="00BE5007" w:rsidP="0092566A">
            <w:pPr>
              <w:rPr>
                <w:rFonts w:ascii="News Gothic GDB" w:hAnsi="News Gothic GDB" w:cs="Arial"/>
                <w:sz w:val="22"/>
                <w:szCs w:val="22"/>
              </w:rPr>
            </w:pPr>
            <w:r w:rsidRPr="6ABC4B8F">
              <w:rPr>
                <w:rFonts w:ascii="News Gothic GDB" w:hAnsi="News Gothic GDB" w:cs="Arial"/>
                <w:sz w:val="22"/>
                <w:szCs w:val="22"/>
              </w:rPr>
              <w:lastRenderedPageBreak/>
              <w:t>Data Analytics</w:t>
            </w:r>
          </w:p>
        </w:tc>
        <w:tc>
          <w:tcPr>
            <w:tcW w:w="13110" w:type="dxa"/>
          </w:tcPr>
          <w:p w14:paraId="54E73521" w14:textId="54A28A94" w:rsidR="00BE5007" w:rsidRPr="00F27756" w:rsidRDefault="00BE5007" w:rsidP="0092566A">
            <w:pPr>
              <w:tabs>
                <w:tab w:val="left" w:pos="7020"/>
              </w:tabs>
              <w:jc w:val="both"/>
              <w:rPr>
                <w:rFonts w:ascii="News Gothic GDB" w:eastAsia="Calibri" w:hAnsi="News Gothic GDB" w:cs="Calibri"/>
                <w:i/>
                <w:color w:val="FF0000"/>
                <w:sz w:val="22"/>
                <w:szCs w:val="22"/>
              </w:rPr>
            </w:pPr>
            <w:r w:rsidRPr="6ABC4B8F">
              <w:rPr>
                <w:rFonts w:ascii="News Gothic GDB" w:hAnsi="News Gothic GDB" w:cs="Arial"/>
                <w:sz w:val="22"/>
                <w:szCs w:val="22"/>
              </w:rPr>
              <w:t xml:space="preserve">Based on current understanding, </w:t>
            </w:r>
            <w:r w:rsidRPr="00F27756">
              <w:rPr>
                <w:rFonts w:ascii="News Gothic GDB" w:hAnsi="News Gothic GDB" w:cs="Arial"/>
                <w:sz w:val="22"/>
                <w:szCs w:val="22"/>
              </w:rPr>
              <w:t>it</w:t>
            </w:r>
            <w:r w:rsidRPr="00F27756">
              <w:rPr>
                <w:rFonts w:ascii="News Gothic GDB" w:eastAsia="Calibri" w:hAnsi="News Gothic GDB" w:cs="Arial"/>
                <w:sz w:val="22"/>
                <w:szCs w:val="22"/>
              </w:rPr>
              <w:t xml:space="preserve"> </w:t>
            </w:r>
            <w:r w:rsidRPr="00F27756">
              <w:rPr>
                <w:rFonts w:ascii="News Gothic GDB" w:hAnsi="News Gothic GDB" w:cs="Arial"/>
                <w:sz w:val="22"/>
                <w:szCs w:val="22"/>
              </w:rPr>
              <w:t>may be</w:t>
            </w:r>
            <w:r w:rsidRPr="00F27756">
              <w:rPr>
                <w:rFonts w:ascii="News Gothic GDB" w:eastAsia="Calibri" w:hAnsi="News Gothic GDB" w:cs="Arial"/>
                <w:sz w:val="22"/>
                <w:szCs w:val="22"/>
              </w:rPr>
              <w:t xml:space="preserve"> </w:t>
            </w:r>
            <w:r w:rsidRPr="6ABC4B8F">
              <w:rPr>
                <w:rFonts w:ascii="News Gothic GDB" w:hAnsi="News Gothic GDB" w:cs="Arial"/>
                <w:sz w:val="22"/>
                <w:szCs w:val="22"/>
              </w:rPr>
              <w:t>eligible for Data Analytics (DA) testing. i.e. about completeness or timeliness of data and if properly recorded and approved, investigate the discrepancies.</w:t>
            </w:r>
          </w:p>
        </w:tc>
      </w:tr>
      <w:tr w:rsidR="00BE5007" w:rsidRPr="00F27756" w14:paraId="7B42A6E1" w14:textId="77777777" w:rsidTr="631CDB64">
        <w:trPr>
          <w:trHeight w:val="345"/>
        </w:trPr>
        <w:tc>
          <w:tcPr>
            <w:tcW w:w="1620" w:type="dxa"/>
          </w:tcPr>
          <w:p w14:paraId="7E742FE5" w14:textId="77777777" w:rsidR="00BE5007" w:rsidRPr="00F27756" w:rsidRDefault="00BE5007" w:rsidP="0092566A">
            <w:pPr>
              <w:rPr>
                <w:rFonts w:ascii="News Gothic GDB" w:hAnsi="News Gothic GDB" w:cs="Arial"/>
                <w:sz w:val="22"/>
                <w:szCs w:val="22"/>
              </w:rPr>
            </w:pPr>
            <w:r w:rsidRPr="6ABC4B8F">
              <w:rPr>
                <w:rFonts w:ascii="News Gothic GDB" w:hAnsi="News Gothic GDB" w:cs="Arial"/>
                <w:sz w:val="22"/>
                <w:szCs w:val="22"/>
              </w:rPr>
              <w:t>Defined test</w:t>
            </w:r>
          </w:p>
        </w:tc>
        <w:tc>
          <w:tcPr>
            <w:tcW w:w="13110" w:type="dxa"/>
          </w:tcPr>
          <w:p w14:paraId="4A5E67EA" w14:textId="77777777" w:rsidR="00BE5007" w:rsidRPr="00F27756" w:rsidRDefault="00BE5007" w:rsidP="0092566A">
            <w:pPr>
              <w:jc w:val="both"/>
              <w:rPr>
                <w:rFonts w:ascii="News Gothic GDB" w:hAnsi="News Gothic GDB" w:cs="Arial"/>
                <w:sz w:val="22"/>
                <w:szCs w:val="22"/>
              </w:rPr>
            </w:pPr>
            <w:r w:rsidRPr="6ABC4B8F">
              <w:rPr>
                <w:rFonts w:ascii="News Gothic GDB" w:hAnsi="News Gothic GDB" w:cs="Arial"/>
                <w:sz w:val="22"/>
                <w:szCs w:val="22"/>
              </w:rPr>
              <w:t xml:space="preserve">This is aligned with identified focus points and risks. This is also a direct input for RCA. </w:t>
            </w:r>
          </w:p>
          <w:p w14:paraId="0CA94447" w14:textId="7416D921" w:rsidR="00B4226E" w:rsidRPr="00B4226E" w:rsidRDefault="00B4226E" w:rsidP="00B4226E">
            <w:pPr>
              <w:jc w:val="both"/>
              <w:rPr>
                <w:rFonts w:ascii="News Gothic GDB" w:hAnsi="News Gothic GDB" w:cs="Arial"/>
                <w:sz w:val="22"/>
                <w:szCs w:val="22"/>
              </w:rPr>
            </w:pPr>
            <w:r w:rsidRPr="3881FB70">
              <w:rPr>
                <w:rFonts w:ascii="News Gothic GDB" w:hAnsi="News Gothic GDB" w:cs="Arial"/>
                <w:sz w:val="22"/>
                <w:szCs w:val="22"/>
                <w:lang w:bidi="ar-SA"/>
              </w:rPr>
              <w:t>(TP</w:t>
            </w:r>
            <w:r w:rsidR="009755ED" w:rsidRPr="3881FB70">
              <w:rPr>
                <w:rFonts w:ascii="News Gothic GDB" w:hAnsi="News Gothic GDB" w:cs="Arial"/>
                <w:sz w:val="22"/>
                <w:szCs w:val="22"/>
                <w:lang w:bidi="ar-SA"/>
              </w:rPr>
              <w:t>1</w:t>
            </w:r>
            <w:r w:rsidRPr="3881FB70">
              <w:rPr>
                <w:rFonts w:ascii="News Gothic GDB" w:hAnsi="News Gothic GDB" w:cs="Arial"/>
                <w:sz w:val="22"/>
                <w:szCs w:val="22"/>
                <w:lang w:bidi="ar-SA"/>
              </w:rPr>
              <w:t xml:space="preserve">) </w:t>
            </w:r>
            <w:r w:rsidR="003A262F" w:rsidRPr="3881FB70">
              <w:rPr>
                <w:rFonts w:ascii="News Gothic GDB" w:hAnsi="News Gothic GDB"/>
                <w:sz w:val="22"/>
                <w:szCs w:val="22"/>
              </w:rPr>
              <w:t xml:space="preserve">Follow up on </w:t>
            </w:r>
            <w:r w:rsidRPr="3881FB70">
              <w:rPr>
                <w:rFonts w:ascii="News Gothic GDB" w:hAnsi="News Gothic GDB" w:cs="Arial"/>
                <w:sz w:val="22"/>
                <w:szCs w:val="22"/>
              </w:rPr>
              <w:t>FuN 240729135043</w:t>
            </w:r>
            <w:r w:rsidR="01435A48" w:rsidRPr="3881FB70">
              <w:rPr>
                <w:rFonts w:ascii="News Gothic GDB" w:hAnsi="News Gothic GDB" w:cs="Arial"/>
                <w:sz w:val="22"/>
                <w:szCs w:val="22"/>
              </w:rPr>
              <w:t>:</w:t>
            </w:r>
          </w:p>
          <w:p w14:paraId="4C7E069D" w14:textId="43BCCE81" w:rsidR="50DCFB8C" w:rsidRDefault="00662DD0" w:rsidP="3881FB70">
            <w:pPr>
              <w:jc w:val="both"/>
              <w:rPr>
                <w:rFonts w:ascii="News Gothic GDB" w:hAnsi="News Gothic GDB" w:cs="Arial"/>
                <w:sz w:val="22"/>
                <w:szCs w:val="22"/>
              </w:rPr>
            </w:pPr>
            <w:r>
              <w:rPr>
                <w:rFonts w:ascii="News Gothic GDB" w:hAnsi="News Gothic GDB" w:cs="Arial"/>
                <w:color w:val="000000" w:themeColor="text1"/>
                <w:sz w:val="22"/>
                <w:szCs w:val="22"/>
              </w:rPr>
              <w:t>a)</w:t>
            </w:r>
            <w:r w:rsidR="50DCFB8C" w:rsidRPr="146E0EB3">
              <w:rPr>
                <w:rFonts w:ascii="News Gothic GDB" w:hAnsi="News Gothic GDB" w:cs="Arial"/>
                <w:color w:val="000000" w:themeColor="text1"/>
                <w:sz w:val="22"/>
                <w:szCs w:val="22"/>
              </w:rPr>
              <w:t xml:space="preserve"> </w:t>
            </w:r>
            <w:r w:rsidR="6CD27E2A" w:rsidRPr="146E0EB3">
              <w:rPr>
                <w:rFonts w:ascii="News Gothic GDB" w:hAnsi="News Gothic GDB" w:cs="Arial"/>
                <w:color w:val="000000" w:themeColor="text1"/>
                <w:sz w:val="22"/>
                <w:szCs w:val="22"/>
              </w:rPr>
              <w:t>Evaluate and verify the follow</w:t>
            </w:r>
            <w:r w:rsidR="00197B1E">
              <w:rPr>
                <w:rFonts w:ascii="News Gothic GDB" w:hAnsi="News Gothic GDB" w:cs="Arial"/>
                <w:color w:val="000000" w:themeColor="text1"/>
                <w:sz w:val="22"/>
                <w:szCs w:val="22"/>
              </w:rPr>
              <w:t xml:space="preserve"> up of the </w:t>
            </w:r>
            <w:r w:rsidR="54B0E142" w:rsidRPr="146E0EB3">
              <w:rPr>
                <w:rFonts w:ascii="News Gothic GDB" w:hAnsi="News Gothic GDB" w:cs="Arial"/>
                <w:color w:val="000000" w:themeColor="text1"/>
                <w:sz w:val="22"/>
                <w:szCs w:val="22"/>
              </w:rPr>
              <w:t>two VMT tickets</w:t>
            </w:r>
            <w:r w:rsidR="00501319">
              <w:rPr>
                <w:rFonts w:ascii="News Gothic GDB" w:hAnsi="News Gothic GDB" w:cs="Arial"/>
                <w:color w:val="000000" w:themeColor="text1"/>
                <w:sz w:val="22"/>
                <w:szCs w:val="22"/>
              </w:rPr>
              <w:t>:</w:t>
            </w:r>
            <w:r w:rsidR="54B0E142" w:rsidRPr="146E0EB3">
              <w:rPr>
                <w:rFonts w:ascii="News Gothic GDB" w:hAnsi="News Gothic GDB" w:cs="Arial"/>
                <w:color w:val="000000" w:themeColor="text1"/>
                <w:sz w:val="22"/>
                <w:szCs w:val="22"/>
              </w:rPr>
              <w:t xml:space="preserve"> </w:t>
            </w:r>
          </w:p>
          <w:p w14:paraId="2B3CD26B" w14:textId="6E1E066B" w:rsidR="00330E45" w:rsidRPr="00330E45" w:rsidRDefault="77C6BC6A" w:rsidP="631CDB64">
            <w:pPr>
              <w:rPr>
                <w:rFonts w:ascii="News Gothic GDB" w:hAnsi="News Gothic GDB" w:cs="Arial"/>
                <w:sz w:val="22"/>
                <w:szCs w:val="22"/>
              </w:rPr>
            </w:pPr>
            <w:r w:rsidRPr="631CDB64">
              <w:rPr>
                <w:rFonts w:ascii="News Gothic GDB" w:hAnsi="News Gothic GDB" w:cs="Arial"/>
                <w:color w:val="000000" w:themeColor="text1"/>
                <w:sz w:val="22"/>
                <w:szCs w:val="22"/>
              </w:rPr>
              <w:t>-</w:t>
            </w:r>
            <w:r w:rsidR="54B0E142" w:rsidRPr="631CDB64">
              <w:rPr>
                <w:rFonts w:ascii="News Gothic GDB" w:hAnsi="News Gothic GDB" w:cs="Arial"/>
                <w:color w:val="000000" w:themeColor="text1"/>
                <w:sz w:val="22"/>
                <w:szCs w:val="22"/>
              </w:rPr>
              <w:t>https://vmt.deutsche-boerse.de/browse/ISRM-125814</w:t>
            </w:r>
            <w:r>
              <w:br/>
            </w:r>
            <w:r w:rsidRPr="631CDB64">
              <w:rPr>
                <w:rFonts w:ascii="News Gothic GDB" w:hAnsi="News Gothic GDB" w:cs="Arial"/>
                <w:color w:val="000000" w:themeColor="text1"/>
                <w:sz w:val="22"/>
                <w:szCs w:val="22"/>
              </w:rPr>
              <w:t>-</w:t>
            </w:r>
            <w:r w:rsidR="54B0E142" w:rsidRPr="631CDB64">
              <w:rPr>
                <w:rFonts w:ascii="News Gothic GDB" w:hAnsi="News Gothic GDB" w:cs="Arial"/>
                <w:color w:val="000000" w:themeColor="text1"/>
                <w:sz w:val="22"/>
                <w:szCs w:val="22"/>
              </w:rPr>
              <w:t>https://vmt.deutsche-boerse.de/browse/ISRM-113008</w:t>
            </w:r>
            <w:r>
              <w:br/>
            </w:r>
            <w:r w:rsidR="00253289" w:rsidRPr="631CDB64">
              <w:rPr>
                <w:rFonts w:ascii="News Gothic GDB" w:hAnsi="News Gothic GDB" w:cs="Arial"/>
                <w:color w:val="000000" w:themeColor="text1"/>
                <w:sz w:val="22"/>
                <w:szCs w:val="22"/>
              </w:rPr>
              <w:t>b)</w:t>
            </w:r>
            <w:r w:rsidR="54B0E142" w:rsidRPr="631CDB64">
              <w:rPr>
                <w:rFonts w:ascii="News Gothic GDB" w:hAnsi="News Gothic GDB" w:cs="Arial"/>
                <w:color w:val="000000" w:themeColor="text1"/>
                <w:sz w:val="22"/>
                <w:szCs w:val="22"/>
              </w:rPr>
              <w:t xml:space="preserve"> </w:t>
            </w:r>
            <w:r w:rsidR="03E2520D" w:rsidRPr="631CDB64">
              <w:rPr>
                <w:rFonts w:ascii="News Gothic GDB" w:hAnsi="News Gothic GDB" w:cs="Arial"/>
                <w:color w:val="000000" w:themeColor="text1"/>
                <w:sz w:val="22"/>
                <w:szCs w:val="22"/>
              </w:rPr>
              <w:t>Analyze the access management process of privileged accounts (Tier 0,1) within DBG platforms for Azure Platforms (AID415) (e.g. via IIQ)</w:t>
            </w:r>
          </w:p>
          <w:p w14:paraId="3648019D" w14:textId="5992289C" w:rsidR="77C6BC6A" w:rsidRDefault="00330E45" w:rsidP="3881FB70">
            <w:pPr>
              <w:jc w:val="both"/>
              <w:rPr>
                <w:rFonts w:ascii="News Gothic GDB" w:hAnsi="News Gothic GDB" w:cs="Arial"/>
                <w:color w:val="000000" w:themeColor="text1"/>
                <w:sz w:val="22"/>
                <w:szCs w:val="22"/>
              </w:rPr>
            </w:pPr>
            <w:r>
              <w:rPr>
                <w:rFonts w:ascii="News Gothic GDB" w:hAnsi="News Gothic GDB" w:cs="Arial"/>
                <w:color w:val="000000" w:themeColor="text1"/>
                <w:sz w:val="22"/>
                <w:szCs w:val="22"/>
              </w:rPr>
              <w:t xml:space="preserve">c) </w:t>
            </w:r>
            <w:r w:rsidR="009157E2">
              <w:rPr>
                <w:rFonts w:ascii="News Gothic GDB" w:hAnsi="News Gothic GDB" w:cs="Arial"/>
                <w:color w:val="000000" w:themeColor="text1"/>
                <w:sz w:val="22"/>
                <w:szCs w:val="22"/>
              </w:rPr>
              <w:t>Test</w:t>
            </w:r>
            <w:r w:rsidR="54B0E142" w:rsidRPr="146E0EB3">
              <w:rPr>
                <w:rFonts w:ascii="News Gothic GDB" w:hAnsi="News Gothic GDB" w:cs="Arial"/>
                <w:color w:val="000000" w:themeColor="text1"/>
                <w:sz w:val="22"/>
                <w:szCs w:val="22"/>
              </w:rPr>
              <w:t xml:space="preserve"> mitigating measures in place to ensure adherence to IAM processes including rule-based, automated allocation and withdrawal of access and access rights for privileged identities, Privileged Access Management (PAM) and Segregation of Duties (SoD) requirements</w:t>
            </w:r>
            <w:r w:rsidR="72A84413" w:rsidRPr="146E0EB3">
              <w:rPr>
                <w:rFonts w:ascii="News Gothic GDB" w:hAnsi="News Gothic GDB" w:cs="Arial"/>
                <w:color w:val="000000" w:themeColor="text1"/>
                <w:sz w:val="22"/>
                <w:szCs w:val="22"/>
              </w:rPr>
              <w:t xml:space="preserve"> in event IIQ is not being used</w:t>
            </w:r>
            <w:r w:rsidR="01B18EA3" w:rsidRPr="70B3B6A6">
              <w:rPr>
                <w:rFonts w:ascii="News Gothic GDB" w:hAnsi="News Gothic GDB" w:cs="Arial"/>
                <w:color w:val="000000" w:themeColor="text1"/>
                <w:sz w:val="22"/>
                <w:szCs w:val="22"/>
              </w:rPr>
              <w:t xml:space="preserve"> for Azure Platforms</w:t>
            </w:r>
            <w:r w:rsidR="2DEBB1EE" w:rsidRPr="70B3B6A6">
              <w:rPr>
                <w:rFonts w:ascii="News Gothic GDB" w:hAnsi="News Gothic GDB" w:cs="Arial"/>
                <w:color w:val="000000" w:themeColor="text1"/>
                <w:sz w:val="22"/>
                <w:szCs w:val="22"/>
              </w:rPr>
              <w:t>.</w:t>
            </w:r>
            <w:r w:rsidR="7840ACB6" w:rsidRPr="70B3B6A6">
              <w:rPr>
                <w:rFonts w:ascii="News Gothic GDB" w:hAnsi="News Gothic GDB" w:cs="Arial"/>
                <w:color w:val="000000" w:themeColor="text1"/>
                <w:sz w:val="22"/>
                <w:szCs w:val="22"/>
              </w:rPr>
              <w:t xml:space="preserve"> </w:t>
            </w:r>
            <w:r w:rsidR="7840ACB6" w:rsidRPr="48D47FD1">
              <w:rPr>
                <w:rFonts w:ascii="News Gothic GDB" w:hAnsi="News Gothic GDB" w:cs="Arial"/>
                <w:color w:val="000000" w:themeColor="text1"/>
                <w:sz w:val="22"/>
                <w:szCs w:val="22"/>
              </w:rPr>
              <w:t>(AID415)</w:t>
            </w:r>
          </w:p>
          <w:p w14:paraId="4CB70388" w14:textId="19358566" w:rsidR="00B4226E" w:rsidRPr="00B4226E" w:rsidRDefault="00B4226E" w:rsidP="00B4226E">
            <w:pPr>
              <w:jc w:val="both"/>
              <w:rPr>
                <w:rFonts w:ascii="News Gothic GDB" w:hAnsi="News Gothic GDB" w:cs="Arial"/>
                <w:sz w:val="22"/>
                <w:szCs w:val="22"/>
              </w:rPr>
            </w:pPr>
          </w:p>
          <w:p w14:paraId="24741978" w14:textId="3B17A0A6" w:rsidR="00BE5007" w:rsidRPr="00F27756" w:rsidRDefault="00B4226E" w:rsidP="146E0EB3">
            <w:pPr>
              <w:jc w:val="both"/>
              <w:rPr>
                <w:rFonts w:ascii="News Gothic GDB" w:hAnsi="News Gothic GDB" w:cs="Arial"/>
                <w:color w:val="FF0000"/>
                <w:sz w:val="22"/>
                <w:szCs w:val="22"/>
              </w:rPr>
            </w:pPr>
            <w:r w:rsidRPr="146E0EB3">
              <w:rPr>
                <w:rFonts w:ascii="News Gothic GDB" w:hAnsi="News Gothic GDB" w:cs="Arial"/>
                <w:sz w:val="22"/>
                <w:szCs w:val="22"/>
              </w:rPr>
              <w:t>(</w:t>
            </w:r>
            <w:r w:rsidR="5B142380" w:rsidRPr="631C32C5">
              <w:rPr>
                <w:rFonts w:ascii="News Gothic GDB" w:hAnsi="News Gothic GDB" w:cs="Arial"/>
                <w:sz w:val="22"/>
                <w:szCs w:val="22"/>
              </w:rPr>
              <w:t>TP</w:t>
            </w:r>
            <w:r w:rsidR="6D9E713E" w:rsidRPr="631C32C5">
              <w:rPr>
                <w:rFonts w:ascii="News Gothic GDB" w:hAnsi="News Gothic GDB" w:cs="Arial"/>
                <w:sz w:val="22"/>
                <w:szCs w:val="22"/>
              </w:rPr>
              <w:t>2</w:t>
            </w:r>
            <w:r w:rsidRPr="146E0EB3">
              <w:rPr>
                <w:rFonts w:ascii="News Gothic GDB" w:hAnsi="News Gothic GDB" w:cs="Arial"/>
                <w:sz w:val="22"/>
                <w:szCs w:val="22"/>
              </w:rPr>
              <w:t xml:space="preserve">) </w:t>
            </w:r>
            <w:r w:rsidR="003A262F" w:rsidRPr="146E0EB3">
              <w:rPr>
                <w:rFonts w:ascii="News Gothic GDB" w:hAnsi="News Gothic GDB"/>
                <w:sz w:val="22"/>
                <w:szCs w:val="22"/>
              </w:rPr>
              <w:t xml:space="preserve">Follow up on </w:t>
            </w:r>
            <w:r w:rsidRPr="146E0EB3">
              <w:rPr>
                <w:rFonts w:ascii="News Gothic GDB" w:hAnsi="News Gothic GDB" w:cs="Arial"/>
                <w:sz w:val="22"/>
                <w:szCs w:val="22"/>
              </w:rPr>
              <w:t>FuN 250306153041</w:t>
            </w:r>
            <w:r w:rsidR="2598F3B7" w:rsidRPr="146E0EB3">
              <w:rPr>
                <w:rFonts w:ascii="News Gothic GDB" w:hAnsi="News Gothic GDB" w:cs="Arial"/>
                <w:sz w:val="22"/>
                <w:szCs w:val="22"/>
              </w:rPr>
              <w:t>:</w:t>
            </w:r>
          </w:p>
          <w:p w14:paraId="6171681F" w14:textId="77777777" w:rsidR="003B7D1E" w:rsidRDefault="00B86739" w:rsidP="146E0EB3">
            <w:pPr>
              <w:jc w:val="both"/>
              <w:rPr>
                <w:rFonts w:ascii="News Gothic GDB" w:hAnsi="News Gothic GDB"/>
                <w:sz w:val="22"/>
                <w:szCs w:val="22"/>
              </w:rPr>
            </w:pPr>
            <w:r>
              <w:rPr>
                <w:rFonts w:ascii="News Gothic GDB" w:hAnsi="News Gothic GDB"/>
                <w:sz w:val="22"/>
                <w:szCs w:val="22"/>
              </w:rPr>
              <w:t xml:space="preserve">a) </w:t>
            </w:r>
            <w:r w:rsidR="7E90C8BD" w:rsidRPr="146E0EB3">
              <w:rPr>
                <w:rFonts w:ascii="News Gothic GDB" w:hAnsi="News Gothic GDB"/>
                <w:sz w:val="22"/>
                <w:szCs w:val="22"/>
              </w:rPr>
              <w:t>Verify the s</w:t>
            </w:r>
            <w:r w:rsidR="2598F3B7" w:rsidRPr="146E0EB3">
              <w:rPr>
                <w:rFonts w:ascii="News Gothic GDB" w:hAnsi="News Gothic GDB"/>
                <w:sz w:val="22"/>
                <w:szCs w:val="22"/>
              </w:rPr>
              <w:t>uccessful deletion of 195 members in the C safe access groups by PAM team.</w:t>
            </w:r>
            <w:r w:rsidR="003B7D1E">
              <w:t xml:space="preserve"> </w:t>
            </w:r>
            <w:r w:rsidR="00B4226E">
              <w:br/>
            </w:r>
            <w:r w:rsidR="004A2B7E">
              <w:rPr>
                <w:rFonts w:ascii="News Gothic GDB" w:hAnsi="News Gothic GDB"/>
                <w:sz w:val="22"/>
                <w:szCs w:val="22"/>
              </w:rPr>
              <w:t>b)</w:t>
            </w:r>
            <w:r w:rsidR="2598F3B7" w:rsidRPr="146E0EB3">
              <w:rPr>
                <w:rFonts w:ascii="News Gothic GDB" w:hAnsi="News Gothic GDB"/>
                <w:sz w:val="22"/>
                <w:szCs w:val="22"/>
              </w:rPr>
              <w:t xml:space="preserve"> </w:t>
            </w:r>
            <w:r w:rsidR="519B4A05" w:rsidRPr="146E0EB3">
              <w:rPr>
                <w:rFonts w:ascii="News Gothic GDB" w:hAnsi="News Gothic GDB"/>
                <w:sz w:val="22"/>
                <w:szCs w:val="22"/>
              </w:rPr>
              <w:t>Verify s</w:t>
            </w:r>
            <w:r w:rsidR="2598F3B7" w:rsidRPr="146E0EB3">
              <w:rPr>
                <w:rFonts w:ascii="News Gothic GDB" w:hAnsi="News Gothic GDB"/>
                <w:sz w:val="22"/>
                <w:szCs w:val="22"/>
              </w:rPr>
              <w:t xml:space="preserve">uccessful enabling of IIQ </w:t>
            </w:r>
            <w:r w:rsidR="41A3999A" w:rsidRPr="146E0EB3">
              <w:rPr>
                <w:rFonts w:ascii="News Gothic GDB" w:hAnsi="News Gothic GDB"/>
                <w:sz w:val="22"/>
                <w:szCs w:val="22"/>
              </w:rPr>
              <w:t>reconciliation</w:t>
            </w:r>
            <w:r w:rsidR="2598F3B7" w:rsidRPr="146E0EB3">
              <w:rPr>
                <w:rFonts w:ascii="News Gothic GDB" w:hAnsi="News Gothic GDB"/>
                <w:sz w:val="22"/>
                <w:szCs w:val="22"/>
              </w:rPr>
              <w:t xml:space="preserve"> on all CyberArk safe access groups by IAM team.</w:t>
            </w:r>
          </w:p>
          <w:p w14:paraId="6790A294" w14:textId="3D42FFB8" w:rsidR="00BE5007" w:rsidRPr="00F27756" w:rsidRDefault="004A2B7E" w:rsidP="146E0EB3">
            <w:pPr>
              <w:jc w:val="both"/>
              <w:rPr>
                <w:rFonts w:ascii="News Gothic GDB" w:hAnsi="News Gothic GDB"/>
              </w:rPr>
            </w:pPr>
            <w:r>
              <w:rPr>
                <w:rFonts w:ascii="News Gothic GDB" w:hAnsi="News Gothic GDB"/>
                <w:sz w:val="22"/>
                <w:szCs w:val="22"/>
              </w:rPr>
              <w:t>c)</w:t>
            </w:r>
            <w:r w:rsidR="2598F3B7" w:rsidRPr="146E0EB3">
              <w:rPr>
                <w:rFonts w:ascii="News Gothic GDB" w:hAnsi="News Gothic GDB"/>
                <w:sz w:val="22"/>
                <w:szCs w:val="22"/>
              </w:rPr>
              <w:t xml:space="preserve"> Check in the April 2025 IIQ recertification campaign that CyberArk C safe access groups are being correctly recertified by the role (safe) owners and line managers</w:t>
            </w:r>
            <w:r w:rsidR="00985FCA">
              <w:rPr>
                <w:rFonts w:ascii="News Gothic GDB" w:hAnsi="News Gothic GDB"/>
                <w:sz w:val="22"/>
                <w:szCs w:val="22"/>
              </w:rPr>
              <w:t xml:space="preserve"> (potential sample in </w:t>
            </w:r>
            <w:r w:rsidR="00F92267">
              <w:rPr>
                <w:rFonts w:ascii="News Gothic GDB" w:hAnsi="News Gothic GDB"/>
                <w:sz w:val="22"/>
                <w:szCs w:val="22"/>
              </w:rPr>
              <w:t>recertification testing)</w:t>
            </w:r>
          </w:p>
          <w:p w14:paraId="3C8F2A92" w14:textId="4472C1DC" w:rsidR="631C32C5" w:rsidRDefault="631C32C5" w:rsidP="631C32C5">
            <w:pPr>
              <w:jc w:val="both"/>
              <w:rPr>
                <w:rFonts w:ascii="News Gothic GDB" w:hAnsi="News Gothic GDB"/>
                <w:sz w:val="22"/>
                <w:szCs w:val="22"/>
              </w:rPr>
            </w:pPr>
          </w:p>
          <w:p w14:paraId="50E16D8D" w14:textId="51A8A325" w:rsidR="636B9C46" w:rsidRPr="008663D6" w:rsidRDefault="636B9C46" w:rsidP="631C32C5">
            <w:pPr>
              <w:jc w:val="both"/>
              <w:rPr>
                <w:rFonts w:ascii="News Gothic GDB" w:hAnsi="News Gothic GDB" w:cs="Arial"/>
                <w:sz w:val="22"/>
                <w:szCs w:val="22"/>
              </w:rPr>
            </w:pPr>
            <w:r w:rsidRPr="008663D6">
              <w:rPr>
                <w:rFonts w:ascii="News Gothic GDB" w:hAnsi="News Gothic GDB" w:cs="Arial"/>
                <w:sz w:val="22"/>
                <w:szCs w:val="22"/>
              </w:rPr>
              <w:t>(TP3)</w:t>
            </w:r>
            <w:r w:rsidR="3F42390A" w:rsidRPr="008663D6">
              <w:rPr>
                <w:rFonts w:ascii="News Gothic GDB" w:hAnsi="News Gothic GDB" w:cs="Arial"/>
                <w:sz w:val="22"/>
                <w:szCs w:val="22"/>
              </w:rPr>
              <w:t xml:space="preserve"> Assess the incompliance in control fulfilment for onboarded privileged accounts, with a focus on identifying the underlying causes of non-compliance. Evaluate whether current exception handling, remediation efforts, and governance measures are sufficient to address the gap and ensure sustainable improvement.</w:t>
            </w:r>
          </w:p>
          <w:p w14:paraId="668B7895" w14:textId="75A0D7CE" w:rsidR="631C32C5" w:rsidRDefault="631C32C5" w:rsidP="631C32C5">
            <w:pPr>
              <w:jc w:val="both"/>
              <w:rPr>
                <w:rFonts w:ascii="News Gothic GDB" w:hAnsi="News Gothic GDB"/>
                <w:sz w:val="22"/>
                <w:szCs w:val="22"/>
              </w:rPr>
            </w:pPr>
          </w:p>
          <w:p w14:paraId="33E9A50D" w14:textId="7ADD758B" w:rsidR="631C32C5" w:rsidRDefault="3F42390A" w:rsidP="631CDB64">
            <w:pPr>
              <w:jc w:val="both"/>
              <w:rPr>
                <w:rFonts w:ascii="News Gothic GDB" w:hAnsi="News Gothic GDB" w:cs="Arial"/>
                <w:color w:val="000000" w:themeColor="text1"/>
                <w:sz w:val="22"/>
                <w:szCs w:val="22"/>
                <w:highlight w:val="yellow"/>
                <w:lang w:val="en-GB"/>
              </w:rPr>
            </w:pPr>
            <w:r w:rsidRPr="631CDB64">
              <w:rPr>
                <w:rFonts w:ascii="News Gothic GDB" w:hAnsi="News Gothic GDB" w:cs="Arial"/>
                <w:sz w:val="22"/>
                <w:szCs w:val="22"/>
              </w:rPr>
              <w:t xml:space="preserve">(TP4) </w:t>
            </w:r>
            <w:r w:rsidR="22FA6DD7" w:rsidRPr="631CDB64">
              <w:rPr>
                <w:rFonts w:ascii="News Gothic GDB" w:hAnsi="News Gothic GDB" w:cs="Arial"/>
                <w:sz w:val="22"/>
                <w:szCs w:val="22"/>
              </w:rPr>
              <w:t xml:space="preserve">Assess whether the root causes of persistent non-compliance have been identified and whether planned remediation measures—such as the reduction of maximum session durations—are adequate, timely, and effectively governed. Evaluate if accountability and </w:t>
            </w:r>
            <w:r w:rsidR="22FA6DD7" w:rsidRPr="631CDB64">
              <w:rPr>
                <w:rFonts w:ascii="News Gothic GDB" w:hAnsi="News Gothic GDB" w:cs="Arial"/>
                <w:sz w:val="22"/>
                <w:szCs w:val="22"/>
              </w:rPr>
              <w:lastRenderedPageBreak/>
              <w:t xml:space="preserve">monitoring mechanisms are in place to ensure sustained improvement to implement the remediation by 01.01.2026 which is the due date for the </w:t>
            </w:r>
            <w:r w:rsidR="5F29FFDE" w:rsidRPr="631CDB64">
              <w:rPr>
                <w:rFonts w:ascii="News Gothic GDB" w:hAnsi="News Gothic GDB" w:cs="Arial"/>
                <w:sz w:val="22"/>
                <w:szCs w:val="22"/>
              </w:rPr>
              <w:t xml:space="preserve">design of the </w:t>
            </w:r>
            <w:r w:rsidR="22FA6DD7" w:rsidRPr="631CDB64">
              <w:rPr>
                <w:rFonts w:ascii="News Gothic GDB" w:hAnsi="News Gothic GDB" w:cs="Arial"/>
                <w:sz w:val="22"/>
                <w:szCs w:val="22"/>
              </w:rPr>
              <w:t>related external finding</w:t>
            </w:r>
            <w:r w:rsidR="418F7E43" w:rsidRPr="631CDB64">
              <w:rPr>
                <w:rFonts w:ascii="News Gothic GDB" w:hAnsi="News Gothic GDB" w:cs="Arial"/>
                <w:sz w:val="22"/>
                <w:szCs w:val="22"/>
              </w:rPr>
              <w:t>’s remediation plan</w:t>
            </w:r>
            <w:r w:rsidR="00457F99" w:rsidRPr="631CDB64">
              <w:rPr>
                <w:rFonts w:ascii="News Gothic GDB" w:hAnsi="News Gothic GDB" w:cs="Arial"/>
                <w:sz w:val="22"/>
                <w:szCs w:val="22"/>
              </w:rPr>
              <w:t xml:space="preserve"> -&gt;</w:t>
            </w:r>
            <w:r w:rsidR="0060AEE2" w:rsidRPr="631CDB64">
              <w:rPr>
                <w:rFonts w:ascii="News Gothic GDB" w:hAnsi="News Gothic GDB" w:cs="Arial"/>
                <w:color w:val="000000" w:themeColor="text1"/>
                <w:sz w:val="22"/>
                <w:szCs w:val="22"/>
                <w:lang w:val="en-GB"/>
              </w:rPr>
              <w:t xml:space="preserve"> (AMELI ID: F-IAM-24)</w:t>
            </w:r>
          </w:p>
          <w:p w14:paraId="095E21C8" w14:textId="7173ED3D" w:rsidR="00BE5007" w:rsidRPr="00F27756" w:rsidRDefault="00BE5007" w:rsidP="146E0EB3">
            <w:pPr>
              <w:jc w:val="both"/>
              <w:rPr>
                <w:rFonts w:ascii="News Gothic GDB" w:hAnsi="News Gothic GDB" w:cs="Arial"/>
                <w:sz w:val="22"/>
                <w:szCs w:val="22"/>
              </w:rPr>
            </w:pPr>
          </w:p>
        </w:tc>
      </w:tr>
    </w:tbl>
    <w:p w14:paraId="470912E7" w14:textId="77777777" w:rsidR="003216F1" w:rsidRDefault="003216F1" w:rsidP="00BE5007">
      <w:pPr>
        <w:jc w:val="both"/>
        <w:rPr>
          <w:rFonts w:ascii="News Gothic GDB" w:hAnsi="News Gothic GDB" w:cs="Arial"/>
          <w:color w:val="0070C0"/>
          <w:sz w:val="22"/>
          <w:szCs w:val="22"/>
        </w:rPr>
      </w:pPr>
    </w:p>
    <w:p w14:paraId="140BE36F" w14:textId="670C7F11" w:rsidR="00BE5007" w:rsidRPr="00F27756" w:rsidRDefault="00BE5007" w:rsidP="00A92908">
      <w:pPr>
        <w:spacing w:after="200"/>
        <w:rPr>
          <w:rFonts w:ascii="News Gothic GDB" w:hAnsi="News Gothic GDB" w:cs="Arial"/>
          <w:color w:val="0070C0"/>
          <w:sz w:val="22"/>
          <w:szCs w:val="22"/>
        </w:rPr>
      </w:pPr>
      <w:bookmarkStart w:id="263" w:name="_5.2._L2_AU-110-02-IAM"/>
      <w:bookmarkEnd w:id="263"/>
    </w:p>
    <w:sectPr w:rsidR="00BE5007" w:rsidRPr="00F27756" w:rsidSect="00AF07C0">
      <w:headerReference w:type="default" r:id="rId73"/>
      <w:pgSz w:w="16838" w:h="11906" w:orient="landscape"/>
      <w:pgMar w:top="1440" w:right="634" w:bottom="1440" w:left="1440"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Yezad Wadia" w:date="2025-08-05T09:50:00Z" w:initials="YW">
    <w:p w14:paraId="1F8B543F" w14:textId="78C3D115" w:rsidR="00030CDA" w:rsidRDefault="00F414A2" w:rsidP="00030CDA">
      <w:pPr>
        <w:pStyle w:val="CommentText"/>
      </w:pPr>
      <w:r>
        <w:rPr>
          <w:rStyle w:val="CommentReference"/>
        </w:rPr>
        <w:annotationRef/>
      </w:r>
      <w:r w:rsidR="00030CDA">
        <w:t xml:space="preserve">Assigned to </w:t>
      </w:r>
      <w:r w:rsidR="00030CDA">
        <w:fldChar w:fldCharType="begin"/>
      </w:r>
      <w:r w:rsidR="00030CDA">
        <w:instrText>HYPERLINK "mailto:kv057@deutsche-boerse.com"</w:instrText>
      </w:r>
      <w:bookmarkStart w:id="18" w:name="_@_BB1BFAB0869B49A59E14DFC7B0D98C2EZ"/>
      <w:r w:rsidR="00030CDA">
        <w:fldChar w:fldCharType="separate"/>
      </w:r>
      <w:bookmarkEnd w:id="18"/>
      <w:r w:rsidR="00030CDA" w:rsidRPr="00030CDA">
        <w:rPr>
          <w:rStyle w:val="Mention"/>
          <w:noProof/>
        </w:rPr>
        <w:t>@Anvay Walavalkar</w:t>
      </w:r>
      <w:r w:rsidR="00030CDA">
        <w:fldChar w:fldCharType="end"/>
      </w:r>
      <w:r w:rsidR="00030CDA">
        <w:t xml:space="preserve"> </w:t>
      </w:r>
    </w:p>
    <w:p w14:paraId="3F2BC85B" w14:textId="77777777" w:rsidR="00030CDA" w:rsidRDefault="00030CDA" w:rsidP="00030CDA">
      <w:pPr>
        <w:pStyle w:val="CommentText"/>
      </w:pPr>
    </w:p>
    <w:p w14:paraId="5CB193B9" w14:textId="77777777" w:rsidR="00030CDA" w:rsidRDefault="00030CDA" w:rsidP="00030CDA">
      <w:pPr>
        <w:pStyle w:val="CommentText"/>
      </w:pPr>
      <w:r>
        <w:t xml:space="preserve">Also consider - Concentration risk on Azure active directory </w:t>
      </w:r>
    </w:p>
  </w:comment>
  <w:comment w:id="13" w:author="Yezad Wadia" w:date="2025-08-21T14:28:00Z" w:initials="YW">
    <w:p w14:paraId="7E8092DC" w14:textId="7AD01408" w:rsidR="00DB578D" w:rsidRDefault="00DB578D" w:rsidP="00DB578D">
      <w:pPr>
        <w:pStyle w:val="CommentText"/>
      </w:pPr>
      <w:r>
        <w:rPr>
          <w:rStyle w:val="CommentReference"/>
        </w:rPr>
        <w:annotationRef/>
      </w:r>
      <w:r>
        <w:rPr>
          <w:lang w:val="en-GB"/>
        </w:rPr>
        <w:t xml:space="preserve">Assign to </w:t>
      </w:r>
      <w:r>
        <w:fldChar w:fldCharType="begin"/>
      </w:r>
      <w:r>
        <w:instrText>HYPERLINK "mailto:kc968@deutsche-boerse.com"</w:instrText>
      </w:r>
      <w:bookmarkStart w:id="19" w:name="_@_9D8CCD302CE74D49800FB71A66F42923Z"/>
      <w:r>
        <w:fldChar w:fldCharType="separate"/>
      </w:r>
      <w:bookmarkEnd w:id="19"/>
      <w:r w:rsidRPr="00DB578D">
        <w:rPr>
          <w:rStyle w:val="Mention"/>
          <w:noProof/>
        </w:rPr>
        <w:t>@Srinivas Rampalli</w:t>
      </w:r>
      <w:r>
        <w:fldChar w:fldCharType="end"/>
      </w:r>
      <w:r>
        <w:t xml:space="preserve"> </w:t>
      </w:r>
    </w:p>
  </w:comment>
  <w:comment w:id="24" w:author="Yezad Wadia" w:date="2025-08-19T10:06:00Z" w:initials="YW">
    <w:p w14:paraId="7D927ECA" w14:textId="77777777" w:rsidR="00AE6032" w:rsidRDefault="00AE6032" w:rsidP="00AE6032">
      <w:pPr>
        <w:pStyle w:val="CommentText"/>
      </w:pPr>
      <w:r>
        <w:rPr>
          <w:rStyle w:val="CommentReference"/>
        </w:rPr>
        <w:annotationRef/>
      </w:r>
      <w:r>
        <w:t xml:space="preserve">Assigned to </w:t>
      </w:r>
      <w:r>
        <w:fldChar w:fldCharType="begin"/>
      </w:r>
      <w:r>
        <w:instrText>HYPERLINK "mailto:kv057@deutsche-boerse.com"</w:instrText>
      </w:r>
      <w:bookmarkStart w:id="25" w:name="_@_F3AC965C0B714867B45F46D8ED2E470CZ"/>
      <w:r>
        <w:fldChar w:fldCharType="separate"/>
      </w:r>
      <w:bookmarkEnd w:id="25"/>
      <w:r w:rsidRPr="008006C4">
        <w:rPr>
          <w:rStyle w:val="Mention"/>
          <w:noProof/>
        </w:rPr>
        <w:t>@Anvay Walavalkar</w:t>
      </w:r>
      <w:r>
        <w:fldChar w:fldCharType="end"/>
      </w:r>
      <w:r>
        <w:t xml:space="preserve"> </w:t>
      </w:r>
    </w:p>
  </w:comment>
  <w:comment w:id="22" w:author="Yezad Wadia" w:date="2025-08-21T14:47:00Z" w:initials="YW">
    <w:p w14:paraId="7816F567" w14:textId="77777777" w:rsidR="00AE6032" w:rsidRDefault="00AE6032" w:rsidP="00AE6032">
      <w:pPr>
        <w:pStyle w:val="CommentText"/>
      </w:pPr>
      <w:r>
        <w:rPr>
          <w:rStyle w:val="CommentReference"/>
        </w:rPr>
        <w:annotationRef/>
      </w:r>
      <w:r>
        <w:rPr>
          <w:lang w:val="en-GB"/>
        </w:rPr>
        <w:t xml:space="preserve">Assigned to </w:t>
      </w:r>
      <w:r>
        <w:fldChar w:fldCharType="begin"/>
      </w:r>
      <w:r>
        <w:instrText>HYPERLINK "mailto:kc968@deutsche-boerse.com"</w:instrText>
      </w:r>
      <w:bookmarkStart w:id="26" w:name="_@_607CDC1CDFCD4CC28B268F05E6097C23Z"/>
      <w:r>
        <w:fldChar w:fldCharType="separate"/>
      </w:r>
      <w:bookmarkEnd w:id="26"/>
      <w:r w:rsidRPr="00C24DCC">
        <w:rPr>
          <w:rStyle w:val="Mention"/>
          <w:noProof/>
        </w:rPr>
        <w:t>@Srinivas Rampalli</w:t>
      </w:r>
      <w:r>
        <w:fldChar w:fldCharType="end"/>
      </w:r>
      <w:r>
        <w:t xml:space="preserve"> </w:t>
      </w:r>
    </w:p>
  </w:comment>
  <w:comment w:id="29" w:author="Anvay Walavalkar" w:date="2025-08-08T11:32:00Z" w:initials="AW">
    <w:p w14:paraId="15045A14" w14:textId="2FBC862F" w:rsidR="00F00D1E" w:rsidRDefault="00F00D1E">
      <w:pPr>
        <w:pStyle w:val="CommentText"/>
      </w:pPr>
      <w:r>
        <w:rPr>
          <w:rStyle w:val="CommentReference"/>
        </w:rPr>
        <w:annotationRef/>
      </w:r>
      <w:r w:rsidRPr="233DE5E1">
        <w:t>AW to align with Volker</w:t>
      </w:r>
    </w:p>
  </w:comment>
  <w:comment w:id="32" w:author="Yezad Wadia" w:date="2025-08-15T12:14:00Z" w:initials="YW">
    <w:p w14:paraId="5010036E" w14:textId="6DEC6FD5" w:rsidR="001022DE" w:rsidRDefault="00A62269" w:rsidP="001022DE">
      <w:pPr>
        <w:pStyle w:val="CommentText"/>
      </w:pPr>
      <w:r>
        <w:rPr>
          <w:rStyle w:val="CommentReference"/>
        </w:rPr>
        <w:annotationRef/>
      </w:r>
      <w:r w:rsidR="001022DE">
        <w:rPr>
          <w:lang w:val="en-GB"/>
        </w:rPr>
        <w:fldChar w:fldCharType="begin"/>
      </w:r>
      <w:r w:rsidR="001022DE">
        <w:rPr>
          <w:lang w:val="en-GB"/>
        </w:rPr>
        <w:instrText>HYPERLINK "mailto:tx215@deutsche-boerse.com"</w:instrText>
      </w:r>
      <w:r w:rsidR="001022DE">
        <w:rPr>
          <w:lang w:val="en-GB"/>
        </w:rPr>
      </w:r>
      <w:bookmarkStart w:id="34" w:name="_@_7CEA1562C0934F46888109C20CE789AEZ"/>
      <w:r w:rsidR="001022DE">
        <w:rPr>
          <w:lang w:val="en-GB"/>
        </w:rPr>
        <w:fldChar w:fldCharType="separate"/>
      </w:r>
      <w:bookmarkEnd w:id="34"/>
      <w:r w:rsidR="001022DE" w:rsidRPr="001022DE">
        <w:rPr>
          <w:rStyle w:val="Mention"/>
          <w:noProof/>
          <w:lang w:val="en-GB"/>
        </w:rPr>
        <w:t>@Daniel Hart</w:t>
      </w:r>
      <w:r w:rsidR="001022DE">
        <w:rPr>
          <w:lang w:val="en-GB"/>
        </w:rPr>
        <w:fldChar w:fldCharType="end"/>
      </w:r>
      <w:r w:rsidR="001022DE">
        <w:rPr>
          <w:lang w:val="en-GB"/>
        </w:rPr>
        <w:t xml:space="preserve"> Lets close it here with a statement. Removed TP2 from defined test</w:t>
      </w:r>
    </w:p>
  </w:comment>
  <w:comment w:id="33" w:author="Daniel Hart" w:date="2025-08-18T07:21:00Z" w:initials="DH">
    <w:p w14:paraId="01F00255" w14:textId="7EA83467" w:rsidR="00D91400" w:rsidRDefault="00D91400">
      <w:pPr>
        <w:pStyle w:val="CommentText"/>
      </w:pPr>
      <w:r>
        <w:rPr>
          <w:rStyle w:val="CommentReference"/>
        </w:rPr>
        <w:annotationRef/>
      </w:r>
      <w:r w:rsidRPr="23B081A7">
        <w:t>I mentioned that it was found outdated in prep-phase</w:t>
      </w:r>
    </w:p>
  </w:comment>
  <w:comment w:id="35" w:author="Yezad Wadia" w:date="2025-09-09T10:52:00Z" w:initials="YW">
    <w:p w14:paraId="47439452" w14:textId="77777777" w:rsidR="00452F61" w:rsidRDefault="00452F61" w:rsidP="00452F61">
      <w:pPr>
        <w:pStyle w:val="CommentText"/>
      </w:pPr>
      <w:r>
        <w:rPr>
          <w:rStyle w:val="CommentReference"/>
        </w:rPr>
        <w:annotationRef/>
      </w:r>
      <w:r>
        <w:rPr>
          <w:lang w:val="en-GB"/>
        </w:rPr>
        <w:t xml:space="preserve">Comment Hint: </w:t>
      </w:r>
      <w:r>
        <w:t>(TP1) Are the procedures detailed enough? DORA requirements vs Guidelines vs procedures?</w:t>
      </w:r>
    </w:p>
  </w:comment>
  <w:comment w:id="37" w:author="Yezad Wadia" w:date="2025-08-05T09:51:00Z" w:initials="YW">
    <w:p w14:paraId="3779FEF4" w14:textId="442DA77B" w:rsidR="00F414A2" w:rsidRDefault="00F414A2" w:rsidP="00F414A2">
      <w:pPr>
        <w:pStyle w:val="CommentText"/>
      </w:pPr>
      <w:r>
        <w:rPr>
          <w:rStyle w:val="CommentReference"/>
        </w:rPr>
        <w:annotationRef/>
      </w:r>
      <w:r>
        <w:t xml:space="preserve">Assigned to </w:t>
      </w:r>
      <w:r>
        <w:fldChar w:fldCharType="begin"/>
      </w:r>
      <w:r>
        <w:instrText>HYPERLINK "mailto:io380@deutsche-boerse.com"</w:instrText>
      </w:r>
      <w:bookmarkStart w:id="39" w:name="_@_6BCC4D5741474C4AA783F861924E0CEDZ"/>
      <w:r>
        <w:fldChar w:fldCharType="separate"/>
      </w:r>
      <w:bookmarkEnd w:id="39"/>
      <w:r w:rsidRPr="00F414A2">
        <w:rPr>
          <w:rStyle w:val="Mention"/>
          <w:noProof/>
        </w:rPr>
        <w:t>@Shravankumar Mohankumar</w:t>
      </w:r>
      <w:r>
        <w:fldChar w:fldCharType="end"/>
      </w:r>
      <w:r>
        <w:t xml:space="preserve"> </w:t>
      </w:r>
    </w:p>
  </w:comment>
  <w:comment w:id="38" w:author="Shravankumar Mohankumar" w:date="2025-09-08T17:28:00Z" w:initials="SM">
    <w:p w14:paraId="5660C006" w14:textId="77777777" w:rsidR="005C7ACB" w:rsidRDefault="005C7ACB" w:rsidP="005C7ACB">
      <w:pPr>
        <w:pStyle w:val="CommentText"/>
      </w:pPr>
      <w:r>
        <w:rPr>
          <w:rStyle w:val="CommentReference"/>
        </w:rPr>
        <w:annotationRef/>
      </w:r>
      <w:r>
        <w:t>completed</w:t>
      </w:r>
    </w:p>
  </w:comment>
  <w:comment w:id="165" w:author="Yezad Wadia" w:date="2025-08-05T09:49:00Z" w:initials="YW">
    <w:p w14:paraId="378F3D14" w14:textId="02C964AA" w:rsidR="00F414A2" w:rsidRDefault="00F414A2" w:rsidP="00F414A2">
      <w:pPr>
        <w:pStyle w:val="CommentText"/>
      </w:pPr>
      <w:r>
        <w:rPr>
          <w:rStyle w:val="CommentReference"/>
        </w:rPr>
        <w:annotationRef/>
      </w:r>
      <w:r>
        <w:t xml:space="preserve">Assigned to </w:t>
      </w:r>
      <w:r>
        <w:fldChar w:fldCharType="begin"/>
      </w:r>
      <w:r>
        <w:instrText>HYPERLINK "mailto:fu832@deutsche-boerse.com"</w:instrText>
      </w:r>
      <w:bookmarkStart w:id="168" w:name="_@_CFACC5DC5F7A43AD8309153303892D95Z"/>
      <w:r>
        <w:fldChar w:fldCharType="separate"/>
      </w:r>
      <w:bookmarkEnd w:id="168"/>
      <w:r w:rsidRPr="00F414A2">
        <w:rPr>
          <w:rStyle w:val="Mention"/>
          <w:noProof/>
        </w:rPr>
        <w:t>@Volker Scheer</w:t>
      </w:r>
      <w:r>
        <w:fldChar w:fldCharType="end"/>
      </w:r>
      <w:r>
        <w:t xml:space="preserve"> </w:t>
      </w:r>
    </w:p>
  </w:comment>
  <w:comment w:id="166" w:author="Yezad Wadia" w:date="2025-08-19T10:12:00Z" w:initials="YW">
    <w:p w14:paraId="6694E14D" w14:textId="41C4FB3D" w:rsidR="005A459D" w:rsidRDefault="005A459D" w:rsidP="005A459D">
      <w:pPr>
        <w:pStyle w:val="CommentText"/>
      </w:pPr>
      <w:r>
        <w:rPr>
          <w:rStyle w:val="CommentReference"/>
        </w:rPr>
        <w:annotationRef/>
      </w:r>
      <w:r>
        <w:rPr>
          <w:lang w:val="en-GB"/>
        </w:rPr>
        <w:t xml:space="preserve">Assigned to </w:t>
      </w:r>
      <w:r>
        <w:fldChar w:fldCharType="begin"/>
      </w:r>
      <w:r>
        <w:instrText>HYPERLINK "mailto:tw086@deutsche-boerse.com"</w:instrText>
      </w:r>
      <w:bookmarkStart w:id="169" w:name="_@_BE2F91E129AE4D15915F6A369D31AFC4Z"/>
      <w:r>
        <w:fldChar w:fldCharType="separate"/>
      </w:r>
      <w:bookmarkEnd w:id="169"/>
      <w:r w:rsidRPr="005A459D">
        <w:rPr>
          <w:rStyle w:val="Mention"/>
          <w:noProof/>
        </w:rPr>
        <w:t>@Frank Ackermann</w:t>
      </w:r>
      <w:r>
        <w:fldChar w:fldCharType="end"/>
      </w:r>
      <w:r>
        <w:t xml:space="preserve"> </w:t>
      </w:r>
    </w:p>
  </w:comment>
  <w:comment w:id="167" w:author="Frank Ackermann" w:date="2025-08-22T15:17:00Z" w:initials="FA">
    <w:p w14:paraId="37493284" w14:textId="77777777" w:rsidR="000F3B49" w:rsidRDefault="000F3B49" w:rsidP="000F3B49">
      <w:pPr>
        <w:pStyle w:val="CommentText"/>
      </w:pPr>
      <w:r>
        <w:rPr>
          <w:rStyle w:val="CommentReference"/>
        </w:rPr>
        <w:annotationRef/>
      </w:r>
      <w:r>
        <w:t>Done.</w:t>
      </w:r>
    </w:p>
  </w:comment>
  <w:comment w:id="164" w:author="Frank Ackermann" w:date="2025-08-22T15:19:00Z" w:initials="FA">
    <w:p w14:paraId="3E2F4D48" w14:textId="77777777" w:rsidR="0099481A" w:rsidRDefault="008B2CC4" w:rsidP="0099481A">
      <w:pPr>
        <w:pStyle w:val="CommentText"/>
      </w:pPr>
      <w:r>
        <w:rPr>
          <w:rStyle w:val="CommentReference"/>
        </w:rPr>
        <w:annotationRef/>
      </w:r>
      <w:hyperlink r:id="rId1" w:history="1">
        <w:r w:rsidR="0099481A" w:rsidRPr="0024442B">
          <w:rPr>
            <w:rStyle w:val="Hyperlink"/>
          </w:rPr>
          <w:t>@Yezad Wadia</w:t>
        </w:r>
      </w:hyperlink>
      <w:r w:rsidR="0099481A">
        <w:t xml:space="preserve"> </w:t>
      </w:r>
      <w:hyperlink r:id="rId2" w:history="1">
        <w:r w:rsidR="0099481A" w:rsidRPr="0024442B">
          <w:rPr>
            <w:rStyle w:val="Hyperlink"/>
          </w:rPr>
          <w:t>@Milos Medrik</w:t>
        </w:r>
      </w:hyperlink>
      <w:r w:rsidR="0099481A">
        <w:t xml:space="preserve"> </w:t>
      </w:r>
      <w:r w:rsidR="0099481A">
        <w:br/>
      </w:r>
      <w:r w:rsidR="0099481A">
        <w:br/>
        <w:t>Pls check content of BCA. I focussed on core-testing-elements.</w:t>
      </w:r>
    </w:p>
  </w:comment>
  <w:comment w:id="170" w:author="Volker Scheer" w:date="2025-08-13T16:07:00Z" w:initials="VS">
    <w:p w14:paraId="4B1F2F4E" w14:textId="50A8D44B" w:rsidR="00E737E8" w:rsidRDefault="00E737E8" w:rsidP="00E737E8">
      <w:pPr>
        <w:pStyle w:val="CommentText"/>
      </w:pPr>
      <w:r>
        <w:rPr>
          <w:rStyle w:val="CommentReference"/>
        </w:rPr>
        <w:annotationRef/>
      </w:r>
      <w:r>
        <w:fldChar w:fldCharType="begin"/>
      </w:r>
      <w:r>
        <w:instrText>HYPERLINK "mailto:zw767@deutsche-boerse.com"</w:instrText>
      </w:r>
      <w:bookmarkStart w:id="172" w:name="_@_7D0E4E2667A549C1A95165D9241105F1Z"/>
      <w:r>
        <w:fldChar w:fldCharType="separate"/>
      </w:r>
      <w:bookmarkEnd w:id="172"/>
      <w:r w:rsidRPr="00E737E8">
        <w:rPr>
          <w:rStyle w:val="Mention"/>
          <w:noProof/>
        </w:rPr>
        <w:t>@Yezad Wadia</w:t>
      </w:r>
      <w:r>
        <w:fldChar w:fldCharType="end"/>
      </w:r>
      <w:r>
        <w:t xml:space="preserve">  this is marked as NOTED. So look at it or not?</w:t>
      </w:r>
    </w:p>
  </w:comment>
  <w:comment w:id="171" w:author="Yezad Wadia" w:date="2025-08-14T12:01:00Z" w:initials="YW">
    <w:p w14:paraId="5B6274CB" w14:textId="77777777" w:rsidR="0066438B" w:rsidRDefault="0066438B" w:rsidP="0066438B">
      <w:pPr>
        <w:pStyle w:val="CommentText"/>
      </w:pPr>
      <w:r>
        <w:rPr>
          <w:rStyle w:val="CommentReference"/>
        </w:rPr>
        <w:annotationRef/>
      </w:r>
      <w:r>
        <w:rPr>
          <w:lang w:val="en-GB"/>
        </w:rPr>
        <w:t>ToDo. Changed now in FuN</w:t>
      </w:r>
    </w:p>
  </w:comment>
  <w:comment w:id="173" w:author="Volker Scheer" w:date="2025-08-13T16:09:00Z" w:initials="VS">
    <w:p w14:paraId="2AD86DBD" w14:textId="7E51E17E" w:rsidR="00576432" w:rsidRDefault="00576432" w:rsidP="00576432">
      <w:pPr>
        <w:pStyle w:val="CommentText"/>
      </w:pPr>
      <w:r>
        <w:rPr>
          <w:rStyle w:val="CommentReference"/>
        </w:rPr>
        <w:annotationRef/>
      </w:r>
      <w:r>
        <w:rPr>
          <w:lang w:val="en-GB"/>
        </w:rPr>
        <w:t>See question above</w:t>
      </w:r>
    </w:p>
  </w:comment>
  <w:comment w:id="174" w:author="Yezad Wadia" w:date="2025-08-14T12:03:00Z" w:initials="YW">
    <w:p w14:paraId="4BF6C7E5" w14:textId="77777777" w:rsidR="00576432" w:rsidRDefault="00576432" w:rsidP="00576432">
      <w:pPr>
        <w:pStyle w:val="CommentText"/>
      </w:pPr>
      <w:r>
        <w:rPr>
          <w:rStyle w:val="CommentReference"/>
        </w:rPr>
        <w:annotationRef/>
      </w:r>
      <w:r>
        <w:rPr>
          <w:lang w:val="en-GB"/>
        </w:rPr>
        <w:t>Same as above, consider pls</w:t>
      </w:r>
    </w:p>
  </w:comment>
  <w:comment w:id="175" w:author="Yezad Wadia" w:date="2025-08-23T11:35:00Z" w:initials="YW">
    <w:p w14:paraId="760F85F8" w14:textId="77777777" w:rsidR="00A902CC" w:rsidRDefault="00A902CC" w:rsidP="00A902CC">
      <w:pPr>
        <w:pStyle w:val="CommentText"/>
      </w:pPr>
      <w:r>
        <w:rPr>
          <w:rStyle w:val="CommentReference"/>
        </w:rPr>
        <w:annotationRef/>
      </w:r>
      <w:r>
        <w:rPr>
          <w:lang w:val="en-GB"/>
        </w:rPr>
        <w:t>I guess this is still ongoing remediation from SA General Controls, may be we skip.</w:t>
      </w:r>
    </w:p>
  </w:comment>
  <w:comment w:id="176" w:author="Frank Ackermann" w:date="2025-09-01T16:58:00Z" w:initials="FA">
    <w:p w14:paraId="4ACEFA6B" w14:textId="77777777" w:rsidR="00A935A3" w:rsidRDefault="00A935A3" w:rsidP="00A935A3">
      <w:pPr>
        <w:pStyle w:val="CommentText"/>
      </w:pPr>
      <w:r>
        <w:rPr>
          <w:rStyle w:val="CommentReference"/>
        </w:rPr>
        <w:annotationRef/>
      </w:r>
      <w:r>
        <w:t>Done. Rephrased.</w:t>
      </w:r>
    </w:p>
  </w:comment>
  <w:comment w:id="178" w:author="Yezad Wadia" w:date="2025-08-21T14:51:00Z" w:initials="YW">
    <w:p w14:paraId="4DE402D7" w14:textId="1B17A702" w:rsidR="003144BA" w:rsidRDefault="003144BA" w:rsidP="003144BA">
      <w:pPr>
        <w:pStyle w:val="CommentText"/>
      </w:pPr>
      <w:r>
        <w:rPr>
          <w:rStyle w:val="CommentReference"/>
        </w:rPr>
        <w:annotationRef/>
      </w:r>
      <w:r>
        <w:rPr>
          <w:lang w:val="en-GB"/>
        </w:rPr>
        <w:t xml:space="preserve">Assigned to </w:t>
      </w:r>
      <w:r>
        <w:fldChar w:fldCharType="begin"/>
      </w:r>
      <w:r>
        <w:instrText>HYPERLINK "mailto:io380@deutsche-boerse.com"</w:instrText>
      </w:r>
      <w:bookmarkStart w:id="181" w:name="_@_43D915119D104C77BE7FCE34F721979DZ"/>
      <w:r>
        <w:fldChar w:fldCharType="separate"/>
      </w:r>
      <w:bookmarkEnd w:id="181"/>
      <w:r w:rsidRPr="003144BA">
        <w:rPr>
          <w:rStyle w:val="Mention"/>
          <w:noProof/>
        </w:rPr>
        <w:t>@Shravankumar Mohankumar</w:t>
      </w:r>
      <w:r>
        <w:fldChar w:fldCharType="end"/>
      </w:r>
      <w:r>
        <w:t xml:space="preserve"> </w:t>
      </w:r>
    </w:p>
  </w:comment>
  <w:comment w:id="179" w:author="Shravankumar Mohankumar" w:date="2025-09-08T17:28:00Z" w:initials="SM">
    <w:p w14:paraId="58050D41" w14:textId="77777777" w:rsidR="005C7ACB" w:rsidRDefault="005C7ACB" w:rsidP="005C7ACB">
      <w:pPr>
        <w:pStyle w:val="CommentText"/>
      </w:pPr>
      <w:r>
        <w:rPr>
          <w:rStyle w:val="CommentReference"/>
        </w:rPr>
        <w:annotationRef/>
      </w:r>
      <w:r>
        <w:t>completed</w:t>
      </w:r>
    </w:p>
  </w:comment>
  <w:comment w:id="180" w:author="Yezad Wadia" w:date="2025-08-05T09:50:00Z" w:initials="YW">
    <w:p w14:paraId="080F042C" w14:textId="7E5EB17E" w:rsidR="00F414A2" w:rsidRDefault="00F414A2" w:rsidP="00F414A2">
      <w:pPr>
        <w:pStyle w:val="CommentText"/>
      </w:pPr>
      <w:r>
        <w:rPr>
          <w:rStyle w:val="CommentReference"/>
        </w:rPr>
        <w:annotationRef/>
      </w:r>
      <w:r>
        <w:t xml:space="preserve">Assigned to </w:t>
      </w:r>
      <w:r>
        <w:fldChar w:fldCharType="begin"/>
      </w:r>
      <w:r>
        <w:instrText>HYPERLINK "mailto:kv057@deutsche-boerse.com"</w:instrText>
      </w:r>
      <w:bookmarkStart w:id="182" w:name="_@_9A757AF108934198AC647975779D6462Z"/>
      <w:r>
        <w:fldChar w:fldCharType="separate"/>
      </w:r>
      <w:bookmarkEnd w:id="182"/>
      <w:r w:rsidRPr="00F414A2">
        <w:rPr>
          <w:rStyle w:val="Mention"/>
          <w:noProof/>
        </w:rPr>
        <w:t>@Anvay Walavalkar</w:t>
      </w:r>
      <w:r>
        <w:fldChar w:fldCharType="end"/>
      </w:r>
      <w:r>
        <w:t xml:space="preserve"> </w:t>
      </w:r>
    </w:p>
  </w:comment>
  <w:comment w:id="188" w:author="Yezad Wadia" w:date="2025-08-05T09:50:00Z" w:initials="YW">
    <w:p w14:paraId="76AC5B5B" w14:textId="0F59542B" w:rsidR="00F414A2" w:rsidRDefault="00F414A2" w:rsidP="00F414A2">
      <w:pPr>
        <w:pStyle w:val="CommentText"/>
      </w:pPr>
      <w:r>
        <w:rPr>
          <w:rStyle w:val="CommentReference"/>
        </w:rPr>
        <w:annotationRef/>
      </w:r>
      <w:r>
        <w:t xml:space="preserve">Assigned to </w:t>
      </w:r>
      <w:r>
        <w:fldChar w:fldCharType="begin"/>
      </w:r>
      <w:r>
        <w:instrText>HYPERLINK "mailto:jh541@deutsche-boerse.com"</w:instrText>
      </w:r>
      <w:bookmarkStart w:id="191" w:name="_@_77956B9A1A3E4DABAF0938F44986A6DEZ"/>
      <w:r>
        <w:fldChar w:fldCharType="separate"/>
      </w:r>
      <w:bookmarkEnd w:id="191"/>
      <w:r w:rsidRPr="00F414A2">
        <w:rPr>
          <w:rStyle w:val="Mention"/>
          <w:noProof/>
        </w:rPr>
        <w:t>@Thomas Kemmerer</w:t>
      </w:r>
      <w:r>
        <w:fldChar w:fldCharType="end"/>
      </w:r>
      <w:r>
        <w:t xml:space="preserve"> </w:t>
      </w:r>
    </w:p>
  </w:comment>
  <w:comment w:id="189" w:author="Thomas Kemmerer" w:date="2025-08-20T14:22:00Z" w:initials="TK">
    <w:p w14:paraId="71743535" w14:textId="77777777" w:rsidR="00D901F2" w:rsidRDefault="00D901F2" w:rsidP="00D901F2">
      <w:pPr>
        <w:pStyle w:val="CommentText"/>
      </w:pPr>
      <w:r>
        <w:rPr>
          <w:rStyle w:val="CommentReference"/>
        </w:rPr>
        <w:annotationRef/>
      </w:r>
      <w:r>
        <w:t>Assessment of future note is ongoing</w:t>
      </w:r>
    </w:p>
  </w:comment>
  <w:comment w:id="190" w:author="Yezad Wadia" w:date="2025-09-03T17:12:00Z" w:initials="YW">
    <w:p w14:paraId="4AF43D83" w14:textId="77777777" w:rsidR="00BF353D" w:rsidRDefault="00BF353D" w:rsidP="00BF353D">
      <w:pPr>
        <w:pStyle w:val="CommentText"/>
      </w:pPr>
      <w:r>
        <w:rPr>
          <w:rStyle w:val="CommentReference"/>
        </w:rPr>
        <w:annotationRef/>
      </w:r>
      <w:r>
        <w:rPr>
          <w:lang w:val="en-GB"/>
        </w:rPr>
        <w:t>Completed</w:t>
      </w:r>
    </w:p>
  </w:comment>
  <w:comment w:id="193" w:author="Yezad Wadia" w:date="2025-08-19T10:06:00Z" w:initials="YW">
    <w:p w14:paraId="3B304B96" w14:textId="142554FE" w:rsidR="008006C4" w:rsidRDefault="008006C4" w:rsidP="008006C4">
      <w:pPr>
        <w:pStyle w:val="CommentText"/>
      </w:pPr>
      <w:r>
        <w:rPr>
          <w:rStyle w:val="CommentReference"/>
        </w:rPr>
        <w:annotationRef/>
      </w:r>
      <w:r>
        <w:t xml:space="preserve">Assigned to </w:t>
      </w:r>
      <w:r>
        <w:fldChar w:fldCharType="begin"/>
      </w:r>
      <w:r>
        <w:instrText>HYPERLINK "mailto:kv057@deutsche-boerse.com"</w:instrText>
      </w:r>
      <w:bookmarkStart w:id="195" w:name="_@_E561F1D3E98C40F2B732012A50635F15Z"/>
      <w:r>
        <w:fldChar w:fldCharType="separate"/>
      </w:r>
      <w:bookmarkEnd w:id="195"/>
      <w:r w:rsidRPr="008006C4">
        <w:rPr>
          <w:rStyle w:val="Mention"/>
          <w:noProof/>
        </w:rPr>
        <w:t>@Anvay Walavalkar</w:t>
      </w:r>
      <w:r>
        <w:fldChar w:fldCharType="end"/>
      </w:r>
      <w:r>
        <w:t xml:space="preserve"> </w:t>
      </w:r>
    </w:p>
  </w:comment>
  <w:comment w:id="194" w:author="Yezad Wadia" w:date="2025-08-21T14:47:00Z" w:initials="YW">
    <w:p w14:paraId="550E76A7" w14:textId="6294CBAB" w:rsidR="00C24DCC" w:rsidRDefault="00C24DCC" w:rsidP="00C24DCC">
      <w:pPr>
        <w:pStyle w:val="CommentText"/>
      </w:pPr>
      <w:r>
        <w:rPr>
          <w:rStyle w:val="CommentReference"/>
        </w:rPr>
        <w:annotationRef/>
      </w:r>
      <w:r>
        <w:rPr>
          <w:lang w:val="en-GB"/>
        </w:rPr>
        <w:t xml:space="preserve">Assigned to </w:t>
      </w:r>
      <w:r>
        <w:fldChar w:fldCharType="begin"/>
      </w:r>
      <w:r>
        <w:instrText>HYPERLINK "mailto:kc968@deutsche-boerse.com"</w:instrText>
      </w:r>
      <w:bookmarkStart w:id="196" w:name="_@_8ED5B6F133C44D55853AFC535D79771AZ"/>
      <w:r>
        <w:fldChar w:fldCharType="separate"/>
      </w:r>
      <w:bookmarkEnd w:id="196"/>
      <w:r w:rsidRPr="00C24DCC">
        <w:rPr>
          <w:rStyle w:val="Mention"/>
          <w:noProof/>
        </w:rPr>
        <w:t>@Srinivas Rampalli</w:t>
      </w:r>
      <w:r>
        <w:fldChar w:fldCharType="end"/>
      </w:r>
      <w:r>
        <w:t xml:space="preserve"> </w:t>
      </w:r>
    </w:p>
  </w:comment>
  <w:comment w:id="198" w:author="Yezad Wadia" w:date="2025-08-19T10:08:00Z" w:initials="YW">
    <w:p w14:paraId="577A874C" w14:textId="08C26F6E" w:rsidR="0082274B" w:rsidRDefault="00A9638D" w:rsidP="0082274B">
      <w:pPr>
        <w:pStyle w:val="CommentText"/>
      </w:pPr>
      <w:r>
        <w:rPr>
          <w:rStyle w:val="CommentReference"/>
        </w:rPr>
        <w:annotationRef/>
      </w:r>
      <w:r w:rsidR="0082274B">
        <w:t xml:space="preserve">Assigned to </w:t>
      </w:r>
      <w:r w:rsidR="0082274B">
        <w:fldChar w:fldCharType="begin"/>
      </w:r>
      <w:r w:rsidR="0082274B">
        <w:instrText>HYPERLINK "mailto:je462@deutsche-boerse.com"</w:instrText>
      </w:r>
      <w:bookmarkStart w:id="200" w:name="_@_1C891B40624D43ADB56433DDCA4DFD8AZ"/>
      <w:r w:rsidR="0082274B">
        <w:fldChar w:fldCharType="separate"/>
      </w:r>
      <w:bookmarkEnd w:id="200"/>
      <w:r w:rsidR="0082274B" w:rsidRPr="0082274B">
        <w:rPr>
          <w:rStyle w:val="Mention"/>
          <w:noProof/>
        </w:rPr>
        <w:t>@Lasha Shishniashvili</w:t>
      </w:r>
      <w:r w:rsidR="0082274B">
        <w:fldChar w:fldCharType="end"/>
      </w:r>
      <w:r w:rsidR="0082274B">
        <w:t xml:space="preserve"> </w:t>
      </w:r>
    </w:p>
  </w:comment>
  <w:comment w:id="199" w:author="Yezad Wadia" w:date="2025-08-21T14:49:00Z" w:initials="YW">
    <w:p w14:paraId="1C0C1AAA" w14:textId="01F01396" w:rsidR="00C14358" w:rsidRDefault="00C14358" w:rsidP="00C14358">
      <w:pPr>
        <w:pStyle w:val="CommentText"/>
      </w:pPr>
      <w:r>
        <w:rPr>
          <w:rStyle w:val="CommentReference"/>
        </w:rPr>
        <w:annotationRef/>
      </w:r>
      <w:r>
        <w:rPr>
          <w:lang w:val="en-GB"/>
        </w:rPr>
        <w:t xml:space="preserve">Assigned to </w:t>
      </w:r>
      <w:r>
        <w:fldChar w:fldCharType="begin"/>
      </w:r>
      <w:r>
        <w:instrText>HYPERLINK "mailto:je462@deutsche-boerse.com"</w:instrText>
      </w:r>
      <w:bookmarkStart w:id="201" w:name="_@_DC0B03622036403FB51C8998FC07D546Z"/>
      <w:r>
        <w:fldChar w:fldCharType="separate"/>
      </w:r>
      <w:bookmarkEnd w:id="201"/>
      <w:r w:rsidRPr="00C14358">
        <w:rPr>
          <w:rStyle w:val="Mention"/>
          <w:noProof/>
        </w:rPr>
        <w:t>@Lasha Shishniashvili</w:t>
      </w:r>
      <w:r>
        <w:fldChar w:fldCharType="end"/>
      </w:r>
      <w:r>
        <w:t xml:space="preserve"> </w:t>
      </w:r>
    </w:p>
  </w:comment>
  <w:comment w:id="260" w:author="Yezad Wadia" w:date="2025-08-19T10:08:00Z" w:initials="YW">
    <w:p w14:paraId="7FE3D368" w14:textId="29453109" w:rsidR="00A9638D" w:rsidRDefault="00A9638D" w:rsidP="00A9638D">
      <w:pPr>
        <w:pStyle w:val="CommentText"/>
      </w:pPr>
      <w:r>
        <w:rPr>
          <w:rStyle w:val="CommentReference"/>
        </w:rPr>
        <w:annotationRef/>
      </w:r>
      <w:r>
        <w:t xml:space="preserve">Assigned to </w:t>
      </w:r>
      <w:r>
        <w:fldChar w:fldCharType="begin"/>
      </w:r>
      <w:r>
        <w:instrText>HYPERLINK "mailto:al284@deutsche-boerse.com"</w:instrText>
      </w:r>
      <w:bookmarkStart w:id="261" w:name="_@_F0325960834F42A0AEE7C25CECCFC138Z"/>
      <w:r>
        <w:fldChar w:fldCharType="separate"/>
      </w:r>
      <w:bookmarkEnd w:id="261"/>
      <w:r w:rsidRPr="00A9638D">
        <w:rPr>
          <w:rStyle w:val="Mention"/>
          <w:noProof/>
        </w:rPr>
        <w:t>@Oezge Gueltekin Arslan</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B193B9" w15:done="1"/>
  <w15:commentEx w15:paraId="7E8092DC" w15:done="1"/>
  <w15:commentEx w15:paraId="7D927ECA" w15:done="1"/>
  <w15:commentEx w15:paraId="7816F567" w15:done="1"/>
  <w15:commentEx w15:paraId="15045A14" w15:done="1"/>
  <w15:commentEx w15:paraId="5010036E" w15:done="1"/>
  <w15:commentEx w15:paraId="01F00255" w15:paraIdParent="5010036E" w15:done="1"/>
  <w15:commentEx w15:paraId="47439452" w15:done="0"/>
  <w15:commentEx w15:paraId="3779FEF4" w15:done="1"/>
  <w15:commentEx w15:paraId="5660C006" w15:paraIdParent="3779FEF4" w15:done="1"/>
  <w15:commentEx w15:paraId="378F3D14" w15:done="1"/>
  <w15:commentEx w15:paraId="6694E14D" w15:done="1"/>
  <w15:commentEx w15:paraId="37493284" w15:paraIdParent="6694E14D" w15:done="1"/>
  <w15:commentEx w15:paraId="3E2F4D48" w15:done="0"/>
  <w15:commentEx w15:paraId="4B1F2F4E" w15:done="1"/>
  <w15:commentEx w15:paraId="5B6274CB" w15:paraIdParent="4B1F2F4E" w15:done="1"/>
  <w15:commentEx w15:paraId="2AD86DBD" w15:done="1"/>
  <w15:commentEx w15:paraId="4BF6C7E5" w15:paraIdParent="2AD86DBD" w15:done="1"/>
  <w15:commentEx w15:paraId="760F85F8" w15:done="1"/>
  <w15:commentEx w15:paraId="4ACEFA6B" w15:paraIdParent="760F85F8" w15:done="1"/>
  <w15:commentEx w15:paraId="4DE402D7" w15:done="0"/>
  <w15:commentEx w15:paraId="58050D41" w15:paraIdParent="4DE402D7" w15:done="0"/>
  <w15:commentEx w15:paraId="080F042C" w15:done="1"/>
  <w15:commentEx w15:paraId="76AC5B5B" w15:done="0"/>
  <w15:commentEx w15:paraId="71743535" w15:paraIdParent="76AC5B5B" w15:done="0"/>
  <w15:commentEx w15:paraId="4AF43D83" w15:paraIdParent="76AC5B5B" w15:done="0"/>
  <w15:commentEx w15:paraId="3B304B96" w15:done="1"/>
  <w15:commentEx w15:paraId="550E76A7" w15:done="0"/>
  <w15:commentEx w15:paraId="577A874C" w15:done="1"/>
  <w15:commentEx w15:paraId="1C0C1AAA" w15:done="0"/>
  <w15:commentEx w15:paraId="7FE3D3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BBFB13" w16cex:dateUtc="2025-08-05T07:50:00Z"/>
  <w16cex:commentExtensible w16cex:durableId="7DEA4DBE" w16cex:dateUtc="2025-08-21T12:28:00Z"/>
  <w16cex:commentExtensible w16cex:durableId="1714B9DF" w16cex:dateUtc="2025-08-19T08:06:00Z"/>
  <w16cex:commentExtensible w16cex:durableId="0B57AECA" w16cex:dateUtc="2025-08-21T12:47:00Z"/>
  <w16cex:commentExtensible w16cex:durableId="46A87877" w16cex:dateUtc="2025-08-08T09:32:00Z"/>
  <w16cex:commentExtensible w16cex:durableId="7DD7B127" w16cex:dateUtc="2025-08-15T10:14:00Z"/>
  <w16cex:commentExtensible w16cex:durableId="71DA9180" w16cex:dateUtc="2025-08-18T05:21:00Z">
    <w16cex:extLst>
      <w16:ext w16:uri="{CE6994B0-6A32-4C9F-8C6B-6E91EDA988CE}">
        <cr:reactions xmlns:cr="http://schemas.microsoft.com/office/comments/2020/reactions">
          <cr:reaction reactionType="1">
            <cr:reactionInfo dateUtc="2025-08-18T07:00:21Z">
              <cr:user userId="S::zw767@deutsche-boerse.com::ed6f0b86-159b-40d1-ac16-d2c304b5e357" userProvider="AD" userName="Yezad Wadia"/>
            </cr:reactionInfo>
          </cr:reaction>
        </cr:reactions>
      </w16:ext>
    </w16cex:extLst>
  </w16cex:commentExtensible>
  <w16cex:commentExtensible w16cex:durableId="3B29452F" w16cex:dateUtc="2025-09-09T08:52:00Z"/>
  <w16cex:commentExtensible w16cex:durableId="5C437BB7" w16cex:dateUtc="2025-08-05T07:51:00Z"/>
  <w16cex:commentExtensible w16cex:durableId="1829747D" w16cex:dateUtc="2025-09-08T15:28:00Z"/>
  <w16cex:commentExtensible w16cex:durableId="13C39BB3" w16cex:dateUtc="2025-08-05T07:49:00Z"/>
  <w16cex:commentExtensible w16cex:durableId="1DA33C89" w16cex:dateUtc="2025-08-19T08:12:00Z"/>
  <w16cex:commentExtensible w16cex:durableId="38299C39" w16cex:dateUtc="2025-08-22T13:17:00Z"/>
  <w16cex:commentExtensible w16cex:durableId="542D8BB1" w16cex:dateUtc="2025-08-22T13:19:00Z"/>
  <w16cex:commentExtensible w16cex:durableId="042042E8" w16cex:dateUtc="2025-08-13T14:07:00Z"/>
  <w16cex:commentExtensible w16cex:durableId="54002382" w16cex:dateUtc="2025-08-14T10:01:00Z"/>
  <w16cex:commentExtensible w16cex:durableId="5BEFCFB1" w16cex:dateUtc="2025-08-13T14:09:00Z"/>
  <w16cex:commentExtensible w16cex:durableId="672BCB3D" w16cex:dateUtc="2025-08-14T10:03:00Z"/>
  <w16cex:commentExtensible w16cex:durableId="3AD89AAD" w16cex:dateUtc="2025-08-23T09:35:00Z"/>
  <w16cex:commentExtensible w16cex:durableId="1EAFCC90" w16cex:dateUtc="2025-09-01T14:58:00Z"/>
  <w16cex:commentExtensible w16cex:durableId="35C83F7E" w16cex:dateUtc="2025-08-21T12:51:00Z"/>
  <w16cex:commentExtensible w16cex:durableId="23D2EAAA" w16cex:dateUtc="2025-09-08T15:28:00Z"/>
  <w16cex:commentExtensible w16cex:durableId="7D339D7C" w16cex:dateUtc="2025-08-05T07:50:00Z"/>
  <w16cex:commentExtensible w16cex:durableId="47DDAADC" w16cex:dateUtc="2025-08-05T07:50:00Z"/>
  <w16cex:commentExtensible w16cex:durableId="7869AF36" w16cex:dateUtc="2025-08-20T12:22:00Z"/>
  <w16cex:commentExtensible w16cex:durableId="000F06AB" w16cex:dateUtc="2025-09-03T15:12:00Z"/>
  <w16cex:commentExtensible w16cex:durableId="3CDDBFC9" w16cex:dateUtc="2025-08-19T08:06:00Z"/>
  <w16cex:commentExtensible w16cex:durableId="14780821" w16cex:dateUtc="2025-08-21T12:47:00Z"/>
  <w16cex:commentExtensible w16cex:durableId="45EF5A96" w16cex:dateUtc="2025-08-19T08:08:00Z"/>
  <w16cex:commentExtensible w16cex:durableId="321FB37F" w16cex:dateUtc="2025-08-21T12:49:00Z"/>
  <w16cex:commentExtensible w16cex:durableId="6748DD3F" w16cex:dateUtc="2025-08-19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B193B9" w16cid:durableId="03BBFB13"/>
  <w16cid:commentId w16cid:paraId="7E8092DC" w16cid:durableId="7DEA4DBE"/>
  <w16cid:commentId w16cid:paraId="7D927ECA" w16cid:durableId="1714B9DF"/>
  <w16cid:commentId w16cid:paraId="7816F567" w16cid:durableId="0B57AECA"/>
  <w16cid:commentId w16cid:paraId="15045A14" w16cid:durableId="46A87877"/>
  <w16cid:commentId w16cid:paraId="5010036E" w16cid:durableId="7DD7B127"/>
  <w16cid:commentId w16cid:paraId="01F00255" w16cid:durableId="71DA9180"/>
  <w16cid:commentId w16cid:paraId="47439452" w16cid:durableId="3B29452F"/>
  <w16cid:commentId w16cid:paraId="3779FEF4" w16cid:durableId="5C437BB7"/>
  <w16cid:commentId w16cid:paraId="5660C006" w16cid:durableId="1829747D"/>
  <w16cid:commentId w16cid:paraId="378F3D14" w16cid:durableId="13C39BB3"/>
  <w16cid:commentId w16cid:paraId="6694E14D" w16cid:durableId="1DA33C89"/>
  <w16cid:commentId w16cid:paraId="37493284" w16cid:durableId="38299C39"/>
  <w16cid:commentId w16cid:paraId="3E2F4D48" w16cid:durableId="542D8BB1"/>
  <w16cid:commentId w16cid:paraId="4B1F2F4E" w16cid:durableId="042042E8"/>
  <w16cid:commentId w16cid:paraId="5B6274CB" w16cid:durableId="54002382"/>
  <w16cid:commentId w16cid:paraId="2AD86DBD" w16cid:durableId="5BEFCFB1"/>
  <w16cid:commentId w16cid:paraId="4BF6C7E5" w16cid:durableId="672BCB3D"/>
  <w16cid:commentId w16cid:paraId="760F85F8" w16cid:durableId="3AD89AAD"/>
  <w16cid:commentId w16cid:paraId="4ACEFA6B" w16cid:durableId="1EAFCC90"/>
  <w16cid:commentId w16cid:paraId="4DE402D7" w16cid:durableId="35C83F7E"/>
  <w16cid:commentId w16cid:paraId="58050D41" w16cid:durableId="23D2EAAA"/>
  <w16cid:commentId w16cid:paraId="080F042C" w16cid:durableId="7D339D7C"/>
  <w16cid:commentId w16cid:paraId="76AC5B5B" w16cid:durableId="47DDAADC"/>
  <w16cid:commentId w16cid:paraId="71743535" w16cid:durableId="7869AF36"/>
  <w16cid:commentId w16cid:paraId="4AF43D83" w16cid:durableId="000F06AB"/>
  <w16cid:commentId w16cid:paraId="3B304B96" w16cid:durableId="3CDDBFC9"/>
  <w16cid:commentId w16cid:paraId="550E76A7" w16cid:durableId="14780821"/>
  <w16cid:commentId w16cid:paraId="577A874C" w16cid:durableId="45EF5A96"/>
  <w16cid:commentId w16cid:paraId="1C0C1AAA" w16cid:durableId="321FB37F"/>
  <w16cid:commentId w16cid:paraId="7FE3D368" w16cid:durableId="6748DD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ABC08" w14:textId="77777777" w:rsidR="006C4D30" w:rsidRDefault="006C4D30" w:rsidP="008643C9">
      <w:r>
        <w:separator/>
      </w:r>
    </w:p>
  </w:endnote>
  <w:endnote w:type="continuationSeparator" w:id="0">
    <w:p w14:paraId="308796A4" w14:textId="77777777" w:rsidR="006C4D30" w:rsidRDefault="006C4D30" w:rsidP="008643C9">
      <w:r>
        <w:continuationSeparator/>
      </w:r>
    </w:p>
  </w:endnote>
  <w:endnote w:type="continuationNotice" w:id="1">
    <w:p w14:paraId="1FE04A0B" w14:textId="77777777" w:rsidR="006C4D30" w:rsidRDefault="006C4D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GDB">
    <w:altName w:val="Calibri"/>
    <w:panose1 w:val="020B0406020203020204"/>
    <w:charset w:val="00"/>
    <w:family w:val="swiss"/>
    <w:pitch w:val="variable"/>
    <w:sig w:usb0="80000027" w:usb1="0000004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IN-Regular">
    <w:altName w:val="Calibri"/>
    <w:panose1 w:val="020B0500000000000000"/>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00D66" w14:textId="77777777" w:rsidR="0093682C" w:rsidRPr="00AC14AC" w:rsidRDefault="0093682C">
    <w:pPr>
      <w:pStyle w:val="Footer"/>
      <w:jc w:val="right"/>
      <w:rPr>
        <w:rFonts w:ascii="News Gothic GDB" w:hAnsi="News Gothic GDB"/>
        <w:sz w:val="20"/>
        <w:szCs w:val="20"/>
      </w:rPr>
    </w:pPr>
    <w:r>
      <w:rPr>
        <w:rFonts w:ascii="News Gothic GDB" w:hAnsi="News Gothic GDB"/>
        <w:noProof/>
        <w:sz w:val="20"/>
      </w:rPr>
      <mc:AlternateContent>
        <mc:Choice Requires="wps">
          <w:drawing>
            <wp:anchor distT="0" distB="0" distL="114300" distR="114300" simplePos="0" relativeHeight="251658240" behindDoc="0" locked="0" layoutInCell="0" allowOverlap="1" wp14:anchorId="17117CE1" wp14:editId="14F0715F">
              <wp:simplePos x="0" y="0"/>
              <wp:positionH relativeFrom="page">
                <wp:posOffset>0</wp:posOffset>
              </wp:positionH>
              <wp:positionV relativeFrom="page">
                <wp:posOffset>10228580</wp:posOffset>
              </wp:positionV>
              <wp:extent cx="7560310" cy="273050"/>
              <wp:effectExtent l="0" t="0" r="0" b="12700"/>
              <wp:wrapNone/>
              <wp:docPr id="1847537511" name="Text Box 1847537511" descr="{&quot;HashCode&quot;:107142765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10F74C0" w14:textId="77777777" w:rsidR="0093682C" w:rsidRPr="00FC0389" w:rsidRDefault="0093682C" w:rsidP="00FC0389">
                          <w:pPr>
                            <w:jc w:val="center"/>
                            <w:rPr>
                              <w:rFonts w:ascii="Calibri" w:hAnsi="Calibri" w:cs="Calibri"/>
                              <w:color w:val="000000"/>
                              <w:sz w:val="20"/>
                            </w:rPr>
                          </w:pPr>
                          <w:r w:rsidRPr="00FC0389">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7117CE1" id="_x0000_t202" coordsize="21600,21600" o:spt="202" path="m,l,21600r21600,l21600,xe">
              <v:stroke joinstyle="miter"/>
              <v:path gradientshapeok="t" o:connecttype="rect"/>
            </v:shapetype>
            <v:shape id="Text Box 1847537511" o:spid="_x0000_s1026" type="#_x0000_t202" alt="{&quot;HashCode&quot;:1071427657,&quot;Height&quot;:841.0,&quot;Width&quot;:595.0,&quot;Placement&quot;:&quot;Footer&quot;,&quot;Index&quot;:&quot;Primary&quot;,&quot;Section&quot;:1,&quot;Top&quot;:0.0,&quot;Left&quot;:0.0}" style="position:absolute;left:0;text-align:left;margin-left:0;margin-top:805.4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710F74C0" w14:textId="77777777" w:rsidR="0093682C" w:rsidRPr="00FC0389" w:rsidRDefault="0093682C" w:rsidP="00FC0389">
                    <w:pPr>
                      <w:jc w:val="center"/>
                      <w:rPr>
                        <w:rFonts w:ascii="Calibri" w:hAnsi="Calibri" w:cs="Calibri"/>
                        <w:color w:val="000000"/>
                        <w:sz w:val="20"/>
                      </w:rPr>
                    </w:pPr>
                    <w:r w:rsidRPr="00FC0389">
                      <w:rPr>
                        <w:rFonts w:ascii="Calibri" w:hAnsi="Calibri" w:cs="Calibri"/>
                        <w:color w:val="000000"/>
                        <w:sz w:val="20"/>
                      </w:rPr>
                      <w:t>Confidential</w:t>
                    </w:r>
                  </w:p>
                </w:txbxContent>
              </v:textbox>
              <w10:wrap anchorx="page" anchory="page"/>
            </v:shape>
          </w:pict>
        </mc:Fallback>
      </mc:AlternateContent>
    </w:r>
    <w:sdt>
      <w:sdtPr>
        <w:rPr>
          <w:rFonts w:ascii="News Gothic GDB" w:hAnsi="News Gothic GDB"/>
          <w:sz w:val="20"/>
          <w:szCs w:val="20"/>
        </w:rPr>
        <w:id w:val="-1488549056"/>
        <w:docPartObj>
          <w:docPartGallery w:val="Page Numbers (Bottom of Page)"/>
          <w:docPartUnique/>
        </w:docPartObj>
      </w:sdtPr>
      <w:sdtContent>
        <w:sdt>
          <w:sdtPr>
            <w:rPr>
              <w:rFonts w:ascii="News Gothic GDB" w:hAnsi="News Gothic GDB"/>
              <w:sz w:val="20"/>
              <w:szCs w:val="20"/>
            </w:rPr>
            <w:id w:val="1709831053"/>
            <w:docPartObj>
              <w:docPartGallery w:val="Page Numbers (Top of Page)"/>
              <w:docPartUnique/>
            </w:docPartObj>
          </w:sdtPr>
          <w:sdtContent>
            <w:r w:rsidRPr="007F0AC3">
              <w:rPr>
                <w:rFonts w:ascii="News Gothic GDB" w:hAnsi="News Gothic GDB"/>
                <w:b/>
                <w:sz w:val="20"/>
                <w:szCs w:val="20"/>
              </w:rPr>
              <w:fldChar w:fldCharType="begin"/>
            </w:r>
            <w:r w:rsidRPr="6ABC4B8F">
              <w:rPr>
                <w:rFonts w:ascii="News Gothic GDB" w:hAnsi="News Gothic GDB"/>
                <w:b/>
                <w:sz w:val="20"/>
                <w:szCs w:val="20"/>
              </w:rPr>
              <w:instrText xml:space="preserve"> PAGE </w:instrText>
            </w:r>
            <w:r w:rsidRPr="007F0AC3">
              <w:rPr>
                <w:rFonts w:ascii="News Gothic GDB" w:hAnsi="News Gothic GDB"/>
                <w:b/>
                <w:sz w:val="20"/>
                <w:szCs w:val="20"/>
              </w:rPr>
              <w:fldChar w:fldCharType="separate"/>
            </w:r>
            <w:r w:rsidRPr="6ABC4B8F">
              <w:rPr>
                <w:rFonts w:ascii="News Gothic GDB" w:hAnsi="News Gothic GDB"/>
                <w:b/>
                <w:sz w:val="20"/>
                <w:szCs w:val="20"/>
              </w:rPr>
              <w:t>3</w:t>
            </w:r>
            <w:r w:rsidRPr="007F0AC3">
              <w:rPr>
                <w:rFonts w:ascii="News Gothic GDB" w:hAnsi="News Gothic GDB"/>
                <w:b/>
                <w:sz w:val="20"/>
                <w:szCs w:val="20"/>
              </w:rPr>
              <w:fldChar w:fldCharType="end"/>
            </w:r>
            <w:r w:rsidRPr="6ABC4B8F">
              <w:rPr>
                <w:rFonts w:ascii="News Gothic GDB" w:hAnsi="News Gothic GDB"/>
                <w:sz w:val="20"/>
                <w:szCs w:val="20"/>
              </w:rPr>
              <w:t>/</w:t>
            </w:r>
            <w:r w:rsidRPr="007F0AC3">
              <w:rPr>
                <w:rFonts w:ascii="News Gothic GDB" w:hAnsi="News Gothic GDB"/>
                <w:b/>
                <w:sz w:val="20"/>
                <w:szCs w:val="20"/>
              </w:rPr>
              <w:fldChar w:fldCharType="begin"/>
            </w:r>
            <w:r w:rsidRPr="6ABC4B8F">
              <w:rPr>
                <w:rFonts w:ascii="News Gothic GDB" w:hAnsi="News Gothic GDB"/>
                <w:b/>
                <w:sz w:val="20"/>
                <w:szCs w:val="20"/>
              </w:rPr>
              <w:instrText xml:space="preserve"> NUMPAGES  </w:instrText>
            </w:r>
            <w:r w:rsidRPr="007F0AC3">
              <w:rPr>
                <w:rFonts w:ascii="News Gothic GDB" w:hAnsi="News Gothic GDB"/>
                <w:b/>
                <w:sz w:val="20"/>
                <w:szCs w:val="20"/>
              </w:rPr>
              <w:fldChar w:fldCharType="separate"/>
            </w:r>
            <w:r w:rsidRPr="6ABC4B8F">
              <w:rPr>
                <w:rFonts w:ascii="News Gothic GDB" w:hAnsi="News Gothic GDB"/>
                <w:b/>
                <w:sz w:val="20"/>
                <w:szCs w:val="20"/>
              </w:rPr>
              <w:t>5</w:t>
            </w:r>
            <w:r w:rsidRPr="007F0AC3">
              <w:rPr>
                <w:rFonts w:ascii="News Gothic GDB" w:hAnsi="News Gothic GDB"/>
                <w:b/>
                <w:sz w:val="20"/>
                <w:szCs w:val="20"/>
              </w:rPr>
              <w:fldChar w:fldCharType="end"/>
            </w:r>
          </w:sdtContent>
        </w:sdt>
      </w:sdtContent>
    </w:sdt>
  </w:p>
  <w:p w14:paraId="38FEFC90" w14:textId="77777777" w:rsidR="0093682C" w:rsidRDefault="00936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C09E1" w14:textId="77777777" w:rsidR="006C4D30" w:rsidRDefault="006C4D30" w:rsidP="008643C9">
      <w:r>
        <w:separator/>
      </w:r>
    </w:p>
  </w:footnote>
  <w:footnote w:type="continuationSeparator" w:id="0">
    <w:p w14:paraId="4C9A56F4" w14:textId="77777777" w:rsidR="006C4D30" w:rsidRDefault="006C4D30" w:rsidP="008643C9">
      <w:r>
        <w:continuationSeparator/>
      </w:r>
    </w:p>
  </w:footnote>
  <w:footnote w:type="continuationNotice" w:id="1">
    <w:p w14:paraId="1506CB00" w14:textId="77777777" w:rsidR="006C4D30" w:rsidRDefault="006C4D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33" w:type="dxa"/>
      <w:tblInd w:w="-532" w:type="dxa"/>
      <w:tblLayout w:type="fixed"/>
      <w:tblCellMar>
        <w:left w:w="0" w:type="dxa"/>
        <w:right w:w="0" w:type="dxa"/>
      </w:tblCellMar>
      <w:tblLook w:val="0000" w:firstRow="0" w:lastRow="0" w:firstColumn="0" w:lastColumn="0" w:noHBand="0" w:noVBand="0"/>
    </w:tblPr>
    <w:tblGrid>
      <w:gridCol w:w="10733"/>
    </w:tblGrid>
    <w:tr w:rsidR="0093682C" w:rsidRPr="00443978" w14:paraId="368D4F65" w14:textId="77777777" w:rsidTr="00975529">
      <w:trPr>
        <w:cantSplit/>
        <w:trHeight w:hRule="exact" w:val="491"/>
      </w:trPr>
      <w:tc>
        <w:tcPr>
          <w:tcW w:w="10733" w:type="dxa"/>
          <w:tcBorders>
            <w:top w:val="single" w:sz="6" w:space="0" w:color="auto"/>
            <w:left w:val="single" w:sz="6" w:space="0" w:color="auto"/>
            <w:bottom w:val="single" w:sz="6" w:space="0" w:color="auto"/>
            <w:right w:val="single" w:sz="6" w:space="0" w:color="auto"/>
          </w:tcBorders>
        </w:tcPr>
        <w:p w14:paraId="64F217F0" w14:textId="77777777" w:rsidR="0093682C" w:rsidRPr="00443978" w:rsidRDefault="0093682C" w:rsidP="004D7D19">
          <w:pPr>
            <w:pStyle w:val="Header"/>
            <w:spacing w:before="140" w:after="120"/>
            <w:jc w:val="center"/>
            <w:rPr>
              <w:rFonts w:ascii="News Gothic GDB" w:hAnsi="News Gothic GDB" w:cs="Arial"/>
            </w:rPr>
          </w:pPr>
          <w:r w:rsidRPr="00A775B9">
            <w:rPr>
              <w:rFonts w:ascii="News Gothic GDB" w:hAnsi="News Gothic GDB" w:cs="Arial"/>
              <w:b/>
              <w:bCs/>
            </w:rPr>
            <w:t>Business Context Analysis</w:t>
          </w:r>
        </w:p>
      </w:tc>
    </w:tr>
    <w:tr w:rsidR="0093682C" w:rsidRPr="00443978" w14:paraId="63CD6F71" w14:textId="77777777" w:rsidTr="00975529">
      <w:trPr>
        <w:cantSplit/>
        <w:trHeight w:hRule="exact" w:val="491"/>
      </w:trPr>
      <w:tc>
        <w:tcPr>
          <w:tcW w:w="10733" w:type="dxa"/>
          <w:tcBorders>
            <w:left w:val="single" w:sz="6" w:space="0" w:color="auto"/>
            <w:bottom w:val="single" w:sz="6" w:space="0" w:color="auto"/>
            <w:right w:val="single" w:sz="6" w:space="0" w:color="auto"/>
          </w:tcBorders>
        </w:tcPr>
        <w:p w14:paraId="662B9D2C" w14:textId="45D1F16F" w:rsidR="0093682C" w:rsidRPr="00F0040C" w:rsidRDefault="0093682C" w:rsidP="004D7D19">
          <w:pPr>
            <w:pStyle w:val="Header"/>
            <w:spacing w:before="140" w:after="120"/>
            <w:jc w:val="center"/>
            <w:rPr>
              <w:rFonts w:ascii="News Gothic GDB" w:hAnsi="News Gothic GDB" w:cs="Arial"/>
              <w:color w:val="000000" w:themeColor="text1"/>
            </w:rPr>
          </w:pPr>
          <w:r w:rsidRPr="00F0040C">
            <w:rPr>
              <w:rFonts w:ascii="News Gothic GDB" w:hAnsi="News Gothic GDB" w:cs="Arial"/>
              <w:color w:val="000000" w:themeColor="text1"/>
            </w:rPr>
            <w:t xml:space="preserve">2025-067 </w:t>
          </w:r>
          <w:r w:rsidR="00BF1FCE">
            <w:rPr>
              <w:rFonts w:ascii="News Gothic GDB" w:hAnsi="News Gothic GDB" w:cs="Arial"/>
              <w:color w:val="000000" w:themeColor="text1"/>
            </w:rPr>
            <w:t>IAM</w:t>
          </w:r>
          <w:r w:rsidRPr="00F0040C">
            <w:rPr>
              <w:rFonts w:ascii="News Gothic GDB" w:hAnsi="News Gothic GDB" w:cs="Arial"/>
              <w:color w:val="000000" w:themeColor="text1"/>
            </w:rPr>
            <w:t xml:space="preserve"> and </w:t>
          </w:r>
          <w:r w:rsidR="00BF1FCE">
            <w:rPr>
              <w:rFonts w:ascii="News Gothic GDB" w:hAnsi="News Gothic GDB" w:cs="Arial"/>
              <w:color w:val="000000" w:themeColor="text1"/>
            </w:rPr>
            <w:t>P</w:t>
          </w:r>
          <w:r w:rsidRPr="00F0040C">
            <w:rPr>
              <w:rFonts w:ascii="News Gothic GDB" w:hAnsi="News Gothic GDB" w:cs="Arial"/>
              <w:color w:val="000000" w:themeColor="text1"/>
            </w:rPr>
            <w:t>AM</w:t>
          </w:r>
          <w:r>
            <w:rPr>
              <w:rFonts w:ascii="News Gothic GDB" w:hAnsi="News Gothic GDB" w:cs="Arial"/>
              <w:color w:val="000000" w:themeColor="text1"/>
            </w:rPr>
            <w:t xml:space="preserve"> (DBAG, ECAG, CBF, CBL)</w:t>
          </w:r>
        </w:p>
        <w:p w14:paraId="323985C4" w14:textId="77777777" w:rsidR="0093682C" w:rsidRPr="00443978" w:rsidRDefault="0093682C" w:rsidP="004D7D19">
          <w:pPr>
            <w:pStyle w:val="Header"/>
            <w:spacing w:before="140" w:after="120"/>
            <w:jc w:val="center"/>
            <w:rPr>
              <w:rFonts w:ascii="News Gothic GDB" w:hAnsi="News Gothic GDB" w:cs="Arial"/>
            </w:rPr>
          </w:pPr>
          <w:r w:rsidRPr="00443978">
            <w:rPr>
              <w:rFonts w:ascii="News Gothic GDB" w:hAnsi="News Gothic GDB" w:cs="Arial"/>
            </w:rPr>
            <w:t>)</w:t>
          </w:r>
        </w:p>
      </w:tc>
    </w:tr>
    <w:tr w:rsidR="0093682C" w:rsidRPr="00443978" w14:paraId="3AB03753" w14:textId="77777777" w:rsidTr="00975529">
      <w:trPr>
        <w:cantSplit/>
        <w:trHeight w:hRule="exact" w:val="491"/>
      </w:trPr>
      <w:tc>
        <w:tcPr>
          <w:tcW w:w="10733" w:type="dxa"/>
          <w:tcBorders>
            <w:top w:val="single" w:sz="6" w:space="0" w:color="auto"/>
            <w:left w:val="single" w:sz="6" w:space="0" w:color="auto"/>
            <w:bottom w:val="single" w:sz="6" w:space="0" w:color="auto"/>
            <w:right w:val="single" w:sz="6" w:space="0" w:color="auto"/>
          </w:tcBorders>
        </w:tcPr>
        <w:p w14:paraId="5B392794" w14:textId="77777777" w:rsidR="0093682C" w:rsidRPr="00443978" w:rsidRDefault="0093682C" w:rsidP="004D7D19">
          <w:pPr>
            <w:pStyle w:val="Header"/>
            <w:spacing w:before="140" w:after="120"/>
            <w:jc w:val="center"/>
            <w:rPr>
              <w:rFonts w:ascii="News Gothic GDB" w:hAnsi="News Gothic GDB" w:cs="Arial"/>
            </w:rPr>
          </w:pPr>
          <w:r w:rsidRPr="00443978">
            <w:rPr>
              <w:rFonts w:ascii="News Gothic GDB" w:hAnsi="News Gothic GDB" w:cs="Arial"/>
            </w:rPr>
            <w:t>Confidential</w:t>
          </w:r>
        </w:p>
      </w:tc>
    </w:tr>
  </w:tbl>
  <w:p w14:paraId="15474DD6" w14:textId="77777777" w:rsidR="0093682C" w:rsidRDefault="0093682C" w:rsidP="008643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417" w:type="dxa"/>
      <w:tblInd w:w="-532" w:type="dxa"/>
      <w:tblLayout w:type="fixed"/>
      <w:tblCellMar>
        <w:left w:w="0" w:type="dxa"/>
        <w:right w:w="0" w:type="dxa"/>
      </w:tblCellMar>
      <w:tblLook w:val="0000" w:firstRow="0" w:lastRow="0" w:firstColumn="0" w:lastColumn="0" w:noHBand="0" w:noVBand="0"/>
    </w:tblPr>
    <w:tblGrid>
      <w:gridCol w:w="15417"/>
    </w:tblGrid>
    <w:tr w:rsidR="00E1534B" w:rsidRPr="00443978" w14:paraId="39C61CB6" w14:textId="77777777" w:rsidTr="0033AB2C">
      <w:trPr>
        <w:cantSplit/>
        <w:trHeight w:hRule="exact" w:val="476"/>
      </w:trPr>
      <w:tc>
        <w:tcPr>
          <w:tcW w:w="15417" w:type="dxa"/>
          <w:tcBorders>
            <w:top w:val="single" w:sz="6" w:space="0" w:color="auto"/>
            <w:left w:val="single" w:sz="6" w:space="0" w:color="auto"/>
            <w:bottom w:val="single" w:sz="6" w:space="0" w:color="auto"/>
            <w:right w:val="single" w:sz="6" w:space="0" w:color="auto"/>
          </w:tcBorders>
        </w:tcPr>
        <w:p w14:paraId="0ABE18B2" w14:textId="77777777" w:rsidR="00E1534B" w:rsidRPr="00443978" w:rsidRDefault="00E1534B" w:rsidP="004D7D19">
          <w:pPr>
            <w:pStyle w:val="Header"/>
            <w:spacing w:before="140" w:after="120"/>
            <w:jc w:val="center"/>
            <w:rPr>
              <w:rFonts w:ascii="News Gothic GDB" w:hAnsi="News Gothic GDB" w:cs="Arial"/>
            </w:rPr>
          </w:pPr>
          <w:r w:rsidRPr="00A775B9">
            <w:rPr>
              <w:rFonts w:ascii="News Gothic GDB" w:hAnsi="News Gothic GDB" w:cs="Arial"/>
              <w:b/>
              <w:bCs/>
            </w:rPr>
            <w:t>Business Context Analysis</w:t>
          </w:r>
        </w:p>
      </w:tc>
    </w:tr>
    <w:tr w:rsidR="00E1534B" w:rsidRPr="00443978" w14:paraId="18C2F0AD" w14:textId="77777777" w:rsidTr="0033AB2C">
      <w:trPr>
        <w:cantSplit/>
        <w:trHeight w:hRule="exact" w:val="476"/>
      </w:trPr>
      <w:tc>
        <w:tcPr>
          <w:tcW w:w="15417" w:type="dxa"/>
          <w:tcBorders>
            <w:left w:val="single" w:sz="6" w:space="0" w:color="auto"/>
            <w:bottom w:val="single" w:sz="6" w:space="0" w:color="auto"/>
            <w:right w:val="single" w:sz="6" w:space="0" w:color="auto"/>
          </w:tcBorders>
        </w:tcPr>
        <w:p w14:paraId="6FD35078" w14:textId="7F5596C2" w:rsidR="00E1534B" w:rsidRPr="00443978" w:rsidRDefault="0033AB2C" w:rsidP="0033AB2C">
          <w:pPr>
            <w:pStyle w:val="Header"/>
            <w:spacing w:before="140" w:after="120"/>
            <w:jc w:val="center"/>
            <w:rPr>
              <w:rFonts w:ascii="News Gothic GDB" w:hAnsi="News Gothic GDB" w:cs="Arial"/>
              <w:color w:val="000000" w:themeColor="text1"/>
            </w:rPr>
          </w:pPr>
          <w:r w:rsidRPr="0033AB2C">
            <w:rPr>
              <w:rFonts w:ascii="News Gothic GDB" w:hAnsi="News Gothic GDB" w:cs="Arial"/>
              <w:color w:val="000000" w:themeColor="text1"/>
            </w:rPr>
            <w:t>2025-067 IAM and PAM (DBAG, ECAG, CBF, CBL)</w:t>
          </w:r>
        </w:p>
      </w:tc>
    </w:tr>
    <w:tr w:rsidR="00E1534B" w:rsidRPr="00443978" w14:paraId="227B76AB" w14:textId="77777777" w:rsidTr="0033AB2C">
      <w:trPr>
        <w:cantSplit/>
        <w:trHeight w:hRule="exact" w:val="476"/>
      </w:trPr>
      <w:tc>
        <w:tcPr>
          <w:tcW w:w="15417" w:type="dxa"/>
          <w:tcBorders>
            <w:top w:val="single" w:sz="6" w:space="0" w:color="auto"/>
            <w:left w:val="single" w:sz="6" w:space="0" w:color="auto"/>
            <w:bottom w:val="single" w:sz="6" w:space="0" w:color="auto"/>
            <w:right w:val="single" w:sz="6" w:space="0" w:color="auto"/>
          </w:tcBorders>
        </w:tcPr>
        <w:p w14:paraId="0997E010" w14:textId="77777777" w:rsidR="00E1534B" w:rsidRPr="00443978" w:rsidRDefault="00E1534B" w:rsidP="004D7D19">
          <w:pPr>
            <w:pStyle w:val="Header"/>
            <w:spacing w:before="140" w:after="120"/>
            <w:jc w:val="center"/>
            <w:rPr>
              <w:rFonts w:ascii="News Gothic GDB" w:hAnsi="News Gothic GDB" w:cs="Arial"/>
            </w:rPr>
          </w:pPr>
          <w:r w:rsidRPr="00443978">
            <w:rPr>
              <w:rFonts w:ascii="News Gothic GDB" w:hAnsi="News Gothic GDB" w:cs="Arial"/>
            </w:rPr>
            <w:t>Confidential</w:t>
          </w:r>
        </w:p>
      </w:tc>
    </w:tr>
  </w:tbl>
  <w:p w14:paraId="75844214" w14:textId="77777777" w:rsidR="00E1534B" w:rsidRDefault="00E1534B" w:rsidP="008643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D1F"/>
    <w:multiLevelType w:val="hybridMultilevel"/>
    <w:tmpl w:val="6776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E4822"/>
    <w:multiLevelType w:val="hybridMultilevel"/>
    <w:tmpl w:val="04C4291E"/>
    <w:lvl w:ilvl="0" w:tplc="0BF27E18">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790F11"/>
    <w:multiLevelType w:val="hybridMultilevel"/>
    <w:tmpl w:val="20B05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13C0A"/>
    <w:multiLevelType w:val="hybridMultilevel"/>
    <w:tmpl w:val="0376F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834EC9"/>
    <w:multiLevelType w:val="hybridMultilevel"/>
    <w:tmpl w:val="F3825B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9F2553"/>
    <w:multiLevelType w:val="multilevel"/>
    <w:tmpl w:val="89F2B448"/>
    <w:lvl w:ilvl="0">
      <w:start w:val="1"/>
      <w:numFmt w:val="decimal"/>
      <w:lvlText w:val="%1."/>
      <w:lvlJc w:val="left"/>
      <w:pPr>
        <w:ind w:left="360" w:hanging="360"/>
      </w:pPr>
      <w:rPr>
        <w:b/>
        <w:bCs/>
        <w:color w:val="auto"/>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B32733"/>
    <w:multiLevelType w:val="hybridMultilevel"/>
    <w:tmpl w:val="305A6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131AB8"/>
    <w:multiLevelType w:val="hybridMultilevel"/>
    <w:tmpl w:val="9BEC4ED8"/>
    <w:lvl w:ilvl="0" w:tplc="20000001">
      <w:start w:val="1"/>
      <w:numFmt w:val="bullet"/>
      <w:lvlText w:val=""/>
      <w:lvlJc w:val="left"/>
      <w:pPr>
        <w:ind w:left="795" w:hanging="360"/>
      </w:pPr>
      <w:rPr>
        <w:rFonts w:ascii="Symbol" w:hAnsi="Symbol" w:hint="default"/>
      </w:rPr>
    </w:lvl>
    <w:lvl w:ilvl="1" w:tplc="20000003" w:tentative="1">
      <w:start w:val="1"/>
      <w:numFmt w:val="bullet"/>
      <w:lvlText w:val="o"/>
      <w:lvlJc w:val="left"/>
      <w:pPr>
        <w:ind w:left="1515" w:hanging="360"/>
      </w:pPr>
      <w:rPr>
        <w:rFonts w:ascii="Courier New" w:hAnsi="Courier New" w:cs="Courier New" w:hint="default"/>
      </w:rPr>
    </w:lvl>
    <w:lvl w:ilvl="2" w:tplc="20000005" w:tentative="1">
      <w:start w:val="1"/>
      <w:numFmt w:val="bullet"/>
      <w:lvlText w:val=""/>
      <w:lvlJc w:val="left"/>
      <w:pPr>
        <w:ind w:left="2235" w:hanging="360"/>
      </w:pPr>
      <w:rPr>
        <w:rFonts w:ascii="Wingdings" w:hAnsi="Wingdings" w:hint="default"/>
      </w:rPr>
    </w:lvl>
    <w:lvl w:ilvl="3" w:tplc="20000001" w:tentative="1">
      <w:start w:val="1"/>
      <w:numFmt w:val="bullet"/>
      <w:lvlText w:val=""/>
      <w:lvlJc w:val="left"/>
      <w:pPr>
        <w:ind w:left="2955" w:hanging="360"/>
      </w:pPr>
      <w:rPr>
        <w:rFonts w:ascii="Symbol" w:hAnsi="Symbol" w:hint="default"/>
      </w:rPr>
    </w:lvl>
    <w:lvl w:ilvl="4" w:tplc="20000003" w:tentative="1">
      <w:start w:val="1"/>
      <w:numFmt w:val="bullet"/>
      <w:lvlText w:val="o"/>
      <w:lvlJc w:val="left"/>
      <w:pPr>
        <w:ind w:left="3675" w:hanging="360"/>
      </w:pPr>
      <w:rPr>
        <w:rFonts w:ascii="Courier New" w:hAnsi="Courier New" w:cs="Courier New" w:hint="default"/>
      </w:rPr>
    </w:lvl>
    <w:lvl w:ilvl="5" w:tplc="20000005" w:tentative="1">
      <w:start w:val="1"/>
      <w:numFmt w:val="bullet"/>
      <w:lvlText w:val=""/>
      <w:lvlJc w:val="left"/>
      <w:pPr>
        <w:ind w:left="4395" w:hanging="360"/>
      </w:pPr>
      <w:rPr>
        <w:rFonts w:ascii="Wingdings" w:hAnsi="Wingdings" w:hint="default"/>
      </w:rPr>
    </w:lvl>
    <w:lvl w:ilvl="6" w:tplc="20000001" w:tentative="1">
      <w:start w:val="1"/>
      <w:numFmt w:val="bullet"/>
      <w:lvlText w:val=""/>
      <w:lvlJc w:val="left"/>
      <w:pPr>
        <w:ind w:left="5115" w:hanging="360"/>
      </w:pPr>
      <w:rPr>
        <w:rFonts w:ascii="Symbol" w:hAnsi="Symbol" w:hint="default"/>
      </w:rPr>
    </w:lvl>
    <w:lvl w:ilvl="7" w:tplc="20000003" w:tentative="1">
      <w:start w:val="1"/>
      <w:numFmt w:val="bullet"/>
      <w:lvlText w:val="o"/>
      <w:lvlJc w:val="left"/>
      <w:pPr>
        <w:ind w:left="5835" w:hanging="360"/>
      </w:pPr>
      <w:rPr>
        <w:rFonts w:ascii="Courier New" w:hAnsi="Courier New" w:cs="Courier New" w:hint="default"/>
      </w:rPr>
    </w:lvl>
    <w:lvl w:ilvl="8" w:tplc="20000005" w:tentative="1">
      <w:start w:val="1"/>
      <w:numFmt w:val="bullet"/>
      <w:lvlText w:val=""/>
      <w:lvlJc w:val="left"/>
      <w:pPr>
        <w:ind w:left="6555" w:hanging="360"/>
      </w:pPr>
      <w:rPr>
        <w:rFonts w:ascii="Wingdings" w:hAnsi="Wingdings" w:hint="default"/>
      </w:rPr>
    </w:lvl>
  </w:abstractNum>
  <w:abstractNum w:abstractNumId="8" w15:restartNumberingAfterBreak="0">
    <w:nsid w:val="0BC55C80"/>
    <w:multiLevelType w:val="hybridMultilevel"/>
    <w:tmpl w:val="FFFFFFFF"/>
    <w:lvl w:ilvl="0" w:tplc="A9B62B6A">
      <w:start w:val="1"/>
      <w:numFmt w:val="bullet"/>
      <w:lvlText w:val=""/>
      <w:lvlJc w:val="left"/>
      <w:pPr>
        <w:ind w:left="360" w:hanging="360"/>
      </w:pPr>
      <w:rPr>
        <w:rFonts w:ascii="Symbol" w:hAnsi="Symbol" w:hint="default"/>
      </w:rPr>
    </w:lvl>
    <w:lvl w:ilvl="1" w:tplc="F7FC323E">
      <w:start w:val="1"/>
      <w:numFmt w:val="bullet"/>
      <w:lvlText w:val="o"/>
      <w:lvlJc w:val="left"/>
      <w:pPr>
        <w:ind w:left="1080" w:hanging="360"/>
      </w:pPr>
      <w:rPr>
        <w:rFonts w:ascii="Courier New" w:hAnsi="Courier New" w:hint="default"/>
      </w:rPr>
    </w:lvl>
    <w:lvl w:ilvl="2" w:tplc="CDFE4314">
      <w:start w:val="1"/>
      <w:numFmt w:val="bullet"/>
      <w:lvlText w:val=""/>
      <w:lvlJc w:val="left"/>
      <w:pPr>
        <w:ind w:left="1800" w:hanging="360"/>
      </w:pPr>
      <w:rPr>
        <w:rFonts w:ascii="Wingdings" w:hAnsi="Wingdings" w:hint="default"/>
      </w:rPr>
    </w:lvl>
    <w:lvl w:ilvl="3" w:tplc="B80AD4CC">
      <w:start w:val="1"/>
      <w:numFmt w:val="bullet"/>
      <w:lvlText w:val=""/>
      <w:lvlJc w:val="left"/>
      <w:pPr>
        <w:ind w:left="2520" w:hanging="360"/>
      </w:pPr>
      <w:rPr>
        <w:rFonts w:ascii="Symbol" w:hAnsi="Symbol" w:hint="default"/>
      </w:rPr>
    </w:lvl>
    <w:lvl w:ilvl="4" w:tplc="1520B19E">
      <w:start w:val="1"/>
      <w:numFmt w:val="bullet"/>
      <w:lvlText w:val="o"/>
      <w:lvlJc w:val="left"/>
      <w:pPr>
        <w:ind w:left="3240" w:hanging="360"/>
      </w:pPr>
      <w:rPr>
        <w:rFonts w:ascii="Courier New" w:hAnsi="Courier New" w:hint="default"/>
      </w:rPr>
    </w:lvl>
    <w:lvl w:ilvl="5" w:tplc="A8729050">
      <w:start w:val="1"/>
      <w:numFmt w:val="bullet"/>
      <w:lvlText w:val=""/>
      <w:lvlJc w:val="left"/>
      <w:pPr>
        <w:ind w:left="3960" w:hanging="360"/>
      </w:pPr>
      <w:rPr>
        <w:rFonts w:ascii="Wingdings" w:hAnsi="Wingdings" w:hint="default"/>
      </w:rPr>
    </w:lvl>
    <w:lvl w:ilvl="6" w:tplc="BFB28D26">
      <w:start w:val="1"/>
      <w:numFmt w:val="bullet"/>
      <w:lvlText w:val=""/>
      <w:lvlJc w:val="left"/>
      <w:pPr>
        <w:ind w:left="4680" w:hanging="360"/>
      </w:pPr>
      <w:rPr>
        <w:rFonts w:ascii="Symbol" w:hAnsi="Symbol" w:hint="default"/>
      </w:rPr>
    </w:lvl>
    <w:lvl w:ilvl="7" w:tplc="939E8320">
      <w:start w:val="1"/>
      <w:numFmt w:val="bullet"/>
      <w:lvlText w:val="o"/>
      <w:lvlJc w:val="left"/>
      <w:pPr>
        <w:ind w:left="5400" w:hanging="360"/>
      </w:pPr>
      <w:rPr>
        <w:rFonts w:ascii="Courier New" w:hAnsi="Courier New" w:hint="default"/>
      </w:rPr>
    </w:lvl>
    <w:lvl w:ilvl="8" w:tplc="D6144744">
      <w:start w:val="1"/>
      <w:numFmt w:val="bullet"/>
      <w:lvlText w:val=""/>
      <w:lvlJc w:val="left"/>
      <w:pPr>
        <w:ind w:left="6120" w:hanging="360"/>
      </w:pPr>
      <w:rPr>
        <w:rFonts w:ascii="Wingdings" w:hAnsi="Wingdings" w:hint="default"/>
      </w:rPr>
    </w:lvl>
  </w:abstractNum>
  <w:abstractNum w:abstractNumId="9" w15:restartNumberingAfterBreak="0">
    <w:nsid w:val="0EA523CB"/>
    <w:multiLevelType w:val="hybridMultilevel"/>
    <w:tmpl w:val="FFFFFFFF"/>
    <w:lvl w:ilvl="0" w:tplc="0BF27E18">
      <w:start w:val="1"/>
      <w:numFmt w:val="upperLetter"/>
      <w:lvlText w:val="%1)"/>
      <w:lvlJc w:val="left"/>
      <w:pPr>
        <w:ind w:left="720" w:hanging="360"/>
      </w:pPr>
    </w:lvl>
    <w:lvl w:ilvl="1" w:tplc="010C7EA0">
      <w:start w:val="1"/>
      <w:numFmt w:val="lowerLetter"/>
      <w:lvlText w:val="%2."/>
      <w:lvlJc w:val="left"/>
      <w:pPr>
        <w:ind w:left="1440" w:hanging="360"/>
      </w:pPr>
    </w:lvl>
    <w:lvl w:ilvl="2" w:tplc="3F005ABA">
      <w:start w:val="1"/>
      <w:numFmt w:val="lowerRoman"/>
      <w:lvlText w:val="%3."/>
      <w:lvlJc w:val="right"/>
      <w:pPr>
        <w:ind w:left="2160" w:hanging="180"/>
      </w:pPr>
    </w:lvl>
    <w:lvl w:ilvl="3" w:tplc="F0B4EBCE">
      <w:start w:val="1"/>
      <w:numFmt w:val="decimal"/>
      <w:lvlText w:val="%4."/>
      <w:lvlJc w:val="left"/>
      <w:pPr>
        <w:ind w:left="540" w:hanging="360"/>
      </w:pPr>
    </w:lvl>
    <w:lvl w:ilvl="4" w:tplc="F2D2EF4C">
      <w:start w:val="1"/>
      <w:numFmt w:val="lowerLetter"/>
      <w:lvlText w:val="%5."/>
      <w:lvlJc w:val="left"/>
      <w:pPr>
        <w:ind w:left="3600" w:hanging="360"/>
      </w:pPr>
    </w:lvl>
    <w:lvl w:ilvl="5" w:tplc="E12CEC9C">
      <w:start w:val="1"/>
      <w:numFmt w:val="lowerRoman"/>
      <w:lvlText w:val="%6."/>
      <w:lvlJc w:val="right"/>
      <w:pPr>
        <w:ind w:left="4320" w:hanging="180"/>
      </w:pPr>
    </w:lvl>
    <w:lvl w:ilvl="6" w:tplc="D990FDE0">
      <w:start w:val="1"/>
      <w:numFmt w:val="decimal"/>
      <w:lvlText w:val="%7."/>
      <w:lvlJc w:val="left"/>
      <w:pPr>
        <w:ind w:left="5040" w:hanging="360"/>
      </w:pPr>
    </w:lvl>
    <w:lvl w:ilvl="7" w:tplc="2E5C03EC">
      <w:start w:val="1"/>
      <w:numFmt w:val="lowerLetter"/>
      <w:lvlText w:val="%8."/>
      <w:lvlJc w:val="left"/>
      <w:pPr>
        <w:ind w:left="5760" w:hanging="360"/>
      </w:pPr>
    </w:lvl>
    <w:lvl w:ilvl="8" w:tplc="DBB2DD36">
      <w:start w:val="1"/>
      <w:numFmt w:val="lowerRoman"/>
      <w:lvlText w:val="%9."/>
      <w:lvlJc w:val="right"/>
      <w:pPr>
        <w:ind w:left="6480" w:hanging="180"/>
      </w:pPr>
    </w:lvl>
  </w:abstractNum>
  <w:abstractNum w:abstractNumId="10" w15:restartNumberingAfterBreak="0">
    <w:nsid w:val="126610F2"/>
    <w:multiLevelType w:val="hybridMultilevel"/>
    <w:tmpl w:val="7932F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6CEA47"/>
    <w:multiLevelType w:val="hybridMultilevel"/>
    <w:tmpl w:val="FFFFFFFF"/>
    <w:lvl w:ilvl="0" w:tplc="88CC79A2">
      <w:start w:val="1"/>
      <w:numFmt w:val="bullet"/>
      <w:lvlText w:val="·"/>
      <w:lvlJc w:val="left"/>
      <w:pPr>
        <w:ind w:left="720" w:hanging="360"/>
      </w:pPr>
      <w:rPr>
        <w:rFonts w:ascii="Symbol" w:hAnsi="Symbol" w:hint="default"/>
      </w:rPr>
    </w:lvl>
    <w:lvl w:ilvl="1" w:tplc="A552A4EC">
      <w:start w:val="1"/>
      <w:numFmt w:val="bullet"/>
      <w:lvlText w:val="o"/>
      <w:lvlJc w:val="left"/>
      <w:pPr>
        <w:ind w:left="1440" w:hanging="360"/>
      </w:pPr>
      <w:rPr>
        <w:rFonts w:ascii="Courier New" w:hAnsi="Courier New" w:hint="default"/>
      </w:rPr>
    </w:lvl>
    <w:lvl w:ilvl="2" w:tplc="898082BE">
      <w:start w:val="1"/>
      <w:numFmt w:val="bullet"/>
      <w:lvlText w:val=""/>
      <w:lvlJc w:val="left"/>
      <w:pPr>
        <w:ind w:left="2160" w:hanging="360"/>
      </w:pPr>
      <w:rPr>
        <w:rFonts w:ascii="Wingdings" w:hAnsi="Wingdings" w:hint="default"/>
      </w:rPr>
    </w:lvl>
    <w:lvl w:ilvl="3" w:tplc="313E9B06">
      <w:start w:val="1"/>
      <w:numFmt w:val="bullet"/>
      <w:lvlText w:val=""/>
      <w:lvlJc w:val="left"/>
      <w:pPr>
        <w:ind w:left="2880" w:hanging="360"/>
      </w:pPr>
      <w:rPr>
        <w:rFonts w:ascii="Symbol" w:hAnsi="Symbol" w:hint="default"/>
      </w:rPr>
    </w:lvl>
    <w:lvl w:ilvl="4" w:tplc="B4D83D6A">
      <w:start w:val="1"/>
      <w:numFmt w:val="bullet"/>
      <w:lvlText w:val="o"/>
      <w:lvlJc w:val="left"/>
      <w:pPr>
        <w:ind w:left="3600" w:hanging="360"/>
      </w:pPr>
      <w:rPr>
        <w:rFonts w:ascii="Courier New" w:hAnsi="Courier New" w:hint="default"/>
      </w:rPr>
    </w:lvl>
    <w:lvl w:ilvl="5" w:tplc="6F0A6840">
      <w:start w:val="1"/>
      <w:numFmt w:val="bullet"/>
      <w:lvlText w:val=""/>
      <w:lvlJc w:val="left"/>
      <w:pPr>
        <w:ind w:left="4320" w:hanging="360"/>
      </w:pPr>
      <w:rPr>
        <w:rFonts w:ascii="Wingdings" w:hAnsi="Wingdings" w:hint="default"/>
      </w:rPr>
    </w:lvl>
    <w:lvl w:ilvl="6" w:tplc="E600430E">
      <w:start w:val="1"/>
      <w:numFmt w:val="bullet"/>
      <w:lvlText w:val=""/>
      <w:lvlJc w:val="left"/>
      <w:pPr>
        <w:ind w:left="5040" w:hanging="360"/>
      </w:pPr>
      <w:rPr>
        <w:rFonts w:ascii="Symbol" w:hAnsi="Symbol" w:hint="default"/>
      </w:rPr>
    </w:lvl>
    <w:lvl w:ilvl="7" w:tplc="BDC2541A">
      <w:start w:val="1"/>
      <w:numFmt w:val="bullet"/>
      <w:lvlText w:val="o"/>
      <w:lvlJc w:val="left"/>
      <w:pPr>
        <w:ind w:left="5760" w:hanging="360"/>
      </w:pPr>
      <w:rPr>
        <w:rFonts w:ascii="Courier New" w:hAnsi="Courier New" w:hint="default"/>
      </w:rPr>
    </w:lvl>
    <w:lvl w:ilvl="8" w:tplc="CB2A9EB0">
      <w:start w:val="1"/>
      <w:numFmt w:val="bullet"/>
      <w:lvlText w:val=""/>
      <w:lvlJc w:val="left"/>
      <w:pPr>
        <w:ind w:left="6480" w:hanging="360"/>
      </w:pPr>
      <w:rPr>
        <w:rFonts w:ascii="Wingdings" w:hAnsi="Wingdings" w:hint="default"/>
      </w:rPr>
    </w:lvl>
  </w:abstractNum>
  <w:abstractNum w:abstractNumId="12" w15:restartNumberingAfterBreak="0">
    <w:nsid w:val="15331123"/>
    <w:multiLevelType w:val="hybridMultilevel"/>
    <w:tmpl w:val="3A6463DC"/>
    <w:lvl w:ilvl="0" w:tplc="4DAC4D5E">
      <w:start w:val="1"/>
      <w:numFmt w:val="upperLetter"/>
      <w:lvlText w:val="%1)"/>
      <w:lvlJc w:val="left"/>
      <w:pPr>
        <w:ind w:left="720" w:hanging="360"/>
      </w:pPr>
    </w:lvl>
    <w:lvl w:ilvl="1" w:tplc="6E4025B6">
      <w:start w:val="1"/>
      <w:numFmt w:val="lowerLetter"/>
      <w:lvlText w:val="%2."/>
      <w:lvlJc w:val="left"/>
      <w:pPr>
        <w:ind w:left="1440" w:hanging="360"/>
      </w:pPr>
    </w:lvl>
    <w:lvl w:ilvl="2" w:tplc="0A20BB3C">
      <w:start w:val="1"/>
      <w:numFmt w:val="lowerRoman"/>
      <w:lvlText w:val="%3."/>
      <w:lvlJc w:val="right"/>
      <w:pPr>
        <w:ind w:left="2160" w:hanging="180"/>
      </w:pPr>
    </w:lvl>
    <w:lvl w:ilvl="3" w:tplc="A192104A">
      <w:start w:val="1"/>
      <w:numFmt w:val="decimal"/>
      <w:lvlText w:val="%4."/>
      <w:lvlJc w:val="left"/>
      <w:pPr>
        <w:ind w:left="2880" w:hanging="360"/>
      </w:pPr>
    </w:lvl>
    <w:lvl w:ilvl="4" w:tplc="6C267D4E">
      <w:start w:val="1"/>
      <w:numFmt w:val="lowerLetter"/>
      <w:lvlText w:val="%5."/>
      <w:lvlJc w:val="left"/>
      <w:pPr>
        <w:ind w:left="3600" w:hanging="360"/>
      </w:pPr>
    </w:lvl>
    <w:lvl w:ilvl="5" w:tplc="B6521954">
      <w:start w:val="1"/>
      <w:numFmt w:val="lowerRoman"/>
      <w:lvlText w:val="%6."/>
      <w:lvlJc w:val="right"/>
      <w:pPr>
        <w:ind w:left="4320" w:hanging="180"/>
      </w:pPr>
    </w:lvl>
    <w:lvl w:ilvl="6" w:tplc="F13E66A2">
      <w:start w:val="1"/>
      <w:numFmt w:val="decimal"/>
      <w:lvlText w:val="%7."/>
      <w:lvlJc w:val="left"/>
      <w:pPr>
        <w:ind w:left="5040" w:hanging="360"/>
      </w:pPr>
    </w:lvl>
    <w:lvl w:ilvl="7" w:tplc="F40AC200">
      <w:start w:val="1"/>
      <w:numFmt w:val="lowerLetter"/>
      <w:lvlText w:val="%8."/>
      <w:lvlJc w:val="left"/>
      <w:pPr>
        <w:ind w:left="5760" w:hanging="360"/>
      </w:pPr>
    </w:lvl>
    <w:lvl w:ilvl="8" w:tplc="1BD624C2">
      <w:start w:val="1"/>
      <w:numFmt w:val="lowerRoman"/>
      <w:lvlText w:val="%9."/>
      <w:lvlJc w:val="right"/>
      <w:pPr>
        <w:ind w:left="6480" w:hanging="180"/>
      </w:pPr>
    </w:lvl>
  </w:abstractNum>
  <w:abstractNum w:abstractNumId="13" w15:restartNumberingAfterBreak="0">
    <w:nsid w:val="197FA812"/>
    <w:multiLevelType w:val="hybridMultilevel"/>
    <w:tmpl w:val="FFFFFFFF"/>
    <w:lvl w:ilvl="0" w:tplc="B6649DBA">
      <w:start w:val="1"/>
      <w:numFmt w:val="bullet"/>
      <w:lvlText w:val="·"/>
      <w:lvlJc w:val="left"/>
      <w:pPr>
        <w:ind w:left="720" w:hanging="360"/>
      </w:pPr>
      <w:rPr>
        <w:rFonts w:ascii="Symbol" w:hAnsi="Symbol" w:hint="default"/>
      </w:rPr>
    </w:lvl>
    <w:lvl w:ilvl="1" w:tplc="5740C5BE">
      <w:start w:val="1"/>
      <w:numFmt w:val="bullet"/>
      <w:lvlText w:val="o"/>
      <w:lvlJc w:val="left"/>
      <w:pPr>
        <w:ind w:left="1440" w:hanging="360"/>
      </w:pPr>
      <w:rPr>
        <w:rFonts w:ascii="Courier New" w:hAnsi="Courier New" w:hint="default"/>
      </w:rPr>
    </w:lvl>
    <w:lvl w:ilvl="2" w:tplc="81A06A8A">
      <w:start w:val="1"/>
      <w:numFmt w:val="bullet"/>
      <w:lvlText w:val=""/>
      <w:lvlJc w:val="left"/>
      <w:pPr>
        <w:ind w:left="2160" w:hanging="360"/>
      </w:pPr>
      <w:rPr>
        <w:rFonts w:ascii="Wingdings" w:hAnsi="Wingdings" w:hint="default"/>
      </w:rPr>
    </w:lvl>
    <w:lvl w:ilvl="3" w:tplc="8E0CD626">
      <w:start w:val="1"/>
      <w:numFmt w:val="bullet"/>
      <w:lvlText w:val=""/>
      <w:lvlJc w:val="left"/>
      <w:pPr>
        <w:ind w:left="2880" w:hanging="360"/>
      </w:pPr>
      <w:rPr>
        <w:rFonts w:ascii="Symbol" w:hAnsi="Symbol" w:hint="default"/>
      </w:rPr>
    </w:lvl>
    <w:lvl w:ilvl="4" w:tplc="F6AE1774">
      <w:start w:val="1"/>
      <w:numFmt w:val="bullet"/>
      <w:lvlText w:val="o"/>
      <w:lvlJc w:val="left"/>
      <w:pPr>
        <w:ind w:left="3600" w:hanging="360"/>
      </w:pPr>
      <w:rPr>
        <w:rFonts w:ascii="Courier New" w:hAnsi="Courier New" w:hint="default"/>
      </w:rPr>
    </w:lvl>
    <w:lvl w:ilvl="5" w:tplc="0854FDA4">
      <w:start w:val="1"/>
      <w:numFmt w:val="bullet"/>
      <w:lvlText w:val=""/>
      <w:lvlJc w:val="left"/>
      <w:pPr>
        <w:ind w:left="4320" w:hanging="360"/>
      </w:pPr>
      <w:rPr>
        <w:rFonts w:ascii="Wingdings" w:hAnsi="Wingdings" w:hint="default"/>
      </w:rPr>
    </w:lvl>
    <w:lvl w:ilvl="6" w:tplc="399A2B1E">
      <w:start w:val="1"/>
      <w:numFmt w:val="bullet"/>
      <w:lvlText w:val=""/>
      <w:lvlJc w:val="left"/>
      <w:pPr>
        <w:ind w:left="5040" w:hanging="360"/>
      </w:pPr>
      <w:rPr>
        <w:rFonts w:ascii="Symbol" w:hAnsi="Symbol" w:hint="default"/>
      </w:rPr>
    </w:lvl>
    <w:lvl w:ilvl="7" w:tplc="885EE1E8">
      <w:start w:val="1"/>
      <w:numFmt w:val="bullet"/>
      <w:lvlText w:val="o"/>
      <w:lvlJc w:val="left"/>
      <w:pPr>
        <w:ind w:left="5760" w:hanging="360"/>
      </w:pPr>
      <w:rPr>
        <w:rFonts w:ascii="Courier New" w:hAnsi="Courier New" w:hint="default"/>
      </w:rPr>
    </w:lvl>
    <w:lvl w:ilvl="8" w:tplc="200845C6">
      <w:start w:val="1"/>
      <w:numFmt w:val="bullet"/>
      <w:lvlText w:val=""/>
      <w:lvlJc w:val="left"/>
      <w:pPr>
        <w:ind w:left="6480" w:hanging="360"/>
      </w:pPr>
      <w:rPr>
        <w:rFonts w:ascii="Wingdings" w:hAnsi="Wingdings" w:hint="default"/>
      </w:rPr>
    </w:lvl>
  </w:abstractNum>
  <w:abstractNum w:abstractNumId="14" w15:restartNumberingAfterBreak="0">
    <w:nsid w:val="1B680EE9"/>
    <w:multiLevelType w:val="hybridMultilevel"/>
    <w:tmpl w:val="4AD418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25B6649B"/>
    <w:multiLevelType w:val="hybridMultilevel"/>
    <w:tmpl w:val="B968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D8B7BD"/>
    <w:multiLevelType w:val="hybridMultilevel"/>
    <w:tmpl w:val="FFFFFFFF"/>
    <w:lvl w:ilvl="0" w:tplc="7932E752">
      <w:start w:val="1"/>
      <w:numFmt w:val="bullet"/>
      <w:lvlText w:val=""/>
      <w:lvlJc w:val="left"/>
      <w:pPr>
        <w:ind w:left="720" w:hanging="360"/>
      </w:pPr>
      <w:rPr>
        <w:rFonts w:ascii="Symbol" w:hAnsi="Symbol" w:hint="default"/>
      </w:rPr>
    </w:lvl>
    <w:lvl w:ilvl="1" w:tplc="DA9630CC">
      <w:start w:val="1"/>
      <w:numFmt w:val="bullet"/>
      <w:lvlText w:val="o"/>
      <w:lvlJc w:val="left"/>
      <w:pPr>
        <w:ind w:left="1440" w:hanging="360"/>
      </w:pPr>
      <w:rPr>
        <w:rFonts w:ascii="Courier New" w:hAnsi="Courier New" w:hint="default"/>
      </w:rPr>
    </w:lvl>
    <w:lvl w:ilvl="2" w:tplc="58C0271A">
      <w:start w:val="1"/>
      <w:numFmt w:val="bullet"/>
      <w:lvlText w:val=""/>
      <w:lvlJc w:val="left"/>
      <w:pPr>
        <w:ind w:left="2160" w:hanging="360"/>
      </w:pPr>
      <w:rPr>
        <w:rFonts w:ascii="Wingdings" w:hAnsi="Wingdings" w:hint="default"/>
      </w:rPr>
    </w:lvl>
    <w:lvl w:ilvl="3" w:tplc="55145A00">
      <w:start w:val="1"/>
      <w:numFmt w:val="bullet"/>
      <w:lvlText w:val=""/>
      <w:lvlJc w:val="left"/>
      <w:pPr>
        <w:ind w:left="2880" w:hanging="360"/>
      </w:pPr>
      <w:rPr>
        <w:rFonts w:ascii="Symbol" w:hAnsi="Symbol" w:hint="default"/>
      </w:rPr>
    </w:lvl>
    <w:lvl w:ilvl="4" w:tplc="340E7374">
      <w:start w:val="1"/>
      <w:numFmt w:val="bullet"/>
      <w:lvlText w:val="o"/>
      <w:lvlJc w:val="left"/>
      <w:pPr>
        <w:ind w:left="3600" w:hanging="360"/>
      </w:pPr>
      <w:rPr>
        <w:rFonts w:ascii="Courier New" w:hAnsi="Courier New" w:hint="default"/>
      </w:rPr>
    </w:lvl>
    <w:lvl w:ilvl="5" w:tplc="AF12E762">
      <w:start w:val="1"/>
      <w:numFmt w:val="bullet"/>
      <w:lvlText w:val=""/>
      <w:lvlJc w:val="left"/>
      <w:pPr>
        <w:ind w:left="4320" w:hanging="360"/>
      </w:pPr>
      <w:rPr>
        <w:rFonts w:ascii="Wingdings" w:hAnsi="Wingdings" w:hint="default"/>
      </w:rPr>
    </w:lvl>
    <w:lvl w:ilvl="6" w:tplc="5492DA0A">
      <w:start w:val="1"/>
      <w:numFmt w:val="bullet"/>
      <w:lvlText w:val=""/>
      <w:lvlJc w:val="left"/>
      <w:pPr>
        <w:ind w:left="5040" w:hanging="360"/>
      </w:pPr>
      <w:rPr>
        <w:rFonts w:ascii="Symbol" w:hAnsi="Symbol" w:hint="default"/>
      </w:rPr>
    </w:lvl>
    <w:lvl w:ilvl="7" w:tplc="6442AD3C">
      <w:start w:val="1"/>
      <w:numFmt w:val="bullet"/>
      <w:lvlText w:val="o"/>
      <w:lvlJc w:val="left"/>
      <w:pPr>
        <w:ind w:left="5760" w:hanging="360"/>
      </w:pPr>
      <w:rPr>
        <w:rFonts w:ascii="Courier New" w:hAnsi="Courier New" w:hint="default"/>
      </w:rPr>
    </w:lvl>
    <w:lvl w:ilvl="8" w:tplc="674A0EEC">
      <w:start w:val="1"/>
      <w:numFmt w:val="bullet"/>
      <w:lvlText w:val=""/>
      <w:lvlJc w:val="left"/>
      <w:pPr>
        <w:ind w:left="6480" w:hanging="360"/>
      </w:pPr>
      <w:rPr>
        <w:rFonts w:ascii="Wingdings" w:hAnsi="Wingdings" w:hint="default"/>
      </w:rPr>
    </w:lvl>
  </w:abstractNum>
  <w:abstractNum w:abstractNumId="17" w15:restartNumberingAfterBreak="0">
    <w:nsid w:val="294D2E93"/>
    <w:multiLevelType w:val="hybridMultilevel"/>
    <w:tmpl w:val="079C7058"/>
    <w:lvl w:ilvl="0" w:tplc="20000005">
      <w:start w:val="1"/>
      <w:numFmt w:val="bullet"/>
      <w:lvlText w:val=""/>
      <w:lvlJc w:val="left"/>
      <w:pPr>
        <w:ind w:left="360" w:hanging="360"/>
      </w:pPr>
      <w:rPr>
        <w:rFonts w:ascii="Wingdings" w:hAnsi="Wingdings"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8" w15:restartNumberingAfterBreak="0">
    <w:nsid w:val="2D28FFF8"/>
    <w:multiLevelType w:val="hybridMultilevel"/>
    <w:tmpl w:val="FFFFFFFF"/>
    <w:lvl w:ilvl="0" w:tplc="5AAE2ABA">
      <w:start w:val="1"/>
      <w:numFmt w:val="bullet"/>
      <w:lvlText w:val=""/>
      <w:lvlJc w:val="left"/>
      <w:pPr>
        <w:ind w:left="720" w:hanging="360"/>
      </w:pPr>
      <w:rPr>
        <w:rFonts w:ascii="Symbol" w:hAnsi="Symbol" w:hint="default"/>
      </w:rPr>
    </w:lvl>
    <w:lvl w:ilvl="1" w:tplc="8F46DA0A">
      <w:start w:val="1"/>
      <w:numFmt w:val="bullet"/>
      <w:lvlText w:val="o"/>
      <w:lvlJc w:val="left"/>
      <w:pPr>
        <w:ind w:left="1440" w:hanging="360"/>
      </w:pPr>
      <w:rPr>
        <w:rFonts w:ascii="Courier New" w:hAnsi="Courier New" w:hint="default"/>
      </w:rPr>
    </w:lvl>
    <w:lvl w:ilvl="2" w:tplc="37F04A8A">
      <w:start w:val="1"/>
      <w:numFmt w:val="bullet"/>
      <w:lvlText w:val=""/>
      <w:lvlJc w:val="left"/>
      <w:pPr>
        <w:ind w:left="2160" w:hanging="360"/>
      </w:pPr>
      <w:rPr>
        <w:rFonts w:ascii="Wingdings" w:hAnsi="Wingdings" w:hint="default"/>
      </w:rPr>
    </w:lvl>
    <w:lvl w:ilvl="3" w:tplc="14D81852">
      <w:start w:val="1"/>
      <w:numFmt w:val="bullet"/>
      <w:lvlText w:val=""/>
      <w:lvlJc w:val="left"/>
      <w:pPr>
        <w:ind w:left="2880" w:hanging="360"/>
      </w:pPr>
      <w:rPr>
        <w:rFonts w:ascii="Symbol" w:hAnsi="Symbol" w:hint="default"/>
      </w:rPr>
    </w:lvl>
    <w:lvl w:ilvl="4" w:tplc="651097B2">
      <w:start w:val="1"/>
      <w:numFmt w:val="bullet"/>
      <w:lvlText w:val="o"/>
      <w:lvlJc w:val="left"/>
      <w:pPr>
        <w:ind w:left="3600" w:hanging="360"/>
      </w:pPr>
      <w:rPr>
        <w:rFonts w:ascii="Courier New" w:hAnsi="Courier New" w:hint="default"/>
      </w:rPr>
    </w:lvl>
    <w:lvl w:ilvl="5" w:tplc="25626E14">
      <w:start w:val="1"/>
      <w:numFmt w:val="bullet"/>
      <w:lvlText w:val=""/>
      <w:lvlJc w:val="left"/>
      <w:pPr>
        <w:ind w:left="4320" w:hanging="360"/>
      </w:pPr>
      <w:rPr>
        <w:rFonts w:ascii="Wingdings" w:hAnsi="Wingdings" w:hint="default"/>
      </w:rPr>
    </w:lvl>
    <w:lvl w:ilvl="6" w:tplc="7EB0870A">
      <w:start w:val="1"/>
      <w:numFmt w:val="bullet"/>
      <w:lvlText w:val=""/>
      <w:lvlJc w:val="left"/>
      <w:pPr>
        <w:ind w:left="5040" w:hanging="360"/>
      </w:pPr>
      <w:rPr>
        <w:rFonts w:ascii="Symbol" w:hAnsi="Symbol" w:hint="default"/>
      </w:rPr>
    </w:lvl>
    <w:lvl w:ilvl="7" w:tplc="E96C82B8">
      <w:start w:val="1"/>
      <w:numFmt w:val="bullet"/>
      <w:lvlText w:val="o"/>
      <w:lvlJc w:val="left"/>
      <w:pPr>
        <w:ind w:left="5760" w:hanging="360"/>
      </w:pPr>
      <w:rPr>
        <w:rFonts w:ascii="Courier New" w:hAnsi="Courier New" w:hint="default"/>
      </w:rPr>
    </w:lvl>
    <w:lvl w:ilvl="8" w:tplc="6660F4CE">
      <w:start w:val="1"/>
      <w:numFmt w:val="bullet"/>
      <w:lvlText w:val=""/>
      <w:lvlJc w:val="left"/>
      <w:pPr>
        <w:ind w:left="6480" w:hanging="360"/>
      </w:pPr>
      <w:rPr>
        <w:rFonts w:ascii="Wingdings" w:hAnsi="Wingdings" w:hint="default"/>
      </w:rPr>
    </w:lvl>
  </w:abstractNum>
  <w:abstractNum w:abstractNumId="19" w15:restartNumberingAfterBreak="0">
    <w:nsid w:val="33AB3C94"/>
    <w:multiLevelType w:val="hybridMultilevel"/>
    <w:tmpl w:val="FFFFFFFF"/>
    <w:lvl w:ilvl="0" w:tplc="76D66288">
      <w:start w:val="1"/>
      <w:numFmt w:val="upperLetter"/>
      <w:lvlText w:val="%1)"/>
      <w:lvlJc w:val="left"/>
      <w:pPr>
        <w:ind w:left="360" w:hanging="360"/>
      </w:pPr>
      <w:rPr>
        <w:rFonts w:ascii="News Gothic GDB" w:hAnsi="News Gothic GDB" w:hint="default"/>
      </w:rPr>
    </w:lvl>
    <w:lvl w:ilvl="1" w:tplc="93FA698A">
      <w:start w:val="1"/>
      <w:numFmt w:val="lowerLetter"/>
      <w:lvlText w:val="%2."/>
      <w:lvlJc w:val="left"/>
      <w:pPr>
        <w:ind w:left="1080" w:hanging="360"/>
      </w:pPr>
    </w:lvl>
    <w:lvl w:ilvl="2" w:tplc="5EEA93AC">
      <w:start w:val="1"/>
      <w:numFmt w:val="lowerRoman"/>
      <w:lvlText w:val="%3."/>
      <w:lvlJc w:val="right"/>
      <w:pPr>
        <w:ind w:left="1800" w:hanging="180"/>
      </w:pPr>
    </w:lvl>
    <w:lvl w:ilvl="3" w:tplc="CD6C4F0A">
      <w:start w:val="1"/>
      <w:numFmt w:val="decimal"/>
      <w:lvlText w:val="%4."/>
      <w:lvlJc w:val="left"/>
      <w:pPr>
        <w:ind w:left="2520" w:hanging="360"/>
      </w:pPr>
    </w:lvl>
    <w:lvl w:ilvl="4" w:tplc="86F4D2AE">
      <w:start w:val="1"/>
      <w:numFmt w:val="lowerLetter"/>
      <w:lvlText w:val="%5."/>
      <w:lvlJc w:val="left"/>
      <w:pPr>
        <w:ind w:left="3240" w:hanging="360"/>
      </w:pPr>
    </w:lvl>
    <w:lvl w:ilvl="5" w:tplc="04720868">
      <w:start w:val="1"/>
      <w:numFmt w:val="lowerRoman"/>
      <w:lvlText w:val="%6."/>
      <w:lvlJc w:val="right"/>
      <w:pPr>
        <w:ind w:left="3960" w:hanging="180"/>
      </w:pPr>
    </w:lvl>
    <w:lvl w:ilvl="6" w:tplc="EA56A962">
      <w:start w:val="1"/>
      <w:numFmt w:val="decimal"/>
      <w:lvlText w:val="%7."/>
      <w:lvlJc w:val="left"/>
      <w:pPr>
        <w:ind w:left="4680" w:hanging="360"/>
      </w:pPr>
    </w:lvl>
    <w:lvl w:ilvl="7" w:tplc="93349BF0">
      <w:start w:val="1"/>
      <w:numFmt w:val="lowerLetter"/>
      <w:lvlText w:val="%8."/>
      <w:lvlJc w:val="left"/>
      <w:pPr>
        <w:ind w:left="5400" w:hanging="360"/>
      </w:pPr>
    </w:lvl>
    <w:lvl w:ilvl="8" w:tplc="C5C2350A">
      <w:start w:val="1"/>
      <w:numFmt w:val="lowerRoman"/>
      <w:lvlText w:val="%9."/>
      <w:lvlJc w:val="right"/>
      <w:pPr>
        <w:ind w:left="6120" w:hanging="180"/>
      </w:pPr>
    </w:lvl>
  </w:abstractNum>
  <w:abstractNum w:abstractNumId="20" w15:restartNumberingAfterBreak="0">
    <w:nsid w:val="3415423F"/>
    <w:multiLevelType w:val="hybridMultilevel"/>
    <w:tmpl w:val="CD4469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FBE742"/>
    <w:multiLevelType w:val="hybridMultilevel"/>
    <w:tmpl w:val="FFFFFFFF"/>
    <w:lvl w:ilvl="0" w:tplc="2138B930">
      <w:start w:val="1"/>
      <w:numFmt w:val="upperLetter"/>
      <w:lvlText w:val="%1)"/>
      <w:lvlJc w:val="left"/>
      <w:pPr>
        <w:ind w:left="720" w:hanging="360"/>
      </w:pPr>
    </w:lvl>
    <w:lvl w:ilvl="1" w:tplc="D6DE96DE">
      <w:start w:val="1"/>
      <w:numFmt w:val="lowerLetter"/>
      <w:lvlText w:val="%2."/>
      <w:lvlJc w:val="left"/>
      <w:pPr>
        <w:ind w:left="1440" w:hanging="360"/>
      </w:pPr>
    </w:lvl>
    <w:lvl w:ilvl="2" w:tplc="5F84A652">
      <w:start w:val="1"/>
      <w:numFmt w:val="lowerRoman"/>
      <w:lvlText w:val="%3."/>
      <w:lvlJc w:val="right"/>
      <w:pPr>
        <w:ind w:left="2160" w:hanging="180"/>
      </w:pPr>
    </w:lvl>
    <w:lvl w:ilvl="3" w:tplc="09E4D70E">
      <w:start w:val="1"/>
      <w:numFmt w:val="decimal"/>
      <w:lvlText w:val="%4."/>
      <w:lvlJc w:val="left"/>
      <w:pPr>
        <w:ind w:left="2880" w:hanging="360"/>
      </w:pPr>
    </w:lvl>
    <w:lvl w:ilvl="4" w:tplc="D2CC77F0">
      <w:start w:val="1"/>
      <w:numFmt w:val="lowerLetter"/>
      <w:lvlText w:val="%5."/>
      <w:lvlJc w:val="left"/>
      <w:pPr>
        <w:ind w:left="3600" w:hanging="360"/>
      </w:pPr>
    </w:lvl>
    <w:lvl w:ilvl="5" w:tplc="8E7246BC">
      <w:start w:val="1"/>
      <w:numFmt w:val="lowerRoman"/>
      <w:lvlText w:val="%6."/>
      <w:lvlJc w:val="right"/>
      <w:pPr>
        <w:ind w:left="4320" w:hanging="180"/>
      </w:pPr>
    </w:lvl>
    <w:lvl w:ilvl="6" w:tplc="194253C8">
      <w:start w:val="1"/>
      <w:numFmt w:val="decimal"/>
      <w:lvlText w:val="%7."/>
      <w:lvlJc w:val="left"/>
      <w:pPr>
        <w:ind w:left="5040" w:hanging="360"/>
      </w:pPr>
    </w:lvl>
    <w:lvl w:ilvl="7" w:tplc="B7F0EF7E">
      <w:start w:val="1"/>
      <w:numFmt w:val="lowerLetter"/>
      <w:lvlText w:val="%8."/>
      <w:lvlJc w:val="left"/>
      <w:pPr>
        <w:ind w:left="5760" w:hanging="360"/>
      </w:pPr>
    </w:lvl>
    <w:lvl w:ilvl="8" w:tplc="4ED48272">
      <w:start w:val="1"/>
      <w:numFmt w:val="lowerRoman"/>
      <w:lvlText w:val="%9."/>
      <w:lvlJc w:val="right"/>
      <w:pPr>
        <w:ind w:left="6480" w:hanging="180"/>
      </w:pPr>
    </w:lvl>
  </w:abstractNum>
  <w:abstractNum w:abstractNumId="22" w15:restartNumberingAfterBreak="0">
    <w:nsid w:val="3B1687F5"/>
    <w:multiLevelType w:val="hybridMultilevel"/>
    <w:tmpl w:val="FFFFFFFF"/>
    <w:lvl w:ilvl="0" w:tplc="49F0F326">
      <w:start w:val="1"/>
      <w:numFmt w:val="lowerLetter"/>
      <w:lvlText w:val="d)"/>
      <w:lvlJc w:val="left"/>
      <w:pPr>
        <w:ind w:left="720" w:hanging="360"/>
      </w:pPr>
    </w:lvl>
    <w:lvl w:ilvl="1" w:tplc="B6C66714">
      <w:start w:val="1"/>
      <w:numFmt w:val="lowerLetter"/>
      <w:lvlText w:val="%2."/>
      <w:lvlJc w:val="left"/>
      <w:pPr>
        <w:ind w:left="1440" w:hanging="360"/>
      </w:pPr>
    </w:lvl>
    <w:lvl w:ilvl="2" w:tplc="F77E34AA">
      <w:start w:val="1"/>
      <w:numFmt w:val="lowerRoman"/>
      <w:lvlText w:val="%3."/>
      <w:lvlJc w:val="right"/>
      <w:pPr>
        <w:ind w:left="2160" w:hanging="180"/>
      </w:pPr>
    </w:lvl>
    <w:lvl w:ilvl="3" w:tplc="A622F61A">
      <w:start w:val="1"/>
      <w:numFmt w:val="decimal"/>
      <w:lvlText w:val="%4."/>
      <w:lvlJc w:val="left"/>
      <w:pPr>
        <w:ind w:left="2880" w:hanging="360"/>
      </w:pPr>
    </w:lvl>
    <w:lvl w:ilvl="4" w:tplc="D8E8C2A8">
      <w:start w:val="1"/>
      <w:numFmt w:val="lowerLetter"/>
      <w:lvlText w:val="%5."/>
      <w:lvlJc w:val="left"/>
      <w:pPr>
        <w:ind w:left="3600" w:hanging="360"/>
      </w:pPr>
    </w:lvl>
    <w:lvl w:ilvl="5" w:tplc="1B2832E4">
      <w:start w:val="1"/>
      <w:numFmt w:val="lowerRoman"/>
      <w:lvlText w:val="%6."/>
      <w:lvlJc w:val="right"/>
      <w:pPr>
        <w:ind w:left="4320" w:hanging="180"/>
      </w:pPr>
    </w:lvl>
    <w:lvl w:ilvl="6" w:tplc="A788B950">
      <w:start w:val="1"/>
      <w:numFmt w:val="decimal"/>
      <w:lvlText w:val="%7."/>
      <w:lvlJc w:val="left"/>
      <w:pPr>
        <w:ind w:left="5040" w:hanging="360"/>
      </w:pPr>
    </w:lvl>
    <w:lvl w:ilvl="7" w:tplc="CD885CF8">
      <w:start w:val="1"/>
      <w:numFmt w:val="lowerLetter"/>
      <w:lvlText w:val="%8."/>
      <w:lvlJc w:val="left"/>
      <w:pPr>
        <w:ind w:left="5760" w:hanging="360"/>
      </w:pPr>
    </w:lvl>
    <w:lvl w:ilvl="8" w:tplc="20DACF54">
      <w:start w:val="1"/>
      <w:numFmt w:val="lowerRoman"/>
      <w:lvlText w:val="%9."/>
      <w:lvlJc w:val="right"/>
      <w:pPr>
        <w:ind w:left="6480" w:hanging="180"/>
      </w:pPr>
    </w:lvl>
  </w:abstractNum>
  <w:abstractNum w:abstractNumId="23" w15:restartNumberingAfterBreak="0">
    <w:nsid w:val="3F94766E"/>
    <w:multiLevelType w:val="hybridMultilevel"/>
    <w:tmpl w:val="FFFFFFFF"/>
    <w:lvl w:ilvl="0" w:tplc="9F40CE8E">
      <w:start w:val="1"/>
      <w:numFmt w:val="bullet"/>
      <w:lvlText w:val="·"/>
      <w:lvlJc w:val="left"/>
      <w:pPr>
        <w:ind w:left="720" w:hanging="360"/>
      </w:pPr>
      <w:rPr>
        <w:rFonts w:ascii="Symbol" w:hAnsi="Symbol" w:hint="default"/>
      </w:rPr>
    </w:lvl>
    <w:lvl w:ilvl="1" w:tplc="984C4A20">
      <w:start w:val="1"/>
      <w:numFmt w:val="bullet"/>
      <w:lvlText w:val="o"/>
      <w:lvlJc w:val="left"/>
      <w:pPr>
        <w:ind w:left="1440" w:hanging="360"/>
      </w:pPr>
      <w:rPr>
        <w:rFonts w:ascii="Courier New" w:hAnsi="Courier New" w:hint="default"/>
      </w:rPr>
    </w:lvl>
    <w:lvl w:ilvl="2" w:tplc="40CC253C">
      <w:start w:val="1"/>
      <w:numFmt w:val="bullet"/>
      <w:lvlText w:val=""/>
      <w:lvlJc w:val="left"/>
      <w:pPr>
        <w:ind w:left="2160" w:hanging="360"/>
      </w:pPr>
      <w:rPr>
        <w:rFonts w:ascii="Wingdings" w:hAnsi="Wingdings" w:hint="default"/>
      </w:rPr>
    </w:lvl>
    <w:lvl w:ilvl="3" w:tplc="EC10BCBE">
      <w:start w:val="1"/>
      <w:numFmt w:val="bullet"/>
      <w:lvlText w:val=""/>
      <w:lvlJc w:val="left"/>
      <w:pPr>
        <w:ind w:left="2880" w:hanging="360"/>
      </w:pPr>
      <w:rPr>
        <w:rFonts w:ascii="Symbol" w:hAnsi="Symbol" w:hint="default"/>
      </w:rPr>
    </w:lvl>
    <w:lvl w:ilvl="4" w:tplc="34EA6418">
      <w:start w:val="1"/>
      <w:numFmt w:val="bullet"/>
      <w:lvlText w:val="o"/>
      <w:lvlJc w:val="left"/>
      <w:pPr>
        <w:ind w:left="3600" w:hanging="360"/>
      </w:pPr>
      <w:rPr>
        <w:rFonts w:ascii="Courier New" w:hAnsi="Courier New" w:hint="default"/>
      </w:rPr>
    </w:lvl>
    <w:lvl w:ilvl="5" w:tplc="7A8CC482">
      <w:start w:val="1"/>
      <w:numFmt w:val="bullet"/>
      <w:lvlText w:val=""/>
      <w:lvlJc w:val="left"/>
      <w:pPr>
        <w:ind w:left="4320" w:hanging="360"/>
      </w:pPr>
      <w:rPr>
        <w:rFonts w:ascii="Wingdings" w:hAnsi="Wingdings" w:hint="default"/>
      </w:rPr>
    </w:lvl>
    <w:lvl w:ilvl="6" w:tplc="66BCBB46">
      <w:start w:val="1"/>
      <w:numFmt w:val="bullet"/>
      <w:lvlText w:val=""/>
      <w:lvlJc w:val="left"/>
      <w:pPr>
        <w:ind w:left="5040" w:hanging="360"/>
      </w:pPr>
      <w:rPr>
        <w:rFonts w:ascii="Symbol" w:hAnsi="Symbol" w:hint="default"/>
      </w:rPr>
    </w:lvl>
    <w:lvl w:ilvl="7" w:tplc="F2786872">
      <w:start w:val="1"/>
      <w:numFmt w:val="bullet"/>
      <w:lvlText w:val="o"/>
      <w:lvlJc w:val="left"/>
      <w:pPr>
        <w:ind w:left="5760" w:hanging="360"/>
      </w:pPr>
      <w:rPr>
        <w:rFonts w:ascii="Courier New" w:hAnsi="Courier New" w:hint="default"/>
      </w:rPr>
    </w:lvl>
    <w:lvl w:ilvl="8" w:tplc="4D38E10E">
      <w:start w:val="1"/>
      <w:numFmt w:val="bullet"/>
      <w:lvlText w:val=""/>
      <w:lvlJc w:val="left"/>
      <w:pPr>
        <w:ind w:left="6480" w:hanging="360"/>
      </w:pPr>
      <w:rPr>
        <w:rFonts w:ascii="Wingdings" w:hAnsi="Wingdings" w:hint="default"/>
      </w:rPr>
    </w:lvl>
  </w:abstractNum>
  <w:abstractNum w:abstractNumId="24" w15:restartNumberingAfterBreak="0">
    <w:nsid w:val="3FF13E67"/>
    <w:multiLevelType w:val="hybridMultilevel"/>
    <w:tmpl w:val="8C088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7D9D8F3"/>
    <w:multiLevelType w:val="hybridMultilevel"/>
    <w:tmpl w:val="FFFFFFFF"/>
    <w:lvl w:ilvl="0" w:tplc="F5626616">
      <w:start w:val="1"/>
      <w:numFmt w:val="bullet"/>
      <w:lvlText w:val=""/>
      <w:lvlJc w:val="left"/>
      <w:pPr>
        <w:ind w:left="720" w:hanging="360"/>
      </w:pPr>
      <w:rPr>
        <w:rFonts w:ascii="Symbol" w:hAnsi="Symbol" w:hint="default"/>
      </w:rPr>
    </w:lvl>
    <w:lvl w:ilvl="1" w:tplc="B82CF182">
      <w:start w:val="1"/>
      <w:numFmt w:val="bullet"/>
      <w:lvlText w:val="o"/>
      <w:lvlJc w:val="left"/>
      <w:pPr>
        <w:ind w:left="1440" w:hanging="360"/>
      </w:pPr>
      <w:rPr>
        <w:rFonts w:ascii="Courier New" w:hAnsi="Courier New" w:hint="default"/>
      </w:rPr>
    </w:lvl>
    <w:lvl w:ilvl="2" w:tplc="8FA8AE50">
      <w:start w:val="1"/>
      <w:numFmt w:val="bullet"/>
      <w:lvlText w:val=""/>
      <w:lvlJc w:val="left"/>
      <w:pPr>
        <w:ind w:left="2160" w:hanging="360"/>
      </w:pPr>
      <w:rPr>
        <w:rFonts w:ascii="Wingdings" w:hAnsi="Wingdings" w:hint="default"/>
      </w:rPr>
    </w:lvl>
    <w:lvl w:ilvl="3" w:tplc="CA743C9C">
      <w:start w:val="1"/>
      <w:numFmt w:val="bullet"/>
      <w:lvlText w:val=""/>
      <w:lvlJc w:val="left"/>
      <w:pPr>
        <w:ind w:left="2880" w:hanging="360"/>
      </w:pPr>
      <w:rPr>
        <w:rFonts w:ascii="Symbol" w:hAnsi="Symbol" w:hint="default"/>
      </w:rPr>
    </w:lvl>
    <w:lvl w:ilvl="4" w:tplc="9692C480">
      <w:start w:val="1"/>
      <w:numFmt w:val="bullet"/>
      <w:lvlText w:val="o"/>
      <w:lvlJc w:val="left"/>
      <w:pPr>
        <w:ind w:left="3600" w:hanging="360"/>
      </w:pPr>
      <w:rPr>
        <w:rFonts w:ascii="Courier New" w:hAnsi="Courier New" w:hint="default"/>
      </w:rPr>
    </w:lvl>
    <w:lvl w:ilvl="5" w:tplc="FE20C21C">
      <w:start w:val="1"/>
      <w:numFmt w:val="bullet"/>
      <w:lvlText w:val=""/>
      <w:lvlJc w:val="left"/>
      <w:pPr>
        <w:ind w:left="4320" w:hanging="360"/>
      </w:pPr>
      <w:rPr>
        <w:rFonts w:ascii="Wingdings" w:hAnsi="Wingdings" w:hint="default"/>
      </w:rPr>
    </w:lvl>
    <w:lvl w:ilvl="6" w:tplc="4FA49E24">
      <w:start w:val="1"/>
      <w:numFmt w:val="bullet"/>
      <w:lvlText w:val=""/>
      <w:lvlJc w:val="left"/>
      <w:pPr>
        <w:ind w:left="5040" w:hanging="360"/>
      </w:pPr>
      <w:rPr>
        <w:rFonts w:ascii="Symbol" w:hAnsi="Symbol" w:hint="default"/>
      </w:rPr>
    </w:lvl>
    <w:lvl w:ilvl="7" w:tplc="5986047A">
      <w:start w:val="1"/>
      <w:numFmt w:val="bullet"/>
      <w:lvlText w:val="o"/>
      <w:lvlJc w:val="left"/>
      <w:pPr>
        <w:ind w:left="5760" w:hanging="360"/>
      </w:pPr>
      <w:rPr>
        <w:rFonts w:ascii="Courier New" w:hAnsi="Courier New" w:hint="default"/>
      </w:rPr>
    </w:lvl>
    <w:lvl w:ilvl="8" w:tplc="F5B0E868">
      <w:start w:val="1"/>
      <w:numFmt w:val="bullet"/>
      <w:lvlText w:val=""/>
      <w:lvlJc w:val="left"/>
      <w:pPr>
        <w:ind w:left="6480" w:hanging="360"/>
      </w:pPr>
      <w:rPr>
        <w:rFonts w:ascii="Wingdings" w:hAnsi="Wingdings" w:hint="default"/>
      </w:rPr>
    </w:lvl>
  </w:abstractNum>
  <w:abstractNum w:abstractNumId="26" w15:restartNumberingAfterBreak="0">
    <w:nsid w:val="47F83B60"/>
    <w:multiLevelType w:val="hybridMultilevel"/>
    <w:tmpl w:val="CC6623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1931CF"/>
    <w:multiLevelType w:val="hybridMultilevel"/>
    <w:tmpl w:val="74DECAB8"/>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A166541"/>
    <w:multiLevelType w:val="hybridMultilevel"/>
    <w:tmpl w:val="ED8EF4A0"/>
    <w:lvl w:ilvl="0" w:tplc="2000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AEF1F68"/>
    <w:multiLevelType w:val="hybridMultilevel"/>
    <w:tmpl w:val="FFFFFFFF"/>
    <w:lvl w:ilvl="0" w:tplc="00123020">
      <w:start w:val="1"/>
      <w:numFmt w:val="bullet"/>
      <w:lvlText w:val=""/>
      <w:lvlJc w:val="left"/>
      <w:pPr>
        <w:ind w:left="720" w:hanging="360"/>
      </w:pPr>
      <w:rPr>
        <w:rFonts w:ascii="Symbol" w:hAnsi="Symbol" w:hint="default"/>
      </w:rPr>
    </w:lvl>
    <w:lvl w:ilvl="1" w:tplc="B3C06DE6">
      <w:start w:val="1"/>
      <w:numFmt w:val="bullet"/>
      <w:lvlText w:val="o"/>
      <w:lvlJc w:val="left"/>
      <w:pPr>
        <w:ind w:left="1440" w:hanging="360"/>
      </w:pPr>
      <w:rPr>
        <w:rFonts w:ascii="Courier New" w:hAnsi="Courier New" w:hint="default"/>
      </w:rPr>
    </w:lvl>
    <w:lvl w:ilvl="2" w:tplc="9CB42312">
      <w:start w:val="1"/>
      <w:numFmt w:val="bullet"/>
      <w:lvlText w:val=""/>
      <w:lvlJc w:val="left"/>
      <w:pPr>
        <w:ind w:left="2160" w:hanging="360"/>
      </w:pPr>
      <w:rPr>
        <w:rFonts w:ascii="Wingdings" w:hAnsi="Wingdings" w:hint="default"/>
      </w:rPr>
    </w:lvl>
    <w:lvl w:ilvl="3" w:tplc="B3FC53F8">
      <w:start w:val="1"/>
      <w:numFmt w:val="bullet"/>
      <w:lvlText w:val=""/>
      <w:lvlJc w:val="left"/>
      <w:pPr>
        <w:ind w:left="2880" w:hanging="360"/>
      </w:pPr>
      <w:rPr>
        <w:rFonts w:ascii="Symbol" w:hAnsi="Symbol" w:hint="default"/>
      </w:rPr>
    </w:lvl>
    <w:lvl w:ilvl="4" w:tplc="A3B4D822">
      <w:start w:val="1"/>
      <w:numFmt w:val="bullet"/>
      <w:lvlText w:val="o"/>
      <w:lvlJc w:val="left"/>
      <w:pPr>
        <w:ind w:left="3600" w:hanging="360"/>
      </w:pPr>
      <w:rPr>
        <w:rFonts w:ascii="Courier New" w:hAnsi="Courier New" w:hint="default"/>
      </w:rPr>
    </w:lvl>
    <w:lvl w:ilvl="5" w:tplc="4E9417AC">
      <w:start w:val="1"/>
      <w:numFmt w:val="bullet"/>
      <w:lvlText w:val=""/>
      <w:lvlJc w:val="left"/>
      <w:pPr>
        <w:ind w:left="4320" w:hanging="360"/>
      </w:pPr>
      <w:rPr>
        <w:rFonts w:ascii="Wingdings" w:hAnsi="Wingdings" w:hint="default"/>
      </w:rPr>
    </w:lvl>
    <w:lvl w:ilvl="6" w:tplc="752E08DA">
      <w:start w:val="1"/>
      <w:numFmt w:val="bullet"/>
      <w:lvlText w:val=""/>
      <w:lvlJc w:val="left"/>
      <w:pPr>
        <w:ind w:left="5040" w:hanging="360"/>
      </w:pPr>
      <w:rPr>
        <w:rFonts w:ascii="Symbol" w:hAnsi="Symbol" w:hint="default"/>
      </w:rPr>
    </w:lvl>
    <w:lvl w:ilvl="7" w:tplc="D9C2A5D0">
      <w:start w:val="1"/>
      <w:numFmt w:val="bullet"/>
      <w:lvlText w:val="o"/>
      <w:lvlJc w:val="left"/>
      <w:pPr>
        <w:ind w:left="5760" w:hanging="360"/>
      </w:pPr>
      <w:rPr>
        <w:rFonts w:ascii="Courier New" w:hAnsi="Courier New" w:hint="default"/>
      </w:rPr>
    </w:lvl>
    <w:lvl w:ilvl="8" w:tplc="8C46FBC2">
      <w:start w:val="1"/>
      <w:numFmt w:val="bullet"/>
      <w:lvlText w:val=""/>
      <w:lvlJc w:val="left"/>
      <w:pPr>
        <w:ind w:left="6480" w:hanging="360"/>
      </w:pPr>
      <w:rPr>
        <w:rFonts w:ascii="Wingdings" w:hAnsi="Wingdings" w:hint="default"/>
      </w:rPr>
    </w:lvl>
  </w:abstractNum>
  <w:abstractNum w:abstractNumId="30" w15:restartNumberingAfterBreak="0">
    <w:nsid w:val="4D5095CC"/>
    <w:multiLevelType w:val="hybridMultilevel"/>
    <w:tmpl w:val="8E609A36"/>
    <w:lvl w:ilvl="0" w:tplc="8E34F3DA">
      <w:start w:val="1"/>
      <w:numFmt w:val="upperLetter"/>
      <w:lvlText w:val="%1)"/>
      <w:lvlJc w:val="left"/>
      <w:pPr>
        <w:ind w:left="720" w:hanging="360"/>
      </w:pPr>
    </w:lvl>
    <w:lvl w:ilvl="1" w:tplc="A8CAB6A6">
      <w:start w:val="1"/>
      <w:numFmt w:val="lowerLetter"/>
      <w:lvlText w:val="%2."/>
      <w:lvlJc w:val="left"/>
      <w:pPr>
        <w:ind w:left="1440" w:hanging="360"/>
      </w:pPr>
    </w:lvl>
    <w:lvl w:ilvl="2" w:tplc="959E350A">
      <w:start w:val="1"/>
      <w:numFmt w:val="lowerRoman"/>
      <w:lvlText w:val="%3."/>
      <w:lvlJc w:val="right"/>
      <w:pPr>
        <w:ind w:left="2160" w:hanging="180"/>
      </w:pPr>
    </w:lvl>
    <w:lvl w:ilvl="3" w:tplc="108661A6">
      <w:start w:val="1"/>
      <w:numFmt w:val="decimal"/>
      <w:lvlText w:val="%4."/>
      <w:lvlJc w:val="left"/>
      <w:pPr>
        <w:ind w:left="2880" w:hanging="360"/>
      </w:pPr>
    </w:lvl>
    <w:lvl w:ilvl="4" w:tplc="83F85862">
      <w:start w:val="1"/>
      <w:numFmt w:val="lowerLetter"/>
      <w:lvlText w:val="%5."/>
      <w:lvlJc w:val="left"/>
      <w:pPr>
        <w:ind w:left="3600" w:hanging="360"/>
      </w:pPr>
    </w:lvl>
    <w:lvl w:ilvl="5" w:tplc="053052D8">
      <w:start w:val="1"/>
      <w:numFmt w:val="lowerRoman"/>
      <w:lvlText w:val="%6."/>
      <w:lvlJc w:val="right"/>
      <w:pPr>
        <w:ind w:left="4320" w:hanging="180"/>
      </w:pPr>
    </w:lvl>
    <w:lvl w:ilvl="6" w:tplc="824C2A9E">
      <w:start w:val="1"/>
      <w:numFmt w:val="decimal"/>
      <w:lvlText w:val="%7."/>
      <w:lvlJc w:val="left"/>
      <w:pPr>
        <w:ind w:left="5040" w:hanging="360"/>
      </w:pPr>
    </w:lvl>
    <w:lvl w:ilvl="7" w:tplc="7D6C0ACC">
      <w:start w:val="1"/>
      <w:numFmt w:val="lowerLetter"/>
      <w:lvlText w:val="%8."/>
      <w:lvlJc w:val="left"/>
      <w:pPr>
        <w:ind w:left="5760" w:hanging="360"/>
      </w:pPr>
    </w:lvl>
    <w:lvl w:ilvl="8" w:tplc="75D4B58E">
      <w:start w:val="1"/>
      <w:numFmt w:val="lowerRoman"/>
      <w:lvlText w:val="%9."/>
      <w:lvlJc w:val="right"/>
      <w:pPr>
        <w:ind w:left="6480" w:hanging="180"/>
      </w:pPr>
    </w:lvl>
  </w:abstractNum>
  <w:abstractNum w:abstractNumId="31" w15:restartNumberingAfterBreak="0">
    <w:nsid w:val="55FF6CAF"/>
    <w:multiLevelType w:val="hybridMultilevel"/>
    <w:tmpl w:val="6876F2A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2" w15:restartNumberingAfterBreak="0">
    <w:nsid w:val="567F0B88"/>
    <w:multiLevelType w:val="hybridMultilevel"/>
    <w:tmpl w:val="AEEAEC14"/>
    <w:lvl w:ilvl="0" w:tplc="FFFFFFFF">
      <w:start w:val="1"/>
      <w:numFmt w:val="bullet"/>
      <w:lvlText w:val=""/>
      <w:lvlJc w:val="left"/>
      <w:pPr>
        <w:ind w:left="360" w:hanging="360"/>
      </w:pPr>
      <w:rPr>
        <w:rFonts w:ascii="Symbol" w:hAnsi="Symbol" w:hint="default"/>
        <w:color w:val="000000" w:themeColor="text1"/>
      </w:rPr>
    </w:lvl>
    <w:lvl w:ilvl="1" w:tplc="FFFFFFFF">
      <w:start w:val="1"/>
      <w:numFmt w:val="bullet"/>
      <w:lvlText w:val="o"/>
      <w:lvlJc w:val="left"/>
      <w:pPr>
        <w:ind w:left="1080" w:hanging="360"/>
      </w:pPr>
      <w:rPr>
        <w:rFonts w:ascii="Courier New" w:hAnsi="Courier New" w:cs="Courier New" w:hint="default"/>
      </w:rPr>
    </w:lvl>
    <w:lvl w:ilvl="2" w:tplc="2000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6C47495"/>
    <w:multiLevelType w:val="hybridMultilevel"/>
    <w:tmpl w:val="FFFFFFFF"/>
    <w:lvl w:ilvl="0" w:tplc="7340FD58">
      <w:start w:val="1"/>
      <w:numFmt w:val="bullet"/>
      <w:lvlText w:val="·"/>
      <w:lvlJc w:val="left"/>
      <w:pPr>
        <w:ind w:left="720" w:hanging="360"/>
      </w:pPr>
      <w:rPr>
        <w:rFonts w:ascii="Symbol" w:hAnsi="Symbol" w:hint="default"/>
      </w:rPr>
    </w:lvl>
    <w:lvl w:ilvl="1" w:tplc="9FCE4C96">
      <w:start w:val="1"/>
      <w:numFmt w:val="bullet"/>
      <w:lvlText w:val="o"/>
      <w:lvlJc w:val="left"/>
      <w:pPr>
        <w:ind w:left="1440" w:hanging="360"/>
      </w:pPr>
      <w:rPr>
        <w:rFonts w:ascii="Courier New" w:hAnsi="Courier New" w:hint="default"/>
      </w:rPr>
    </w:lvl>
    <w:lvl w:ilvl="2" w:tplc="9D681E70">
      <w:start w:val="1"/>
      <w:numFmt w:val="bullet"/>
      <w:lvlText w:val=""/>
      <w:lvlJc w:val="left"/>
      <w:pPr>
        <w:ind w:left="2160" w:hanging="360"/>
      </w:pPr>
      <w:rPr>
        <w:rFonts w:ascii="Wingdings" w:hAnsi="Wingdings" w:hint="default"/>
      </w:rPr>
    </w:lvl>
    <w:lvl w:ilvl="3" w:tplc="28E2C916">
      <w:start w:val="1"/>
      <w:numFmt w:val="bullet"/>
      <w:lvlText w:val=""/>
      <w:lvlJc w:val="left"/>
      <w:pPr>
        <w:ind w:left="2880" w:hanging="360"/>
      </w:pPr>
      <w:rPr>
        <w:rFonts w:ascii="Symbol" w:hAnsi="Symbol" w:hint="default"/>
      </w:rPr>
    </w:lvl>
    <w:lvl w:ilvl="4" w:tplc="E3606B8E">
      <w:start w:val="1"/>
      <w:numFmt w:val="bullet"/>
      <w:lvlText w:val="o"/>
      <w:lvlJc w:val="left"/>
      <w:pPr>
        <w:ind w:left="3600" w:hanging="360"/>
      </w:pPr>
      <w:rPr>
        <w:rFonts w:ascii="Courier New" w:hAnsi="Courier New" w:hint="default"/>
      </w:rPr>
    </w:lvl>
    <w:lvl w:ilvl="5" w:tplc="BA5AC286">
      <w:start w:val="1"/>
      <w:numFmt w:val="bullet"/>
      <w:lvlText w:val=""/>
      <w:lvlJc w:val="left"/>
      <w:pPr>
        <w:ind w:left="4320" w:hanging="360"/>
      </w:pPr>
      <w:rPr>
        <w:rFonts w:ascii="Wingdings" w:hAnsi="Wingdings" w:hint="default"/>
      </w:rPr>
    </w:lvl>
    <w:lvl w:ilvl="6" w:tplc="3DBCCAA2">
      <w:start w:val="1"/>
      <w:numFmt w:val="bullet"/>
      <w:lvlText w:val=""/>
      <w:lvlJc w:val="left"/>
      <w:pPr>
        <w:ind w:left="5040" w:hanging="360"/>
      </w:pPr>
      <w:rPr>
        <w:rFonts w:ascii="Symbol" w:hAnsi="Symbol" w:hint="default"/>
      </w:rPr>
    </w:lvl>
    <w:lvl w:ilvl="7" w:tplc="1EB0D044">
      <w:start w:val="1"/>
      <w:numFmt w:val="bullet"/>
      <w:lvlText w:val="o"/>
      <w:lvlJc w:val="left"/>
      <w:pPr>
        <w:ind w:left="5760" w:hanging="360"/>
      </w:pPr>
      <w:rPr>
        <w:rFonts w:ascii="Courier New" w:hAnsi="Courier New" w:hint="default"/>
      </w:rPr>
    </w:lvl>
    <w:lvl w:ilvl="8" w:tplc="5A669442">
      <w:start w:val="1"/>
      <w:numFmt w:val="bullet"/>
      <w:lvlText w:val=""/>
      <w:lvlJc w:val="left"/>
      <w:pPr>
        <w:ind w:left="6480" w:hanging="360"/>
      </w:pPr>
      <w:rPr>
        <w:rFonts w:ascii="Wingdings" w:hAnsi="Wingdings" w:hint="default"/>
      </w:rPr>
    </w:lvl>
  </w:abstractNum>
  <w:abstractNum w:abstractNumId="34" w15:restartNumberingAfterBreak="0">
    <w:nsid w:val="592D6BBD"/>
    <w:multiLevelType w:val="hybridMultilevel"/>
    <w:tmpl w:val="F37EE7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95D0B05"/>
    <w:multiLevelType w:val="hybridMultilevel"/>
    <w:tmpl w:val="FEAE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DD0332F"/>
    <w:multiLevelType w:val="hybridMultilevel"/>
    <w:tmpl w:val="920092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5EF5288B"/>
    <w:multiLevelType w:val="hybridMultilevel"/>
    <w:tmpl w:val="E8744386"/>
    <w:lvl w:ilvl="0" w:tplc="91A02856">
      <w:numFmt w:val="bullet"/>
      <w:lvlText w:val="-"/>
      <w:lvlJc w:val="left"/>
      <w:pPr>
        <w:ind w:left="526" w:hanging="360"/>
      </w:pPr>
      <w:rPr>
        <w:rFonts w:ascii="News Gothic GDB" w:eastAsia="Batang" w:hAnsi="News Gothic GDB" w:cstheme="minorBidi" w:hint="default"/>
      </w:rPr>
    </w:lvl>
    <w:lvl w:ilvl="1" w:tplc="10000003" w:tentative="1">
      <w:start w:val="1"/>
      <w:numFmt w:val="bullet"/>
      <w:lvlText w:val="o"/>
      <w:lvlJc w:val="left"/>
      <w:pPr>
        <w:ind w:left="1246" w:hanging="360"/>
      </w:pPr>
      <w:rPr>
        <w:rFonts w:ascii="Courier New" w:hAnsi="Courier New" w:cs="Courier New" w:hint="default"/>
      </w:rPr>
    </w:lvl>
    <w:lvl w:ilvl="2" w:tplc="10000005" w:tentative="1">
      <w:start w:val="1"/>
      <w:numFmt w:val="bullet"/>
      <w:lvlText w:val=""/>
      <w:lvlJc w:val="left"/>
      <w:pPr>
        <w:ind w:left="1966" w:hanging="360"/>
      </w:pPr>
      <w:rPr>
        <w:rFonts w:ascii="Wingdings" w:hAnsi="Wingdings" w:hint="default"/>
      </w:rPr>
    </w:lvl>
    <w:lvl w:ilvl="3" w:tplc="10000001" w:tentative="1">
      <w:start w:val="1"/>
      <w:numFmt w:val="bullet"/>
      <w:lvlText w:val=""/>
      <w:lvlJc w:val="left"/>
      <w:pPr>
        <w:ind w:left="2686" w:hanging="360"/>
      </w:pPr>
      <w:rPr>
        <w:rFonts w:ascii="Symbol" w:hAnsi="Symbol" w:hint="default"/>
      </w:rPr>
    </w:lvl>
    <w:lvl w:ilvl="4" w:tplc="10000003" w:tentative="1">
      <w:start w:val="1"/>
      <w:numFmt w:val="bullet"/>
      <w:lvlText w:val="o"/>
      <w:lvlJc w:val="left"/>
      <w:pPr>
        <w:ind w:left="3406" w:hanging="360"/>
      </w:pPr>
      <w:rPr>
        <w:rFonts w:ascii="Courier New" w:hAnsi="Courier New" w:cs="Courier New" w:hint="default"/>
      </w:rPr>
    </w:lvl>
    <w:lvl w:ilvl="5" w:tplc="10000005" w:tentative="1">
      <w:start w:val="1"/>
      <w:numFmt w:val="bullet"/>
      <w:lvlText w:val=""/>
      <w:lvlJc w:val="left"/>
      <w:pPr>
        <w:ind w:left="4126" w:hanging="360"/>
      </w:pPr>
      <w:rPr>
        <w:rFonts w:ascii="Wingdings" w:hAnsi="Wingdings" w:hint="default"/>
      </w:rPr>
    </w:lvl>
    <w:lvl w:ilvl="6" w:tplc="10000001" w:tentative="1">
      <w:start w:val="1"/>
      <w:numFmt w:val="bullet"/>
      <w:lvlText w:val=""/>
      <w:lvlJc w:val="left"/>
      <w:pPr>
        <w:ind w:left="4846" w:hanging="360"/>
      </w:pPr>
      <w:rPr>
        <w:rFonts w:ascii="Symbol" w:hAnsi="Symbol" w:hint="default"/>
      </w:rPr>
    </w:lvl>
    <w:lvl w:ilvl="7" w:tplc="10000003" w:tentative="1">
      <w:start w:val="1"/>
      <w:numFmt w:val="bullet"/>
      <w:lvlText w:val="o"/>
      <w:lvlJc w:val="left"/>
      <w:pPr>
        <w:ind w:left="5566" w:hanging="360"/>
      </w:pPr>
      <w:rPr>
        <w:rFonts w:ascii="Courier New" w:hAnsi="Courier New" w:cs="Courier New" w:hint="default"/>
      </w:rPr>
    </w:lvl>
    <w:lvl w:ilvl="8" w:tplc="10000005" w:tentative="1">
      <w:start w:val="1"/>
      <w:numFmt w:val="bullet"/>
      <w:lvlText w:val=""/>
      <w:lvlJc w:val="left"/>
      <w:pPr>
        <w:ind w:left="6286" w:hanging="360"/>
      </w:pPr>
      <w:rPr>
        <w:rFonts w:ascii="Wingdings" w:hAnsi="Wingdings" w:hint="default"/>
      </w:rPr>
    </w:lvl>
  </w:abstractNum>
  <w:abstractNum w:abstractNumId="38" w15:restartNumberingAfterBreak="0">
    <w:nsid w:val="5F660F5A"/>
    <w:multiLevelType w:val="hybridMultilevel"/>
    <w:tmpl w:val="25FA5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09F7155"/>
    <w:multiLevelType w:val="hybridMultilevel"/>
    <w:tmpl w:val="9A563D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ADD859"/>
    <w:multiLevelType w:val="hybridMultilevel"/>
    <w:tmpl w:val="FFFFFFFF"/>
    <w:lvl w:ilvl="0" w:tplc="13D2C80C">
      <w:start w:val="1"/>
      <w:numFmt w:val="upperLetter"/>
      <w:lvlText w:val="%1)"/>
      <w:lvlJc w:val="left"/>
      <w:pPr>
        <w:ind w:left="720" w:hanging="360"/>
      </w:pPr>
    </w:lvl>
    <w:lvl w:ilvl="1" w:tplc="1F2AFE92">
      <w:start w:val="1"/>
      <w:numFmt w:val="lowerLetter"/>
      <w:lvlText w:val="%2."/>
      <w:lvlJc w:val="left"/>
      <w:pPr>
        <w:ind w:left="1440" w:hanging="360"/>
      </w:pPr>
    </w:lvl>
    <w:lvl w:ilvl="2" w:tplc="DA964462">
      <w:start w:val="1"/>
      <w:numFmt w:val="lowerRoman"/>
      <w:lvlText w:val="%3."/>
      <w:lvlJc w:val="right"/>
      <w:pPr>
        <w:ind w:left="2160" w:hanging="180"/>
      </w:pPr>
    </w:lvl>
    <w:lvl w:ilvl="3" w:tplc="EE946D30">
      <w:start w:val="1"/>
      <w:numFmt w:val="decimal"/>
      <w:lvlText w:val="%4."/>
      <w:lvlJc w:val="left"/>
      <w:pPr>
        <w:ind w:left="2880" w:hanging="360"/>
      </w:pPr>
    </w:lvl>
    <w:lvl w:ilvl="4" w:tplc="53D236EA">
      <w:start w:val="1"/>
      <w:numFmt w:val="lowerLetter"/>
      <w:lvlText w:val="%5."/>
      <w:lvlJc w:val="left"/>
      <w:pPr>
        <w:ind w:left="3600" w:hanging="360"/>
      </w:pPr>
    </w:lvl>
    <w:lvl w:ilvl="5" w:tplc="232A714E">
      <w:start w:val="1"/>
      <w:numFmt w:val="lowerRoman"/>
      <w:lvlText w:val="%6."/>
      <w:lvlJc w:val="right"/>
      <w:pPr>
        <w:ind w:left="4320" w:hanging="180"/>
      </w:pPr>
    </w:lvl>
    <w:lvl w:ilvl="6" w:tplc="403A7264">
      <w:start w:val="1"/>
      <w:numFmt w:val="decimal"/>
      <w:lvlText w:val="%7."/>
      <w:lvlJc w:val="left"/>
      <w:pPr>
        <w:ind w:left="5040" w:hanging="360"/>
      </w:pPr>
    </w:lvl>
    <w:lvl w:ilvl="7" w:tplc="F1CA768C">
      <w:start w:val="1"/>
      <w:numFmt w:val="lowerLetter"/>
      <w:lvlText w:val="%8."/>
      <w:lvlJc w:val="left"/>
      <w:pPr>
        <w:ind w:left="5760" w:hanging="360"/>
      </w:pPr>
    </w:lvl>
    <w:lvl w:ilvl="8" w:tplc="41C0E758">
      <w:start w:val="1"/>
      <w:numFmt w:val="lowerRoman"/>
      <w:lvlText w:val="%9."/>
      <w:lvlJc w:val="right"/>
      <w:pPr>
        <w:ind w:left="6480" w:hanging="180"/>
      </w:pPr>
    </w:lvl>
  </w:abstractNum>
  <w:abstractNum w:abstractNumId="41" w15:restartNumberingAfterBreak="0">
    <w:nsid w:val="639F06DD"/>
    <w:multiLevelType w:val="hybridMultilevel"/>
    <w:tmpl w:val="80F828A8"/>
    <w:lvl w:ilvl="0" w:tplc="C9C05488">
      <w:start w:val="5"/>
      <w:numFmt w:val="bullet"/>
      <w:lvlText w:val="-"/>
      <w:lvlJc w:val="left"/>
      <w:pPr>
        <w:ind w:left="720" w:hanging="360"/>
      </w:pPr>
      <w:rPr>
        <w:rFonts w:ascii="News Gothic GDB" w:eastAsia="Times New Roman" w:hAnsi="News Gothic GDB"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64FB9205"/>
    <w:multiLevelType w:val="hybridMultilevel"/>
    <w:tmpl w:val="FFFFFFFF"/>
    <w:lvl w:ilvl="0" w:tplc="66544250">
      <w:start w:val="1"/>
      <w:numFmt w:val="upperLetter"/>
      <w:lvlText w:val="%1)"/>
      <w:lvlJc w:val="left"/>
      <w:pPr>
        <w:ind w:left="720" w:hanging="360"/>
      </w:pPr>
    </w:lvl>
    <w:lvl w:ilvl="1" w:tplc="6E285222">
      <w:start w:val="1"/>
      <w:numFmt w:val="lowerLetter"/>
      <w:lvlText w:val="%2."/>
      <w:lvlJc w:val="left"/>
      <w:pPr>
        <w:ind w:left="1440" w:hanging="360"/>
      </w:pPr>
    </w:lvl>
    <w:lvl w:ilvl="2" w:tplc="7BBC5DE4">
      <w:start w:val="1"/>
      <w:numFmt w:val="lowerRoman"/>
      <w:lvlText w:val="%3."/>
      <w:lvlJc w:val="right"/>
      <w:pPr>
        <w:ind w:left="2160" w:hanging="180"/>
      </w:pPr>
    </w:lvl>
    <w:lvl w:ilvl="3" w:tplc="68BA28DA">
      <w:start w:val="1"/>
      <w:numFmt w:val="decimal"/>
      <w:lvlText w:val="%4."/>
      <w:lvlJc w:val="left"/>
      <w:pPr>
        <w:ind w:left="2880" w:hanging="360"/>
      </w:pPr>
    </w:lvl>
    <w:lvl w:ilvl="4" w:tplc="B5B8F4A0">
      <w:start w:val="1"/>
      <w:numFmt w:val="lowerLetter"/>
      <w:lvlText w:val="%5."/>
      <w:lvlJc w:val="left"/>
      <w:pPr>
        <w:ind w:left="3600" w:hanging="360"/>
      </w:pPr>
    </w:lvl>
    <w:lvl w:ilvl="5" w:tplc="661E2BB4">
      <w:start w:val="1"/>
      <w:numFmt w:val="lowerRoman"/>
      <w:lvlText w:val="%6."/>
      <w:lvlJc w:val="right"/>
      <w:pPr>
        <w:ind w:left="4320" w:hanging="180"/>
      </w:pPr>
    </w:lvl>
    <w:lvl w:ilvl="6" w:tplc="26725A58">
      <w:start w:val="1"/>
      <w:numFmt w:val="decimal"/>
      <w:lvlText w:val="%7."/>
      <w:lvlJc w:val="left"/>
      <w:pPr>
        <w:ind w:left="5040" w:hanging="360"/>
      </w:pPr>
    </w:lvl>
    <w:lvl w:ilvl="7" w:tplc="40489868">
      <w:start w:val="1"/>
      <w:numFmt w:val="lowerLetter"/>
      <w:lvlText w:val="%8."/>
      <w:lvlJc w:val="left"/>
      <w:pPr>
        <w:ind w:left="5760" w:hanging="360"/>
      </w:pPr>
    </w:lvl>
    <w:lvl w:ilvl="8" w:tplc="6826D296">
      <w:start w:val="1"/>
      <w:numFmt w:val="lowerRoman"/>
      <w:lvlText w:val="%9."/>
      <w:lvlJc w:val="right"/>
      <w:pPr>
        <w:ind w:left="6480" w:hanging="180"/>
      </w:pPr>
    </w:lvl>
  </w:abstractNum>
  <w:abstractNum w:abstractNumId="43" w15:restartNumberingAfterBreak="0">
    <w:nsid w:val="65FA6277"/>
    <w:multiLevelType w:val="hybridMultilevel"/>
    <w:tmpl w:val="5FE682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67D05BFA"/>
    <w:multiLevelType w:val="hybridMultilevel"/>
    <w:tmpl w:val="CE228708"/>
    <w:lvl w:ilvl="0" w:tplc="4FC25F42">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698A907E"/>
    <w:multiLevelType w:val="hybridMultilevel"/>
    <w:tmpl w:val="FFFFFFFF"/>
    <w:lvl w:ilvl="0" w:tplc="C8D4FE92">
      <w:start w:val="1"/>
      <w:numFmt w:val="upperLetter"/>
      <w:lvlText w:val="%1)"/>
      <w:lvlJc w:val="left"/>
      <w:pPr>
        <w:ind w:left="1080" w:hanging="360"/>
      </w:pPr>
    </w:lvl>
    <w:lvl w:ilvl="1" w:tplc="BDC48642">
      <w:start w:val="1"/>
      <w:numFmt w:val="lowerLetter"/>
      <w:lvlText w:val="%2."/>
      <w:lvlJc w:val="left"/>
      <w:pPr>
        <w:ind w:left="1800" w:hanging="360"/>
      </w:pPr>
    </w:lvl>
    <w:lvl w:ilvl="2" w:tplc="3BE4239A">
      <w:start w:val="1"/>
      <w:numFmt w:val="lowerRoman"/>
      <w:lvlText w:val="%3."/>
      <w:lvlJc w:val="right"/>
      <w:pPr>
        <w:ind w:left="2520" w:hanging="180"/>
      </w:pPr>
    </w:lvl>
    <w:lvl w:ilvl="3" w:tplc="36D4ABC4">
      <w:start w:val="1"/>
      <w:numFmt w:val="decimal"/>
      <w:lvlText w:val="%4."/>
      <w:lvlJc w:val="left"/>
      <w:pPr>
        <w:ind w:left="3240" w:hanging="360"/>
      </w:pPr>
    </w:lvl>
    <w:lvl w:ilvl="4" w:tplc="194E195A">
      <w:start w:val="1"/>
      <w:numFmt w:val="lowerLetter"/>
      <w:lvlText w:val="%5."/>
      <w:lvlJc w:val="left"/>
      <w:pPr>
        <w:ind w:left="3960" w:hanging="360"/>
      </w:pPr>
    </w:lvl>
    <w:lvl w:ilvl="5" w:tplc="0CA470B6">
      <w:start w:val="1"/>
      <w:numFmt w:val="lowerRoman"/>
      <w:lvlText w:val="%6."/>
      <w:lvlJc w:val="right"/>
      <w:pPr>
        <w:ind w:left="4680" w:hanging="180"/>
      </w:pPr>
    </w:lvl>
    <w:lvl w:ilvl="6" w:tplc="6BD437EE">
      <w:start w:val="1"/>
      <w:numFmt w:val="decimal"/>
      <w:lvlText w:val="%7."/>
      <w:lvlJc w:val="left"/>
      <w:pPr>
        <w:ind w:left="5400" w:hanging="360"/>
      </w:pPr>
    </w:lvl>
    <w:lvl w:ilvl="7" w:tplc="0792AB6E">
      <w:start w:val="1"/>
      <w:numFmt w:val="lowerLetter"/>
      <w:lvlText w:val="%8."/>
      <w:lvlJc w:val="left"/>
      <w:pPr>
        <w:ind w:left="6120" w:hanging="360"/>
      </w:pPr>
    </w:lvl>
    <w:lvl w:ilvl="8" w:tplc="0A64DD3A">
      <w:start w:val="1"/>
      <w:numFmt w:val="lowerRoman"/>
      <w:lvlText w:val="%9."/>
      <w:lvlJc w:val="right"/>
      <w:pPr>
        <w:ind w:left="6840" w:hanging="180"/>
      </w:pPr>
    </w:lvl>
  </w:abstractNum>
  <w:abstractNum w:abstractNumId="46" w15:restartNumberingAfterBreak="0">
    <w:nsid w:val="69F35F83"/>
    <w:multiLevelType w:val="hybridMultilevel"/>
    <w:tmpl w:val="EB4207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746905"/>
    <w:multiLevelType w:val="hybridMultilevel"/>
    <w:tmpl w:val="7020F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CD2D2C0"/>
    <w:multiLevelType w:val="hybridMultilevel"/>
    <w:tmpl w:val="35CC3C16"/>
    <w:lvl w:ilvl="0" w:tplc="6CB86DD8">
      <w:start w:val="1"/>
      <w:numFmt w:val="lowerLetter"/>
      <w:lvlText w:val="b)"/>
      <w:lvlJc w:val="left"/>
      <w:pPr>
        <w:ind w:left="720" w:hanging="360"/>
      </w:pPr>
    </w:lvl>
    <w:lvl w:ilvl="1" w:tplc="5BB6B266">
      <w:start w:val="1"/>
      <w:numFmt w:val="lowerLetter"/>
      <w:lvlText w:val="%2."/>
      <w:lvlJc w:val="left"/>
      <w:pPr>
        <w:ind w:left="1440" w:hanging="360"/>
      </w:pPr>
    </w:lvl>
    <w:lvl w:ilvl="2" w:tplc="761C7762">
      <w:start w:val="1"/>
      <w:numFmt w:val="lowerRoman"/>
      <w:lvlText w:val="%3."/>
      <w:lvlJc w:val="right"/>
      <w:pPr>
        <w:ind w:left="2160" w:hanging="180"/>
      </w:pPr>
    </w:lvl>
    <w:lvl w:ilvl="3" w:tplc="7D140258">
      <w:start w:val="1"/>
      <w:numFmt w:val="decimal"/>
      <w:lvlText w:val="%4."/>
      <w:lvlJc w:val="left"/>
      <w:pPr>
        <w:ind w:left="2880" w:hanging="360"/>
      </w:pPr>
    </w:lvl>
    <w:lvl w:ilvl="4" w:tplc="5566AB08">
      <w:start w:val="1"/>
      <w:numFmt w:val="lowerLetter"/>
      <w:lvlText w:val="%5."/>
      <w:lvlJc w:val="left"/>
      <w:pPr>
        <w:ind w:left="3600" w:hanging="360"/>
      </w:pPr>
    </w:lvl>
    <w:lvl w:ilvl="5" w:tplc="FDB6FA7C">
      <w:start w:val="1"/>
      <w:numFmt w:val="lowerRoman"/>
      <w:lvlText w:val="%6."/>
      <w:lvlJc w:val="right"/>
      <w:pPr>
        <w:ind w:left="4320" w:hanging="180"/>
      </w:pPr>
    </w:lvl>
    <w:lvl w:ilvl="6" w:tplc="2144A8D6">
      <w:start w:val="1"/>
      <w:numFmt w:val="decimal"/>
      <w:lvlText w:val="%7."/>
      <w:lvlJc w:val="left"/>
      <w:pPr>
        <w:ind w:left="5040" w:hanging="360"/>
      </w:pPr>
    </w:lvl>
    <w:lvl w:ilvl="7" w:tplc="89A4D51A">
      <w:start w:val="1"/>
      <w:numFmt w:val="lowerLetter"/>
      <w:lvlText w:val="%8."/>
      <w:lvlJc w:val="left"/>
      <w:pPr>
        <w:ind w:left="5760" w:hanging="360"/>
      </w:pPr>
    </w:lvl>
    <w:lvl w:ilvl="8" w:tplc="DBB09FD6">
      <w:start w:val="1"/>
      <w:numFmt w:val="lowerRoman"/>
      <w:lvlText w:val="%9."/>
      <w:lvlJc w:val="right"/>
      <w:pPr>
        <w:ind w:left="6480" w:hanging="180"/>
      </w:pPr>
    </w:lvl>
  </w:abstractNum>
  <w:abstractNum w:abstractNumId="49" w15:restartNumberingAfterBreak="0">
    <w:nsid w:val="77EB532A"/>
    <w:multiLevelType w:val="hybridMultilevel"/>
    <w:tmpl w:val="7BC83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96D3004"/>
    <w:multiLevelType w:val="hybridMultilevel"/>
    <w:tmpl w:val="4DF664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224C18"/>
    <w:multiLevelType w:val="hybridMultilevel"/>
    <w:tmpl w:val="FFFFFFFF"/>
    <w:lvl w:ilvl="0" w:tplc="8476299E">
      <w:start w:val="1"/>
      <w:numFmt w:val="bullet"/>
      <w:lvlText w:val=""/>
      <w:lvlJc w:val="left"/>
      <w:pPr>
        <w:ind w:left="720" w:hanging="360"/>
      </w:pPr>
      <w:rPr>
        <w:rFonts w:ascii="Symbol" w:hAnsi="Symbol" w:hint="default"/>
      </w:rPr>
    </w:lvl>
    <w:lvl w:ilvl="1" w:tplc="F552E312">
      <w:start w:val="1"/>
      <w:numFmt w:val="bullet"/>
      <w:lvlText w:val="o"/>
      <w:lvlJc w:val="left"/>
      <w:pPr>
        <w:ind w:left="1440" w:hanging="360"/>
      </w:pPr>
      <w:rPr>
        <w:rFonts w:ascii="Courier New" w:hAnsi="Courier New" w:hint="default"/>
      </w:rPr>
    </w:lvl>
    <w:lvl w:ilvl="2" w:tplc="DBD878C6">
      <w:start w:val="1"/>
      <w:numFmt w:val="bullet"/>
      <w:lvlText w:val=""/>
      <w:lvlJc w:val="left"/>
      <w:pPr>
        <w:ind w:left="2160" w:hanging="360"/>
      </w:pPr>
      <w:rPr>
        <w:rFonts w:ascii="Wingdings" w:hAnsi="Wingdings" w:hint="default"/>
      </w:rPr>
    </w:lvl>
    <w:lvl w:ilvl="3" w:tplc="B928B570">
      <w:start w:val="1"/>
      <w:numFmt w:val="bullet"/>
      <w:lvlText w:val=""/>
      <w:lvlJc w:val="left"/>
      <w:pPr>
        <w:ind w:left="2880" w:hanging="360"/>
      </w:pPr>
      <w:rPr>
        <w:rFonts w:ascii="Symbol" w:hAnsi="Symbol" w:hint="default"/>
      </w:rPr>
    </w:lvl>
    <w:lvl w:ilvl="4" w:tplc="022EF466">
      <w:start w:val="1"/>
      <w:numFmt w:val="bullet"/>
      <w:lvlText w:val="o"/>
      <w:lvlJc w:val="left"/>
      <w:pPr>
        <w:ind w:left="3600" w:hanging="360"/>
      </w:pPr>
      <w:rPr>
        <w:rFonts w:ascii="Courier New" w:hAnsi="Courier New" w:hint="default"/>
      </w:rPr>
    </w:lvl>
    <w:lvl w:ilvl="5" w:tplc="7AEC2450">
      <w:start w:val="1"/>
      <w:numFmt w:val="bullet"/>
      <w:lvlText w:val=""/>
      <w:lvlJc w:val="left"/>
      <w:pPr>
        <w:ind w:left="4320" w:hanging="360"/>
      </w:pPr>
      <w:rPr>
        <w:rFonts w:ascii="Wingdings" w:hAnsi="Wingdings" w:hint="default"/>
      </w:rPr>
    </w:lvl>
    <w:lvl w:ilvl="6" w:tplc="8DD81964">
      <w:start w:val="1"/>
      <w:numFmt w:val="bullet"/>
      <w:lvlText w:val=""/>
      <w:lvlJc w:val="left"/>
      <w:pPr>
        <w:ind w:left="5040" w:hanging="360"/>
      </w:pPr>
      <w:rPr>
        <w:rFonts w:ascii="Symbol" w:hAnsi="Symbol" w:hint="default"/>
      </w:rPr>
    </w:lvl>
    <w:lvl w:ilvl="7" w:tplc="56F8E946">
      <w:start w:val="1"/>
      <w:numFmt w:val="bullet"/>
      <w:lvlText w:val="o"/>
      <w:lvlJc w:val="left"/>
      <w:pPr>
        <w:ind w:left="5760" w:hanging="360"/>
      </w:pPr>
      <w:rPr>
        <w:rFonts w:ascii="Courier New" w:hAnsi="Courier New" w:hint="default"/>
      </w:rPr>
    </w:lvl>
    <w:lvl w:ilvl="8" w:tplc="A8A2E486">
      <w:start w:val="1"/>
      <w:numFmt w:val="bullet"/>
      <w:lvlText w:val=""/>
      <w:lvlJc w:val="left"/>
      <w:pPr>
        <w:ind w:left="6480" w:hanging="360"/>
      </w:pPr>
      <w:rPr>
        <w:rFonts w:ascii="Wingdings" w:hAnsi="Wingdings" w:hint="default"/>
      </w:rPr>
    </w:lvl>
  </w:abstractNum>
  <w:abstractNum w:abstractNumId="52" w15:restartNumberingAfterBreak="0">
    <w:nsid w:val="7E85073F"/>
    <w:multiLevelType w:val="hybridMultilevel"/>
    <w:tmpl w:val="BEEACD18"/>
    <w:lvl w:ilvl="0" w:tplc="C98A4E12">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0804898">
    <w:abstractNumId w:val="18"/>
  </w:num>
  <w:num w:numId="2" w16cid:durableId="1823810402">
    <w:abstractNumId w:val="29"/>
  </w:num>
  <w:num w:numId="3" w16cid:durableId="2068800473">
    <w:abstractNumId w:val="8"/>
  </w:num>
  <w:num w:numId="4" w16cid:durableId="1325546652">
    <w:abstractNumId w:val="30"/>
  </w:num>
  <w:num w:numId="5" w16cid:durableId="1720326458">
    <w:abstractNumId w:val="12"/>
  </w:num>
  <w:num w:numId="6" w16cid:durableId="576861674">
    <w:abstractNumId w:val="48"/>
  </w:num>
  <w:num w:numId="7" w16cid:durableId="1135023053">
    <w:abstractNumId w:val="25"/>
  </w:num>
  <w:num w:numId="8" w16cid:durableId="1009913051">
    <w:abstractNumId w:val="23"/>
  </w:num>
  <w:num w:numId="9" w16cid:durableId="1165627994">
    <w:abstractNumId w:val="5"/>
  </w:num>
  <w:num w:numId="10" w16cid:durableId="1085496251">
    <w:abstractNumId w:val="52"/>
  </w:num>
  <w:num w:numId="11" w16cid:durableId="770903300">
    <w:abstractNumId w:val="28"/>
  </w:num>
  <w:num w:numId="12" w16cid:durableId="398594698">
    <w:abstractNumId w:val="41"/>
  </w:num>
  <w:num w:numId="13" w16cid:durableId="1781073010">
    <w:abstractNumId w:val="24"/>
  </w:num>
  <w:num w:numId="14" w16cid:durableId="568615770">
    <w:abstractNumId w:val="27"/>
  </w:num>
  <w:num w:numId="15" w16cid:durableId="321861863">
    <w:abstractNumId w:val="33"/>
  </w:num>
  <w:num w:numId="16" w16cid:durableId="1713461808">
    <w:abstractNumId w:val="11"/>
  </w:num>
  <w:num w:numId="17" w16cid:durableId="1023944956">
    <w:abstractNumId w:val="44"/>
  </w:num>
  <w:num w:numId="18" w16cid:durableId="1743066441">
    <w:abstractNumId w:val="22"/>
  </w:num>
  <w:num w:numId="19" w16cid:durableId="1231579931">
    <w:abstractNumId w:val="13"/>
  </w:num>
  <w:num w:numId="20" w16cid:durableId="1558711349">
    <w:abstractNumId w:val="9"/>
  </w:num>
  <w:num w:numId="21" w16cid:durableId="453671302">
    <w:abstractNumId w:val="42"/>
  </w:num>
  <w:num w:numId="22" w16cid:durableId="1093550909">
    <w:abstractNumId w:val="21"/>
  </w:num>
  <w:num w:numId="23" w16cid:durableId="562838688">
    <w:abstractNumId w:val="45"/>
  </w:num>
  <w:num w:numId="24" w16cid:durableId="1148132729">
    <w:abstractNumId w:val="47"/>
  </w:num>
  <w:num w:numId="25" w16cid:durableId="1240168049">
    <w:abstractNumId w:val="19"/>
  </w:num>
  <w:num w:numId="26" w16cid:durableId="360277705">
    <w:abstractNumId w:val="7"/>
  </w:num>
  <w:num w:numId="27" w16cid:durableId="1276211434">
    <w:abstractNumId w:val="40"/>
  </w:num>
  <w:num w:numId="28" w16cid:durableId="606691342">
    <w:abstractNumId w:val="51"/>
  </w:num>
  <w:num w:numId="29" w16cid:durableId="932711854">
    <w:abstractNumId w:val="0"/>
  </w:num>
  <w:num w:numId="30" w16cid:durableId="710568663">
    <w:abstractNumId w:val="16"/>
  </w:num>
  <w:num w:numId="31" w16cid:durableId="1757438148">
    <w:abstractNumId w:val="49"/>
  </w:num>
  <w:num w:numId="32" w16cid:durableId="1770614998">
    <w:abstractNumId w:val="3"/>
  </w:num>
  <w:num w:numId="33" w16cid:durableId="220554652">
    <w:abstractNumId w:val="38"/>
  </w:num>
  <w:num w:numId="34" w16cid:durableId="1209875209">
    <w:abstractNumId w:val="6"/>
  </w:num>
  <w:num w:numId="35" w16cid:durableId="1437826525">
    <w:abstractNumId w:val="43"/>
  </w:num>
  <w:num w:numId="36" w16cid:durableId="592737776">
    <w:abstractNumId w:val="35"/>
  </w:num>
  <w:num w:numId="37" w16cid:durableId="172454623">
    <w:abstractNumId w:val="15"/>
  </w:num>
  <w:num w:numId="38" w16cid:durableId="1840804777">
    <w:abstractNumId w:val="34"/>
  </w:num>
  <w:num w:numId="39" w16cid:durableId="148449513">
    <w:abstractNumId w:val="14"/>
  </w:num>
  <w:num w:numId="40" w16cid:durableId="289089063">
    <w:abstractNumId w:val="36"/>
  </w:num>
  <w:num w:numId="41" w16cid:durableId="1735934902">
    <w:abstractNumId w:val="31"/>
  </w:num>
  <w:num w:numId="42" w16cid:durableId="1192106141">
    <w:abstractNumId w:val="1"/>
  </w:num>
  <w:num w:numId="43" w16cid:durableId="1535271930">
    <w:abstractNumId w:val="17"/>
  </w:num>
  <w:num w:numId="44" w16cid:durableId="5790117">
    <w:abstractNumId w:val="39"/>
  </w:num>
  <w:num w:numId="45" w16cid:durableId="1682926395">
    <w:abstractNumId w:val="2"/>
  </w:num>
  <w:num w:numId="46" w16cid:durableId="2098941775">
    <w:abstractNumId w:val="10"/>
  </w:num>
  <w:num w:numId="47" w16cid:durableId="1776249689">
    <w:abstractNumId w:val="46"/>
  </w:num>
  <w:num w:numId="48" w16cid:durableId="1142770858">
    <w:abstractNumId w:val="20"/>
  </w:num>
  <w:num w:numId="49" w16cid:durableId="340398160">
    <w:abstractNumId w:val="4"/>
  </w:num>
  <w:num w:numId="50" w16cid:durableId="1013454251">
    <w:abstractNumId w:val="26"/>
  </w:num>
  <w:num w:numId="51" w16cid:durableId="1764762570">
    <w:abstractNumId w:val="50"/>
  </w:num>
  <w:num w:numId="52" w16cid:durableId="1786271100">
    <w:abstractNumId w:val="37"/>
  </w:num>
  <w:num w:numId="53" w16cid:durableId="451242276">
    <w:abstractNumId w:val="32"/>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zad Wadia">
    <w15:presenceInfo w15:providerId="AD" w15:userId="S::zw767@deutsche-boerse.com::ed6f0b86-159b-40d1-ac16-d2c304b5e357"/>
  </w15:person>
  <w15:person w15:author="Anvay Walavalkar">
    <w15:presenceInfo w15:providerId="AD" w15:userId="S::kv057@deutsche-boerse.com::a260aff1-febc-43bd-aec9-8bee85881e0e"/>
  </w15:person>
  <w15:person w15:author="Daniel Hart">
    <w15:presenceInfo w15:providerId="AD" w15:userId="S::tx215@deutsche-boerse.com::7b796a83-f30b-46e0-9627-ee49f50a09ae"/>
  </w15:person>
  <w15:person w15:author="Shravankumar Mohankumar">
    <w15:presenceInfo w15:providerId="AD" w15:userId="S::io380@deutsche-boerse.com::3ac58151-7dba-48a6-89d9-a3e53f239320"/>
  </w15:person>
  <w15:person w15:author="Frank Ackermann">
    <w15:presenceInfo w15:providerId="AD" w15:userId="S::tw086@deutsche-boerse.com::c4487163-1c99-430f-9952-bd176ccc7d04"/>
  </w15:person>
  <w15:person w15:author="Volker Scheer">
    <w15:presenceInfo w15:providerId="AD" w15:userId="S::fu832@deutsche-boerse.com::8f3abd4e-13d9-4588-8df5-fce1eea07a50"/>
  </w15:person>
  <w15:person w15:author="Thomas Kemmerer">
    <w15:presenceInfo w15:providerId="AD" w15:userId="S::jh541@deutsche-boerse.com::7351010f-e778-4c50-9d02-4f25c1c4ae24"/>
  </w15:person>
  <w15:person w15:author="Lasha Shishniashvili">
    <w15:presenceInfo w15:providerId="AD" w15:userId="S::je462@deutsche-boerse.com::61dccf27-6068-4be9-922f-9e5ca1b1df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3C9"/>
    <w:rsid w:val="0000095D"/>
    <w:rsid w:val="00000A76"/>
    <w:rsid w:val="0000211D"/>
    <w:rsid w:val="000022E4"/>
    <w:rsid w:val="00002585"/>
    <w:rsid w:val="00002A53"/>
    <w:rsid w:val="00002AAD"/>
    <w:rsid w:val="00002C85"/>
    <w:rsid w:val="00002D26"/>
    <w:rsid w:val="00002D62"/>
    <w:rsid w:val="00002E59"/>
    <w:rsid w:val="0000349A"/>
    <w:rsid w:val="000034D5"/>
    <w:rsid w:val="00003853"/>
    <w:rsid w:val="00003EA7"/>
    <w:rsid w:val="000042F1"/>
    <w:rsid w:val="000045ED"/>
    <w:rsid w:val="0000489F"/>
    <w:rsid w:val="00004A5F"/>
    <w:rsid w:val="00004D2F"/>
    <w:rsid w:val="00004FED"/>
    <w:rsid w:val="00005B0A"/>
    <w:rsid w:val="00005B25"/>
    <w:rsid w:val="00005D60"/>
    <w:rsid w:val="000066CD"/>
    <w:rsid w:val="00006852"/>
    <w:rsid w:val="00006AB3"/>
    <w:rsid w:val="00007414"/>
    <w:rsid w:val="000074B5"/>
    <w:rsid w:val="0000757F"/>
    <w:rsid w:val="00007588"/>
    <w:rsid w:val="00007D98"/>
    <w:rsid w:val="000100BE"/>
    <w:rsid w:val="000101CD"/>
    <w:rsid w:val="00010377"/>
    <w:rsid w:val="00010433"/>
    <w:rsid w:val="00010B2C"/>
    <w:rsid w:val="00011AA1"/>
    <w:rsid w:val="00011C1B"/>
    <w:rsid w:val="00012057"/>
    <w:rsid w:val="0001340A"/>
    <w:rsid w:val="00014D38"/>
    <w:rsid w:val="000158F7"/>
    <w:rsid w:val="00016B53"/>
    <w:rsid w:val="000171A1"/>
    <w:rsid w:val="0001751B"/>
    <w:rsid w:val="0001763A"/>
    <w:rsid w:val="00017912"/>
    <w:rsid w:val="000200D5"/>
    <w:rsid w:val="00020EE3"/>
    <w:rsid w:val="00020FD3"/>
    <w:rsid w:val="00021AE9"/>
    <w:rsid w:val="00021B7D"/>
    <w:rsid w:val="00021E7D"/>
    <w:rsid w:val="000230A3"/>
    <w:rsid w:val="00023370"/>
    <w:rsid w:val="00023C0C"/>
    <w:rsid w:val="00023F9B"/>
    <w:rsid w:val="0002408A"/>
    <w:rsid w:val="000240A0"/>
    <w:rsid w:val="000247CC"/>
    <w:rsid w:val="00025287"/>
    <w:rsid w:val="00025BBC"/>
    <w:rsid w:val="00027EFC"/>
    <w:rsid w:val="000301C3"/>
    <w:rsid w:val="000302AA"/>
    <w:rsid w:val="000304A8"/>
    <w:rsid w:val="0003094F"/>
    <w:rsid w:val="00030BBF"/>
    <w:rsid w:val="00030CDA"/>
    <w:rsid w:val="0003126B"/>
    <w:rsid w:val="0003135D"/>
    <w:rsid w:val="000317BE"/>
    <w:rsid w:val="00031831"/>
    <w:rsid w:val="00031990"/>
    <w:rsid w:val="00032227"/>
    <w:rsid w:val="00032FE5"/>
    <w:rsid w:val="00033086"/>
    <w:rsid w:val="00033791"/>
    <w:rsid w:val="00034293"/>
    <w:rsid w:val="0003537E"/>
    <w:rsid w:val="00035781"/>
    <w:rsid w:val="00037050"/>
    <w:rsid w:val="000376F8"/>
    <w:rsid w:val="00037DC2"/>
    <w:rsid w:val="00040EA8"/>
    <w:rsid w:val="00041EA3"/>
    <w:rsid w:val="00041EBA"/>
    <w:rsid w:val="00041F93"/>
    <w:rsid w:val="0004246D"/>
    <w:rsid w:val="000424F9"/>
    <w:rsid w:val="0004263A"/>
    <w:rsid w:val="000427BF"/>
    <w:rsid w:val="00042CDD"/>
    <w:rsid w:val="0004381E"/>
    <w:rsid w:val="0004388F"/>
    <w:rsid w:val="00043EE1"/>
    <w:rsid w:val="00043F17"/>
    <w:rsid w:val="0004455A"/>
    <w:rsid w:val="000445B7"/>
    <w:rsid w:val="00044C9D"/>
    <w:rsid w:val="00045B58"/>
    <w:rsid w:val="00046059"/>
    <w:rsid w:val="00046330"/>
    <w:rsid w:val="000467EE"/>
    <w:rsid w:val="00047732"/>
    <w:rsid w:val="000478FC"/>
    <w:rsid w:val="00047D0F"/>
    <w:rsid w:val="000500DC"/>
    <w:rsid w:val="00050765"/>
    <w:rsid w:val="00050966"/>
    <w:rsid w:val="00050E7B"/>
    <w:rsid w:val="000517DB"/>
    <w:rsid w:val="00051981"/>
    <w:rsid w:val="00051A7E"/>
    <w:rsid w:val="00051D5B"/>
    <w:rsid w:val="00052EE4"/>
    <w:rsid w:val="00053C3B"/>
    <w:rsid w:val="00053CC9"/>
    <w:rsid w:val="00054818"/>
    <w:rsid w:val="00054DC1"/>
    <w:rsid w:val="00054EC7"/>
    <w:rsid w:val="000550D1"/>
    <w:rsid w:val="0005529C"/>
    <w:rsid w:val="000553DF"/>
    <w:rsid w:val="000555A7"/>
    <w:rsid w:val="00055761"/>
    <w:rsid w:val="000559FE"/>
    <w:rsid w:val="00056251"/>
    <w:rsid w:val="000570AF"/>
    <w:rsid w:val="00057300"/>
    <w:rsid w:val="00057A4E"/>
    <w:rsid w:val="00057F6A"/>
    <w:rsid w:val="00060D4F"/>
    <w:rsid w:val="00061663"/>
    <w:rsid w:val="00061A49"/>
    <w:rsid w:val="00062866"/>
    <w:rsid w:val="00063856"/>
    <w:rsid w:val="0006393C"/>
    <w:rsid w:val="00063B10"/>
    <w:rsid w:val="00063B7E"/>
    <w:rsid w:val="0006517F"/>
    <w:rsid w:val="000657D3"/>
    <w:rsid w:val="00065942"/>
    <w:rsid w:val="00066154"/>
    <w:rsid w:val="000666E7"/>
    <w:rsid w:val="00066809"/>
    <w:rsid w:val="00066F36"/>
    <w:rsid w:val="0006761B"/>
    <w:rsid w:val="00067858"/>
    <w:rsid w:val="00067B69"/>
    <w:rsid w:val="00067DEA"/>
    <w:rsid w:val="00070401"/>
    <w:rsid w:val="0007246F"/>
    <w:rsid w:val="0007266E"/>
    <w:rsid w:val="00072BBF"/>
    <w:rsid w:val="000734A5"/>
    <w:rsid w:val="0007357C"/>
    <w:rsid w:val="00074A0E"/>
    <w:rsid w:val="00074CC9"/>
    <w:rsid w:val="000756B1"/>
    <w:rsid w:val="00076541"/>
    <w:rsid w:val="00076AEF"/>
    <w:rsid w:val="00077160"/>
    <w:rsid w:val="00077BAD"/>
    <w:rsid w:val="00077CC4"/>
    <w:rsid w:val="00077FEF"/>
    <w:rsid w:val="00080C28"/>
    <w:rsid w:val="00080FBF"/>
    <w:rsid w:val="000813EB"/>
    <w:rsid w:val="00081468"/>
    <w:rsid w:val="00081671"/>
    <w:rsid w:val="00082A0D"/>
    <w:rsid w:val="00083ECB"/>
    <w:rsid w:val="000841C4"/>
    <w:rsid w:val="000841C8"/>
    <w:rsid w:val="00084361"/>
    <w:rsid w:val="00084821"/>
    <w:rsid w:val="00085853"/>
    <w:rsid w:val="00085A5E"/>
    <w:rsid w:val="000864E7"/>
    <w:rsid w:val="000864F2"/>
    <w:rsid w:val="00087C1A"/>
    <w:rsid w:val="00087FED"/>
    <w:rsid w:val="00090185"/>
    <w:rsid w:val="00090EAD"/>
    <w:rsid w:val="00091081"/>
    <w:rsid w:val="00091A5E"/>
    <w:rsid w:val="000921A1"/>
    <w:rsid w:val="00092F71"/>
    <w:rsid w:val="00093158"/>
    <w:rsid w:val="000931CB"/>
    <w:rsid w:val="000935BA"/>
    <w:rsid w:val="00093961"/>
    <w:rsid w:val="00094031"/>
    <w:rsid w:val="00094414"/>
    <w:rsid w:val="000944DF"/>
    <w:rsid w:val="0009477E"/>
    <w:rsid w:val="000948CE"/>
    <w:rsid w:val="00095125"/>
    <w:rsid w:val="00095177"/>
    <w:rsid w:val="000953A1"/>
    <w:rsid w:val="00095AF4"/>
    <w:rsid w:val="00096BAC"/>
    <w:rsid w:val="00096FC5"/>
    <w:rsid w:val="00097681"/>
    <w:rsid w:val="00097AA0"/>
    <w:rsid w:val="00097C0D"/>
    <w:rsid w:val="00097E13"/>
    <w:rsid w:val="000A019C"/>
    <w:rsid w:val="000A01FA"/>
    <w:rsid w:val="000A051C"/>
    <w:rsid w:val="000A0A5E"/>
    <w:rsid w:val="000A0C2D"/>
    <w:rsid w:val="000A1A50"/>
    <w:rsid w:val="000A1B2F"/>
    <w:rsid w:val="000A2367"/>
    <w:rsid w:val="000A24EC"/>
    <w:rsid w:val="000A27C4"/>
    <w:rsid w:val="000A281E"/>
    <w:rsid w:val="000A2ED4"/>
    <w:rsid w:val="000A3195"/>
    <w:rsid w:val="000A38BF"/>
    <w:rsid w:val="000A39B9"/>
    <w:rsid w:val="000A5358"/>
    <w:rsid w:val="000A5CB3"/>
    <w:rsid w:val="000A5F85"/>
    <w:rsid w:val="000A6686"/>
    <w:rsid w:val="000A6E62"/>
    <w:rsid w:val="000A6FF6"/>
    <w:rsid w:val="000A7204"/>
    <w:rsid w:val="000A73DD"/>
    <w:rsid w:val="000A74F6"/>
    <w:rsid w:val="000A7AFC"/>
    <w:rsid w:val="000A7D76"/>
    <w:rsid w:val="000B022C"/>
    <w:rsid w:val="000B0242"/>
    <w:rsid w:val="000B02DA"/>
    <w:rsid w:val="000B0538"/>
    <w:rsid w:val="000B065F"/>
    <w:rsid w:val="000B0797"/>
    <w:rsid w:val="000B0E83"/>
    <w:rsid w:val="000B1138"/>
    <w:rsid w:val="000B1158"/>
    <w:rsid w:val="000B1B01"/>
    <w:rsid w:val="000B1B88"/>
    <w:rsid w:val="000B1C69"/>
    <w:rsid w:val="000B1D7A"/>
    <w:rsid w:val="000B225A"/>
    <w:rsid w:val="000B243B"/>
    <w:rsid w:val="000B26D5"/>
    <w:rsid w:val="000B3751"/>
    <w:rsid w:val="000B37BA"/>
    <w:rsid w:val="000B3BC1"/>
    <w:rsid w:val="000B3D80"/>
    <w:rsid w:val="000B4207"/>
    <w:rsid w:val="000B4A26"/>
    <w:rsid w:val="000B4A7A"/>
    <w:rsid w:val="000B4DDC"/>
    <w:rsid w:val="000B5943"/>
    <w:rsid w:val="000B5BCD"/>
    <w:rsid w:val="000B5CC0"/>
    <w:rsid w:val="000B5F5C"/>
    <w:rsid w:val="000B62EA"/>
    <w:rsid w:val="000B6A4A"/>
    <w:rsid w:val="000B6D97"/>
    <w:rsid w:val="000B789F"/>
    <w:rsid w:val="000B7DCC"/>
    <w:rsid w:val="000B7F22"/>
    <w:rsid w:val="000C0505"/>
    <w:rsid w:val="000C1013"/>
    <w:rsid w:val="000C1C9E"/>
    <w:rsid w:val="000C20E1"/>
    <w:rsid w:val="000C2186"/>
    <w:rsid w:val="000C26EB"/>
    <w:rsid w:val="000C2B88"/>
    <w:rsid w:val="000C2C7D"/>
    <w:rsid w:val="000C2DD1"/>
    <w:rsid w:val="000C415B"/>
    <w:rsid w:val="000C4167"/>
    <w:rsid w:val="000C4944"/>
    <w:rsid w:val="000C4E1A"/>
    <w:rsid w:val="000C530D"/>
    <w:rsid w:val="000C6977"/>
    <w:rsid w:val="000C6ABE"/>
    <w:rsid w:val="000C6BA7"/>
    <w:rsid w:val="000C6CD6"/>
    <w:rsid w:val="000C6DCA"/>
    <w:rsid w:val="000C794A"/>
    <w:rsid w:val="000D025B"/>
    <w:rsid w:val="000D0326"/>
    <w:rsid w:val="000D0D37"/>
    <w:rsid w:val="000D0DD5"/>
    <w:rsid w:val="000D1209"/>
    <w:rsid w:val="000D1BBF"/>
    <w:rsid w:val="000D1DD0"/>
    <w:rsid w:val="000D22A0"/>
    <w:rsid w:val="000D2C29"/>
    <w:rsid w:val="000D3035"/>
    <w:rsid w:val="000D3713"/>
    <w:rsid w:val="000D3A7B"/>
    <w:rsid w:val="000D441A"/>
    <w:rsid w:val="000D4543"/>
    <w:rsid w:val="000D5C5A"/>
    <w:rsid w:val="000D5F1F"/>
    <w:rsid w:val="000D6093"/>
    <w:rsid w:val="000D7834"/>
    <w:rsid w:val="000D7872"/>
    <w:rsid w:val="000D7E97"/>
    <w:rsid w:val="000E0D65"/>
    <w:rsid w:val="000E102E"/>
    <w:rsid w:val="000E1649"/>
    <w:rsid w:val="000E18D3"/>
    <w:rsid w:val="000E22B5"/>
    <w:rsid w:val="000E236C"/>
    <w:rsid w:val="000E2680"/>
    <w:rsid w:val="000E2B28"/>
    <w:rsid w:val="000E2D7F"/>
    <w:rsid w:val="000E3349"/>
    <w:rsid w:val="000E3936"/>
    <w:rsid w:val="000E39CC"/>
    <w:rsid w:val="000E3CD4"/>
    <w:rsid w:val="000E3FDF"/>
    <w:rsid w:val="000E3FE4"/>
    <w:rsid w:val="000E431E"/>
    <w:rsid w:val="000E4769"/>
    <w:rsid w:val="000E47C6"/>
    <w:rsid w:val="000E5179"/>
    <w:rsid w:val="000E5298"/>
    <w:rsid w:val="000E58D4"/>
    <w:rsid w:val="000E59AC"/>
    <w:rsid w:val="000E655D"/>
    <w:rsid w:val="000E6B7A"/>
    <w:rsid w:val="000E6C4A"/>
    <w:rsid w:val="000E7050"/>
    <w:rsid w:val="000E7060"/>
    <w:rsid w:val="000E710B"/>
    <w:rsid w:val="000E75F2"/>
    <w:rsid w:val="000E7E79"/>
    <w:rsid w:val="000F02E0"/>
    <w:rsid w:val="000F0318"/>
    <w:rsid w:val="000F10E2"/>
    <w:rsid w:val="000F18EF"/>
    <w:rsid w:val="000F1B18"/>
    <w:rsid w:val="000F1C8B"/>
    <w:rsid w:val="000F1CF6"/>
    <w:rsid w:val="000F1EE2"/>
    <w:rsid w:val="000F23BA"/>
    <w:rsid w:val="000F284A"/>
    <w:rsid w:val="000F3B49"/>
    <w:rsid w:val="000F3B84"/>
    <w:rsid w:val="000F3BF1"/>
    <w:rsid w:val="000F4235"/>
    <w:rsid w:val="000F479D"/>
    <w:rsid w:val="000F49E0"/>
    <w:rsid w:val="000F5149"/>
    <w:rsid w:val="000F5AEE"/>
    <w:rsid w:val="000F61A1"/>
    <w:rsid w:val="000F61C6"/>
    <w:rsid w:val="000F6813"/>
    <w:rsid w:val="000F6EEC"/>
    <w:rsid w:val="000F76A7"/>
    <w:rsid w:val="000F77DF"/>
    <w:rsid w:val="000F7B52"/>
    <w:rsid w:val="000F7B92"/>
    <w:rsid w:val="00100236"/>
    <w:rsid w:val="00100562"/>
    <w:rsid w:val="001008B6"/>
    <w:rsid w:val="00100A9A"/>
    <w:rsid w:val="00100C3F"/>
    <w:rsid w:val="00101234"/>
    <w:rsid w:val="001013A3"/>
    <w:rsid w:val="00101596"/>
    <w:rsid w:val="001017F5"/>
    <w:rsid w:val="001018CA"/>
    <w:rsid w:val="0010192B"/>
    <w:rsid w:val="001022DE"/>
    <w:rsid w:val="001028F8"/>
    <w:rsid w:val="00102C0E"/>
    <w:rsid w:val="00102FDC"/>
    <w:rsid w:val="00103D36"/>
    <w:rsid w:val="00103DAF"/>
    <w:rsid w:val="00104A6A"/>
    <w:rsid w:val="00104D6F"/>
    <w:rsid w:val="001056A5"/>
    <w:rsid w:val="00105BE8"/>
    <w:rsid w:val="00106AB2"/>
    <w:rsid w:val="001072C8"/>
    <w:rsid w:val="00107604"/>
    <w:rsid w:val="0010774E"/>
    <w:rsid w:val="00107FCB"/>
    <w:rsid w:val="001102E8"/>
    <w:rsid w:val="00110A40"/>
    <w:rsid w:val="001111DB"/>
    <w:rsid w:val="001114F5"/>
    <w:rsid w:val="0011153C"/>
    <w:rsid w:val="00111769"/>
    <w:rsid w:val="00111791"/>
    <w:rsid w:val="00111923"/>
    <w:rsid w:val="00111BA1"/>
    <w:rsid w:val="00111D84"/>
    <w:rsid w:val="001124FF"/>
    <w:rsid w:val="00112628"/>
    <w:rsid w:val="001126F1"/>
    <w:rsid w:val="001129E0"/>
    <w:rsid w:val="00112E19"/>
    <w:rsid w:val="00113058"/>
    <w:rsid w:val="00113739"/>
    <w:rsid w:val="001138E2"/>
    <w:rsid w:val="00113A43"/>
    <w:rsid w:val="00113A47"/>
    <w:rsid w:val="00113E05"/>
    <w:rsid w:val="0011404A"/>
    <w:rsid w:val="001145D7"/>
    <w:rsid w:val="00114E9C"/>
    <w:rsid w:val="00115336"/>
    <w:rsid w:val="00115688"/>
    <w:rsid w:val="00115CCB"/>
    <w:rsid w:val="001161E0"/>
    <w:rsid w:val="00116386"/>
    <w:rsid w:val="001171F7"/>
    <w:rsid w:val="001172B1"/>
    <w:rsid w:val="00117A60"/>
    <w:rsid w:val="00117F0E"/>
    <w:rsid w:val="00117FA8"/>
    <w:rsid w:val="001200FA"/>
    <w:rsid w:val="00120528"/>
    <w:rsid w:val="001209E8"/>
    <w:rsid w:val="00120BC9"/>
    <w:rsid w:val="00120F31"/>
    <w:rsid w:val="00121AF3"/>
    <w:rsid w:val="00121D5D"/>
    <w:rsid w:val="00122243"/>
    <w:rsid w:val="0012263D"/>
    <w:rsid w:val="001248C6"/>
    <w:rsid w:val="00124B89"/>
    <w:rsid w:val="00124F72"/>
    <w:rsid w:val="00125CAE"/>
    <w:rsid w:val="0012602F"/>
    <w:rsid w:val="0012674C"/>
    <w:rsid w:val="00126AEA"/>
    <w:rsid w:val="00126E58"/>
    <w:rsid w:val="00127509"/>
    <w:rsid w:val="001278F1"/>
    <w:rsid w:val="00127DA8"/>
    <w:rsid w:val="001313FF"/>
    <w:rsid w:val="0013248A"/>
    <w:rsid w:val="00132499"/>
    <w:rsid w:val="00132523"/>
    <w:rsid w:val="001332C7"/>
    <w:rsid w:val="001334C8"/>
    <w:rsid w:val="001338CF"/>
    <w:rsid w:val="00133A58"/>
    <w:rsid w:val="00135ED6"/>
    <w:rsid w:val="00136A82"/>
    <w:rsid w:val="0013705F"/>
    <w:rsid w:val="001372BA"/>
    <w:rsid w:val="00137E68"/>
    <w:rsid w:val="001400DC"/>
    <w:rsid w:val="001401E4"/>
    <w:rsid w:val="0014058B"/>
    <w:rsid w:val="00140741"/>
    <w:rsid w:val="00140B95"/>
    <w:rsid w:val="0014147F"/>
    <w:rsid w:val="00141490"/>
    <w:rsid w:val="00141956"/>
    <w:rsid w:val="00141C50"/>
    <w:rsid w:val="00142889"/>
    <w:rsid w:val="00142AAF"/>
    <w:rsid w:val="00142C36"/>
    <w:rsid w:val="00143B52"/>
    <w:rsid w:val="00143FDD"/>
    <w:rsid w:val="00144BC2"/>
    <w:rsid w:val="00144DF1"/>
    <w:rsid w:val="00145186"/>
    <w:rsid w:val="00145212"/>
    <w:rsid w:val="001453B5"/>
    <w:rsid w:val="001454A2"/>
    <w:rsid w:val="00145C9D"/>
    <w:rsid w:val="001461D7"/>
    <w:rsid w:val="00147CA7"/>
    <w:rsid w:val="00150727"/>
    <w:rsid w:val="001510D4"/>
    <w:rsid w:val="00151E05"/>
    <w:rsid w:val="00152B9D"/>
    <w:rsid w:val="00153CFE"/>
    <w:rsid w:val="0015418F"/>
    <w:rsid w:val="00154528"/>
    <w:rsid w:val="001545F1"/>
    <w:rsid w:val="001552F6"/>
    <w:rsid w:val="00155C1D"/>
    <w:rsid w:val="00155C83"/>
    <w:rsid w:val="00155DB5"/>
    <w:rsid w:val="00155E4C"/>
    <w:rsid w:val="001560BD"/>
    <w:rsid w:val="00156467"/>
    <w:rsid w:val="00156B03"/>
    <w:rsid w:val="001575A3"/>
    <w:rsid w:val="001575B8"/>
    <w:rsid w:val="00160031"/>
    <w:rsid w:val="001604B9"/>
    <w:rsid w:val="00160C7C"/>
    <w:rsid w:val="00161204"/>
    <w:rsid w:val="00161275"/>
    <w:rsid w:val="00161404"/>
    <w:rsid w:val="00161501"/>
    <w:rsid w:val="00161E76"/>
    <w:rsid w:val="00162824"/>
    <w:rsid w:val="00162B2C"/>
    <w:rsid w:val="00162E5F"/>
    <w:rsid w:val="00163732"/>
    <w:rsid w:val="00163921"/>
    <w:rsid w:val="00163B9E"/>
    <w:rsid w:val="00163EAA"/>
    <w:rsid w:val="001650BD"/>
    <w:rsid w:val="00165294"/>
    <w:rsid w:val="0016530D"/>
    <w:rsid w:val="00166108"/>
    <w:rsid w:val="001665E0"/>
    <w:rsid w:val="0016750C"/>
    <w:rsid w:val="001701C3"/>
    <w:rsid w:val="001704D2"/>
    <w:rsid w:val="00170B21"/>
    <w:rsid w:val="00170DFE"/>
    <w:rsid w:val="00170E21"/>
    <w:rsid w:val="00170FED"/>
    <w:rsid w:val="00171427"/>
    <w:rsid w:val="00171937"/>
    <w:rsid w:val="00171FB8"/>
    <w:rsid w:val="00172095"/>
    <w:rsid w:val="00173259"/>
    <w:rsid w:val="0017388E"/>
    <w:rsid w:val="00173BDC"/>
    <w:rsid w:val="00173CCE"/>
    <w:rsid w:val="0017514D"/>
    <w:rsid w:val="00175459"/>
    <w:rsid w:val="00175613"/>
    <w:rsid w:val="00175CBC"/>
    <w:rsid w:val="00175E7F"/>
    <w:rsid w:val="00175F03"/>
    <w:rsid w:val="00176850"/>
    <w:rsid w:val="00176C57"/>
    <w:rsid w:val="00176D13"/>
    <w:rsid w:val="00176E71"/>
    <w:rsid w:val="0017748A"/>
    <w:rsid w:val="00177D2A"/>
    <w:rsid w:val="00177DEC"/>
    <w:rsid w:val="001802EC"/>
    <w:rsid w:val="001805E8"/>
    <w:rsid w:val="00180708"/>
    <w:rsid w:val="0018168F"/>
    <w:rsid w:val="00182A14"/>
    <w:rsid w:val="001846E5"/>
    <w:rsid w:val="00184C97"/>
    <w:rsid w:val="00184FBF"/>
    <w:rsid w:val="00185125"/>
    <w:rsid w:val="00185177"/>
    <w:rsid w:val="00185685"/>
    <w:rsid w:val="00186D4C"/>
    <w:rsid w:val="00186ED4"/>
    <w:rsid w:val="00187473"/>
    <w:rsid w:val="00187688"/>
    <w:rsid w:val="0019049F"/>
    <w:rsid w:val="00190789"/>
    <w:rsid w:val="001910EF"/>
    <w:rsid w:val="0019162F"/>
    <w:rsid w:val="00191897"/>
    <w:rsid w:val="00191F65"/>
    <w:rsid w:val="00192FBE"/>
    <w:rsid w:val="00193365"/>
    <w:rsid w:val="00193B9F"/>
    <w:rsid w:val="00193CA8"/>
    <w:rsid w:val="001944EF"/>
    <w:rsid w:val="001946B0"/>
    <w:rsid w:val="00195C84"/>
    <w:rsid w:val="00195D1C"/>
    <w:rsid w:val="00195FEC"/>
    <w:rsid w:val="001965BD"/>
    <w:rsid w:val="00196903"/>
    <w:rsid w:val="00197318"/>
    <w:rsid w:val="001977A7"/>
    <w:rsid w:val="00197B1E"/>
    <w:rsid w:val="00197FBE"/>
    <w:rsid w:val="001A002B"/>
    <w:rsid w:val="001A00F4"/>
    <w:rsid w:val="001A07B7"/>
    <w:rsid w:val="001A144F"/>
    <w:rsid w:val="001A1935"/>
    <w:rsid w:val="001A1DCD"/>
    <w:rsid w:val="001A25E2"/>
    <w:rsid w:val="001A2C92"/>
    <w:rsid w:val="001A31A8"/>
    <w:rsid w:val="001A36C7"/>
    <w:rsid w:val="001A3777"/>
    <w:rsid w:val="001A37D6"/>
    <w:rsid w:val="001A3C51"/>
    <w:rsid w:val="001A3F25"/>
    <w:rsid w:val="001A40D3"/>
    <w:rsid w:val="001A4F09"/>
    <w:rsid w:val="001A5B2C"/>
    <w:rsid w:val="001A6154"/>
    <w:rsid w:val="001A67A6"/>
    <w:rsid w:val="001A6A27"/>
    <w:rsid w:val="001A6E1B"/>
    <w:rsid w:val="001A6E45"/>
    <w:rsid w:val="001A72A9"/>
    <w:rsid w:val="001A745A"/>
    <w:rsid w:val="001B03B3"/>
    <w:rsid w:val="001B0649"/>
    <w:rsid w:val="001B0A0F"/>
    <w:rsid w:val="001B1423"/>
    <w:rsid w:val="001B149B"/>
    <w:rsid w:val="001B14C7"/>
    <w:rsid w:val="001B1EC0"/>
    <w:rsid w:val="001B2158"/>
    <w:rsid w:val="001B323B"/>
    <w:rsid w:val="001B37AE"/>
    <w:rsid w:val="001B380E"/>
    <w:rsid w:val="001B3DFC"/>
    <w:rsid w:val="001B5453"/>
    <w:rsid w:val="001B588A"/>
    <w:rsid w:val="001B5F4B"/>
    <w:rsid w:val="001B5F70"/>
    <w:rsid w:val="001B62EB"/>
    <w:rsid w:val="001B6BD7"/>
    <w:rsid w:val="001C02B3"/>
    <w:rsid w:val="001C0B80"/>
    <w:rsid w:val="001C0CED"/>
    <w:rsid w:val="001C136E"/>
    <w:rsid w:val="001C2CE4"/>
    <w:rsid w:val="001C3083"/>
    <w:rsid w:val="001C3BA3"/>
    <w:rsid w:val="001C3E43"/>
    <w:rsid w:val="001C4D8B"/>
    <w:rsid w:val="001C5CF9"/>
    <w:rsid w:val="001C64D0"/>
    <w:rsid w:val="001C6BE7"/>
    <w:rsid w:val="001C7821"/>
    <w:rsid w:val="001C787F"/>
    <w:rsid w:val="001C7A5A"/>
    <w:rsid w:val="001C7AAF"/>
    <w:rsid w:val="001C7CE6"/>
    <w:rsid w:val="001C7F3E"/>
    <w:rsid w:val="001D1B47"/>
    <w:rsid w:val="001D1FB3"/>
    <w:rsid w:val="001D20CD"/>
    <w:rsid w:val="001D266E"/>
    <w:rsid w:val="001D27D1"/>
    <w:rsid w:val="001D2A33"/>
    <w:rsid w:val="001D3424"/>
    <w:rsid w:val="001D39ED"/>
    <w:rsid w:val="001D3DC1"/>
    <w:rsid w:val="001D6315"/>
    <w:rsid w:val="001D6FBE"/>
    <w:rsid w:val="001D7584"/>
    <w:rsid w:val="001D763E"/>
    <w:rsid w:val="001D7CFF"/>
    <w:rsid w:val="001D7E10"/>
    <w:rsid w:val="001E0342"/>
    <w:rsid w:val="001E03E5"/>
    <w:rsid w:val="001E03EA"/>
    <w:rsid w:val="001E047B"/>
    <w:rsid w:val="001E08AD"/>
    <w:rsid w:val="001E09B3"/>
    <w:rsid w:val="001E0DF8"/>
    <w:rsid w:val="001E2DFC"/>
    <w:rsid w:val="001E34C1"/>
    <w:rsid w:val="001E3558"/>
    <w:rsid w:val="001E358F"/>
    <w:rsid w:val="001E39AE"/>
    <w:rsid w:val="001E3C93"/>
    <w:rsid w:val="001E43B2"/>
    <w:rsid w:val="001E43B9"/>
    <w:rsid w:val="001E62AE"/>
    <w:rsid w:val="001E62B9"/>
    <w:rsid w:val="001E62D5"/>
    <w:rsid w:val="001E6BB7"/>
    <w:rsid w:val="001E6C2C"/>
    <w:rsid w:val="001E76DA"/>
    <w:rsid w:val="001E7D25"/>
    <w:rsid w:val="001F0CFE"/>
    <w:rsid w:val="001F18A0"/>
    <w:rsid w:val="001F1D1E"/>
    <w:rsid w:val="001F30F6"/>
    <w:rsid w:val="001F35EB"/>
    <w:rsid w:val="001F39B5"/>
    <w:rsid w:val="001F3EE6"/>
    <w:rsid w:val="001F3EFB"/>
    <w:rsid w:val="001F4CD8"/>
    <w:rsid w:val="001F4F7D"/>
    <w:rsid w:val="001F5167"/>
    <w:rsid w:val="001F56B2"/>
    <w:rsid w:val="001F58C5"/>
    <w:rsid w:val="001F5C67"/>
    <w:rsid w:val="001F71EF"/>
    <w:rsid w:val="001F7907"/>
    <w:rsid w:val="001F7C2A"/>
    <w:rsid w:val="001F7E46"/>
    <w:rsid w:val="002001DC"/>
    <w:rsid w:val="002009B5"/>
    <w:rsid w:val="00200C9A"/>
    <w:rsid w:val="002015DC"/>
    <w:rsid w:val="00201663"/>
    <w:rsid w:val="00201B29"/>
    <w:rsid w:val="00201BF1"/>
    <w:rsid w:val="00201DD9"/>
    <w:rsid w:val="002025B7"/>
    <w:rsid w:val="002028F5"/>
    <w:rsid w:val="002033F2"/>
    <w:rsid w:val="00203B62"/>
    <w:rsid w:val="0020566B"/>
    <w:rsid w:val="002056C4"/>
    <w:rsid w:val="00205B00"/>
    <w:rsid w:val="00205FFB"/>
    <w:rsid w:val="0020601D"/>
    <w:rsid w:val="00206233"/>
    <w:rsid w:val="00206BA6"/>
    <w:rsid w:val="00206E91"/>
    <w:rsid w:val="00206F6F"/>
    <w:rsid w:val="00210494"/>
    <w:rsid w:val="00210BD6"/>
    <w:rsid w:val="00210D25"/>
    <w:rsid w:val="00211984"/>
    <w:rsid w:val="00211C56"/>
    <w:rsid w:val="00211E15"/>
    <w:rsid w:val="00214047"/>
    <w:rsid w:val="00214662"/>
    <w:rsid w:val="00214A95"/>
    <w:rsid w:val="00214F21"/>
    <w:rsid w:val="00214F51"/>
    <w:rsid w:val="002152EC"/>
    <w:rsid w:val="00215E50"/>
    <w:rsid w:val="00215FFF"/>
    <w:rsid w:val="002161AE"/>
    <w:rsid w:val="002165D5"/>
    <w:rsid w:val="002167C1"/>
    <w:rsid w:val="00216B98"/>
    <w:rsid w:val="00216C0E"/>
    <w:rsid w:val="00216C3C"/>
    <w:rsid w:val="002175C3"/>
    <w:rsid w:val="00220507"/>
    <w:rsid w:val="002205AB"/>
    <w:rsid w:val="0022062F"/>
    <w:rsid w:val="00221313"/>
    <w:rsid w:val="00221678"/>
    <w:rsid w:val="00221996"/>
    <w:rsid w:val="00221E52"/>
    <w:rsid w:val="00222126"/>
    <w:rsid w:val="002224CC"/>
    <w:rsid w:val="00222B81"/>
    <w:rsid w:val="00222D70"/>
    <w:rsid w:val="00222F10"/>
    <w:rsid w:val="002236B4"/>
    <w:rsid w:val="00223A1A"/>
    <w:rsid w:val="002241D3"/>
    <w:rsid w:val="00224530"/>
    <w:rsid w:val="0022570E"/>
    <w:rsid w:val="002258A0"/>
    <w:rsid w:val="00225A07"/>
    <w:rsid w:val="00225C00"/>
    <w:rsid w:val="00225C34"/>
    <w:rsid w:val="00225C87"/>
    <w:rsid w:val="00226578"/>
    <w:rsid w:val="002271B2"/>
    <w:rsid w:val="00227B70"/>
    <w:rsid w:val="002300D1"/>
    <w:rsid w:val="00231B56"/>
    <w:rsid w:val="00232BC7"/>
    <w:rsid w:val="00232C48"/>
    <w:rsid w:val="00233564"/>
    <w:rsid w:val="00234365"/>
    <w:rsid w:val="002347E2"/>
    <w:rsid w:val="00235418"/>
    <w:rsid w:val="00235517"/>
    <w:rsid w:val="00235839"/>
    <w:rsid w:val="00236265"/>
    <w:rsid w:val="002367CE"/>
    <w:rsid w:val="00236830"/>
    <w:rsid w:val="0023735E"/>
    <w:rsid w:val="00237421"/>
    <w:rsid w:val="0023751D"/>
    <w:rsid w:val="00237B18"/>
    <w:rsid w:val="00240948"/>
    <w:rsid w:val="00240A29"/>
    <w:rsid w:val="0024115B"/>
    <w:rsid w:val="00241217"/>
    <w:rsid w:val="0024161F"/>
    <w:rsid w:val="00241C77"/>
    <w:rsid w:val="00241DCE"/>
    <w:rsid w:val="00241E27"/>
    <w:rsid w:val="00243404"/>
    <w:rsid w:val="00243C2C"/>
    <w:rsid w:val="00243DDF"/>
    <w:rsid w:val="002447DC"/>
    <w:rsid w:val="0024494C"/>
    <w:rsid w:val="00244B85"/>
    <w:rsid w:val="00244C4A"/>
    <w:rsid w:val="00244E1B"/>
    <w:rsid w:val="00244E51"/>
    <w:rsid w:val="002453AC"/>
    <w:rsid w:val="00245663"/>
    <w:rsid w:val="00246258"/>
    <w:rsid w:val="0024645C"/>
    <w:rsid w:val="00247278"/>
    <w:rsid w:val="0024793F"/>
    <w:rsid w:val="00247A5F"/>
    <w:rsid w:val="002500E1"/>
    <w:rsid w:val="0025047B"/>
    <w:rsid w:val="00250DFB"/>
    <w:rsid w:val="00250F30"/>
    <w:rsid w:val="00251301"/>
    <w:rsid w:val="00251522"/>
    <w:rsid w:val="00251931"/>
    <w:rsid w:val="00252371"/>
    <w:rsid w:val="0025245C"/>
    <w:rsid w:val="00252726"/>
    <w:rsid w:val="00253289"/>
    <w:rsid w:val="0025368C"/>
    <w:rsid w:val="0025391C"/>
    <w:rsid w:val="00253A62"/>
    <w:rsid w:val="00253CBC"/>
    <w:rsid w:val="0025463D"/>
    <w:rsid w:val="00254705"/>
    <w:rsid w:val="00254D0B"/>
    <w:rsid w:val="00254DE9"/>
    <w:rsid w:val="00254E0A"/>
    <w:rsid w:val="002556C8"/>
    <w:rsid w:val="0025574E"/>
    <w:rsid w:val="00256021"/>
    <w:rsid w:val="002566A4"/>
    <w:rsid w:val="00257298"/>
    <w:rsid w:val="00257738"/>
    <w:rsid w:val="002577D5"/>
    <w:rsid w:val="0025786E"/>
    <w:rsid w:val="00257EFC"/>
    <w:rsid w:val="00260AE5"/>
    <w:rsid w:val="00260D1C"/>
    <w:rsid w:val="00261527"/>
    <w:rsid w:val="002619F3"/>
    <w:rsid w:val="00261AEF"/>
    <w:rsid w:val="0026224D"/>
    <w:rsid w:val="00262B1A"/>
    <w:rsid w:val="00262E85"/>
    <w:rsid w:val="0026367D"/>
    <w:rsid w:val="002638E5"/>
    <w:rsid w:val="002643FB"/>
    <w:rsid w:val="002650EB"/>
    <w:rsid w:val="00265429"/>
    <w:rsid w:val="002656B6"/>
    <w:rsid w:val="00265A73"/>
    <w:rsid w:val="00266C79"/>
    <w:rsid w:val="00266EBE"/>
    <w:rsid w:val="00267194"/>
    <w:rsid w:val="002675D4"/>
    <w:rsid w:val="00267739"/>
    <w:rsid w:val="00267913"/>
    <w:rsid w:val="0026ED08"/>
    <w:rsid w:val="002703E2"/>
    <w:rsid w:val="002705AB"/>
    <w:rsid w:val="00270891"/>
    <w:rsid w:val="0027097F"/>
    <w:rsid w:val="00270ADD"/>
    <w:rsid w:val="00270DBA"/>
    <w:rsid w:val="00271093"/>
    <w:rsid w:val="002714AA"/>
    <w:rsid w:val="002714D0"/>
    <w:rsid w:val="0027154D"/>
    <w:rsid w:val="002718B0"/>
    <w:rsid w:val="002718F1"/>
    <w:rsid w:val="00271D40"/>
    <w:rsid w:val="002721CB"/>
    <w:rsid w:val="0027225D"/>
    <w:rsid w:val="0027241C"/>
    <w:rsid w:val="00272A73"/>
    <w:rsid w:val="00272A7F"/>
    <w:rsid w:val="00273245"/>
    <w:rsid w:val="00274118"/>
    <w:rsid w:val="00274520"/>
    <w:rsid w:val="00274DFF"/>
    <w:rsid w:val="00274F80"/>
    <w:rsid w:val="0027548B"/>
    <w:rsid w:val="002759DE"/>
    <w:rsid w:val="00275A57"/>
    <w:rsid w:val="00275C46"/>
    <w:rsid w:val="00276211"/>
    <w:rsid w:val="00276241"/>
    <w:rsid w:val="002763DA"/>
    <w:rsid w:val="002764E0"/>
    <w:rsid w:val="002765AD"/>
    <w:rsid w:val="00277000"/>
    <w:rsid w:val="0027722F"/>
    <w:rsid w:val="002774A2"/>
    <w:rsid w:val="002778DF"/>
    <w:rsid w:val="00277988"/>
    <w:rsid w:val="00277E16"/>
    <w:rsid w:val="00280663"/>
    <w:rsid w:val="00280DF6"/>
    <w:rsid w:val="00281497"/>
    <w:rsid w:val="002818B6"/>
    <w:rsid w:val="00281C8D"/>
    <w:rsid w:val="002820D7"/>
    <w:rsid w:val="002822BE"/>
    <w:rsid w:val="00282AD8"/>
    <w:rsid w:val="00282B73"/>
    <w:rsid w:val="00282C1F"/>
    <w:rsid w:val="00282FC8"/>
    <w:rsid w:val="002836DC"/>
    <w:rsid w:val="00283FAE"/>
    <w:rsid w:val="002846F6"/>
    <w:rsid w:val="00284A05"/>
    <w:rsid w:val="002857F0"/>
    <w:rsid w:val="00285AF4"/>
    <w:rsid w:val="00285D16"/>
    <w:rsid w:val="00285F73"/>
    <w:rsid w:val="002864A9"/>
    <w:rsid w:val="0028674F"/>
    <w:rsid w:val="002869F6"/>
    <w:rsid w:val="00286D72"/>
    <w:rsid w:val="00286DDD"/>
    <w:rsid w:val="00286FCD"/>
    <w:rsid w:val="002873FC"/>
    <w:rsid w:val="00287991"/>
    <w:rsid w:val="00287CC1"/>
    <w:rsid w:val="00287FC3"/>
    <w:rsid w:val="00290168"/>
    <w:rsid w:val="002902AC"/>
    <w:rsid w:val="002908C5"/>
    <w:rsid w:val="0029152D"/>
    <w:rsid w:val="002915EF"/>
    <w:rsid w:val="00291BED"/>
    <w:rsid w:val="00292010"/>
    <w:rsid w:val="00292554"/>
    <w:rsid w:val="002929C1"/>
    <w:rsid w:val="002929CB"/>
    <w:rsid w:val="00292D25"/>
    <w:rsid w:val="0029372E"/>
    <w:rsid w:val="00293DDF"/>
    <w:rsid w:val="00294866"/>
    <w:rsid w:val="00294DCF"/>
    <w:rsid w:val="00295B76"/>
    <w:rsid w:val="002967A2"/>
    <w:rsid w:val="002972AF"/>
    <w:rsid w:val="00297B05"/>
    <w:rsid w:val="00297DB7"/>
    <w:rsid w:val="00297ECE"/>
    <w:rsid w:val="002A0476"/>
    <w:rsid w:val="002A0603"/>
    <w:rsid w:val="002A07C3"/>
    <w:rsid w:val="002A1359"/>
    <w:rsid w:val="002A140A"/>
    <w:rsid w:val="002A1541"/>
    <w:rsid w:val="002A1D8D"/>
    <w:rsid w:val="002A206F"/>
    <w:rsid w:val="002A3256"/>
    <w:rsid w:val="002A35C6"/>
    <w:rsid w:val="002A48D3"/>
    <w:rsid w:val="002A4B50"/>
    <w:rsid w:val="002A4FEF"/>
    <w:rsid w:val="002A6554"/>
    <w:rsid w:val="002A6A8B"/>
    <w:rsid w:val="002A7649"/>
    <w:rsid w:val="002A7966"/>
    <w:rsid w:val="002A7B54"/>
    <w:rsid w:val="002B0206"/>
    <w:rsid w:val="002B05D1"/>
    <w:rsid w:val="002B065E"/>
    <w:rsid w:val="002B06F7"/>
    <w:rsid w:val="002B08E0"/>
    <w:rsid w:val="002B0AF9"/>
    <w:rsid w:val="002B0BCE"/>
    <w:rsid w:val="002B0CE6"/>
    <w:rsid w:val="002B1235"/>
    <w:rsid w:val="002B15F8"/>
    <w:rsid w:val="002B1B61"/>
    <w:rsid w:val="002B1EE7"/>
    <w:rsid w:val="002B24CF"/>
    <w:rsid w:val="002B2E66"/>
    <w:rsid w:val="002B3220"/>
    <w:rsid w:val="002B3D8D"/>
    <w:rsid w:val="002B4564"/>
    <w:rsid w:val="002B4D98"/>
    <w:rsid w:val="002B4DE0"/>
    <w:rsid w:val="002B51AE"/>
    <w:rsid w:val="002B51C1"/>
    <w:rsid w:val="002B599B"/>
    <w:rsid w:val="002B5F9D"/>
    <w:rsid w:val="002B6422"/>
    <w:rsid w:val="002B6BAB"/>
    <w:rsid w:val="002B6E80"/>
    <w:rsid w:val="002B70A6"/>
    <w:rsid w:val="002B7842"/>
    <w:rsid w:val="002B7B1D"/>
    <w:rsid w:val="002B7E78"/>
    <w:rsid w:val="002C006F"/>
    <w:rsid w:val="002C01E4"/>
    <w:rsid w:val="002C04C4"/>
    <w:rsid w:val="002C093A"/>
    <w:rsid w:val="002C0B18"/>
    <w:rsid w:val="002C0B45"/>
    <w:rsid w:val="002C0E50"/>
    <w:rsid w:val="002C178C"/>
    <w:rsid w:val="002C1C73"/>
    <w:rsid w:val="002C2219"/>
    <w:rsid w:val="002C26DD"/>
    <w:rsid w:val="002C34BA"/>
    <w:rsid w:val="002C35C1"/>
    <w:rsid w:val="002C3D29"/>
    <w:rsid w:val="002C400F"/>
    <w:rsid w:val="002C46B4"/>
    <w:rsid w:val="002C4AC1"/>
    <w:rsid w:val="002C5382"/>
    <w:rsid w:val="002C5B64"/>
    <w:rsid w:val="002C604A"/>
    <w:rsid w:val="002C627A"/>
    <w:rsid w:val="002C6537"/>
    <w:rsid w:val="002C6811"/>
    <w:rsid w:val="002C6883"/>
    <w:rsid w:val="002C6EB8"/>
    <w:rsid w:val="002C703E"/>
    <w:rsid w:val="002C7532"/>
    <w:rsid w:val="002C75AF"/>
    <w:rsid w:val="002C75CE"/>
    <w:rsid w:val="002C7601"/>
    <w:rsid w:val="002C7628"/>
    <w:rsid w:val="002C77F8"/>
    <w:rsid w:val="002D002A"/>
    <w:rsid w:val="002D089D"/>
    <w:rsid w:val="002D1E4D"/>
    <w:rsid w:val="002D2BE4"/>
    <w:rsid w:val="002D31BF"/>
    <w:rsid w:val="002D329C"/>
    <w:rsid w:val="002D35EA"/>
    <w:rsid w:val="002D3745"/>
    <w:rsid w:val="002D3847"/>
    <w:rsid w:val="002D3972"/>
    <w:rsid w:val="002D3A81"/>
    <w:rsid w:val="002D3DB8"/>
    <w:rsid w:val="002D46FA"/>
    <w:rsid w:val="002D491A"/>
    <w:rsid w:val="002D4B88"/>
    <w:rsid w:val="002D54E8"/>
    <w:rsid w:val="002D5BD8"/>
    <w:rsid w:val="002D5BFB"/>
    <w:rsid w:val="002D5D56"/>
    <w:rsid w:val="002D5F5B"/>
    <w:rsid w:val="002D5F97"/>
    <w:rsid w:val="002D61BF"/>
    <w:rsid w:val="002D6BA1"/>
    <w:rsid w:val="002D6DC9"/>
    <w:rsid w:val="002D6DD7"/>
    <w:rsid w:val="002D7310"/>
    <w:rsid w:val="002E003B"/>
    <w:rsid w:val="002E087E"/>
    <w:rsid w:val="002E0D29"/>
    <w:rsid w:val="002E1892"/>
    <w:rsid w:val="002E19FA"/>
    <w:rsid w:val="002E1BDF"/>
    <w:rsid w:val="002E1F0A"/>
    <w:rsid w:val="002E21F2"/>
    <w:rsid w:val="002E2A49"/>
    <w:rsid w:val="002E347B"/>
    <w:rsid w:val="002E3672"/>
    <w:rsid w:val="002E3887"/>
    <w:rsid w:val="002E3A92"/>
    <w:rsid w:val="002E3F28"/>
    <w:rsid w:val="002E41D2"/>
    <w:rsid w:val="002E4B52"/>
    <w:rsid w:val="002E4E44"/>
    <w:rsid w:val="002E5026"/>
    <w:rsid w:val="002E5BE6"/>
    <w:rsid w:val="002E5D1D"/>
    <w:rsid w:val="002E684B"/>
    <w:rsid w:val="002E68B3"/>
    <w:rsid w:val="002E6D63"/>
    <w:rsid w:val="002F120D"/>
    <w:rsid w:val="002F1379"/>
    <w:rsid w:val="002F1594"/>
    <w:rsid w:val="002F1DA8"/>
    <w:rsid w:val="002F1E78"/>
    <w:rsid w:val="002F2558"/>
    <w:rsid w:val="002F29CC"/>
    <w:rsid w:val="002F2B5E"/>
    <w:rsid w:val="002F2E64"/>
    <w:rsid w:val="002F44AE"/>
    <w:rsid w:val="002F4BDD"/>
    <w:rsid w:val="002F5248"/>
    <w:rsid w:val="002F54E9"/>
    <w:rsid w:val="002F57E9"/>
    <w:rsid w:val="002F5C2F"/>
    <w:rsid w:val="002F5CBB"/>
    <w:rsid w:val="002F5D95"/>
    <w:rsid w:val="002F5D99"/>
    <w:rsid w:val="002F5F5E"/>
    <w:rsid w:val="002F600B"/>
    <w:rsid w:val="002F6824"/>
    <w:rsid w:val="002F695E"/>
    <w:rsid w:val="002F7068"/>
    <w:rsid w:val="002F7115"/>
    <w:rsid w:val="002F723A"/>
    <w:rsid w:val="002F7365"/>
    <w:rsid w:val="00300AB1"/>
    <w:rsid w:val="003011CD"/>
    <w:rsid w:val="00301A57"/>
    <w:rsid w:val="003029FC"/>
    <w:rsid w:val="00302C3D"/>
    <w:rsid w:val="00303E1B"/>
    <w:rsid w:val="00303ECA"/>
    <w:rsid w:val="00303F32"/>
    <w:rsid w:val="0030407F"/>
    <w:rsid w:val="0030546D"/>
    <w:rsid w:val="003058C2"/>
    <w:rsid w:val="00305CA6"/>
    <w:rsid w:val="00305D40"/>
    <w:rsid w:val="00305DD7"/>
    <w:rsid w:val="00305E43"/>
    <w:rsid w:val="003060F8"/>
    <w:rsid w:val="00306287"/>
    <w:rsid w:val="00306319"/>
    <w:rsid w:val="00306EBB"/>
    <w:rsid w:val="00306FCE"/>
    <w:rsid w:val="0030701A"/>
    <w:rsid w:val="003079FC"/>
    <w:rsid w:val="00307BA7"/>
    <w:rsid w:val="00307C61"/>
    <w:rsid w:val="00307DF5"/>
    <w:rsid w:val="00310162"/>
    <w:rsid w:val="00310DF3"/>
    <w:rsid w:val="00311199"/>
    <w:rsid w:val="003112DE"/>
    <w:rsid w:val="003115E0"/>
    <w:rsid w:val="003116AE"/>
    <w:rsid w:val="00312532"/>
    <w:rsid w:val="00312748"/>
    <w:rsid w:val="00312B49"/>
    <w:rsid w:val="00313C14"/>
    <w:rsid w:val="003143CC"/>
    <w:rsid w:val="003144BA"/>
    <w:rsid w:val="003146B6"/>
    <w:rsid w:val="00314709"/>
    <w:rsid w:val="0031536D"/>
    <w:rsid w:val="0031587B"/>
    <w:rsid w:val="00315A2E"/>
    <w:rsid w:val="00315F00"/>
    <w:rsid w:val="003161FB"/>
    <w:rsid w:val="00316627"/>
    <w:rsid w:val="00316C8B"/>
    <w:rsid w:val="00317E32"/>
    <w:rsid w:val="00317F42"/>
    <w:rsid w:val="003208FB"/>
    <w:rsid w:val="003215D3"/>
    <w:rsid w:val="003216F1"/>
    <w:rsid w:val="00321701"/>
    <w:rsid w:val="003222CD"/>
    <w:rsid w:val="00323331"/>
    <w:rsid w:val="00324275"/>
    <w:rsid w:val="003244E6"/>
    <w:rsid w:val="00324D64"/>
    <w:rsid w:val="00324EFA"/>
    <w:rsid w:val="003250B9"/>
    <w:rsid w:val="00325470"/>
    <w:rsid w:val="003254A6"/>
    <w:rsid w:val="003256D4"/>
    <w:rsid w:val="00325912"/>
    <w:rsid w:val="00326777"/>
    <w:rsid w:val="00326AFB"/>
    <w:rsid w:val="00326C54"/>
    <w:rsid w:val="00327664"/>
    <w:rsid w:val="00327B28"/>
    <w:rsid w:val="00327B39"/>
    <w:rsid w:val="0033021A"/>
    <w:rsid w:val="00330E45"/>
    <w:rsid w:val="00330FDB"/>
    <w:rsid w:val="0033121C"/>
    <w:rsid w:val="00331222"/>
    <w:rsid w:val="00331796"/>
    <w:rsid w:val="00332ABC"/>
    <w:rsid w:val="00332AEF"/>
    <w:rsid w:val="00332BE2"/>
    <w:rsid w:val="00332DA6"/>
    <w:rsid w:val="00333592"/>
    <w:rsid w:val="00333865"/>
    <w:rsid w:val="00333930"/>
    <w:rsid w:val="00333936"/>
    <w:rsid w:val="0033455B"/>
    <w:rsid w:val="00334741"/>
    <w:rsid w:val="00334BD5"/>
    <w:rsid w:val="00335565"/>
    <w:rsid w:val="00335A9C"/>
    <w:rsid w:val="00335C7D"/>
    <w:rsid w:val="00336116"/>
    <w:rsid w:val="003369EA"/>
    <w:rsid w:val="00336E1D"/>
    <w:rsid w:val="00337517"/>
    <w:rsid w:val="0033AB2C"/>
    <w:rsid w:val="00340724"/>
    <w:rsid w:val="00340CBF"/>
    <w:rsid w:val="00341281"/>
    <w:rsid w:val="003418CD"/>
    <w:rsid w:val="00341D9A"/>
    <w:rsid w:val="003420B4"/>
    <w:rsid w:val="003425A7"/>
    <w:rsid w:val="00342848"/>
    <w:rsid w:val="003434BE"/>
    <w:rsid w:val="00343BA7"/>
    <w:rsid w:val="00343F18"/>
    <w:rsid w:val="00344819"/>
    <w:rsid w:val="00344F6F"/>
    <w:rsid w:val="003450AC"/>
    <w:rsid w:val="00345390"/>
    <w:rsid w:val="003454EA"/>
    <w:rsid w:val="00346145"/>
    <w:rsid w:val="00346504"/>
    <w:rsid w:val="00346701"/>
    <w:rsid w:val="00346710"/>
    <w:rsid w:val="00346B4E"/>
    <w:rsid w:val="00347021"/>
    <w:rsid w:val="003471E8"/>
    <w:rsid w:val="00347234"/>
    <w:rsid w:val="00347B73"/>
    <w:rsid w:val="003501F7"/>
    <w:rsid w:val="003502C8"/>
    <w:rsid w:val="003502E0"/>
    <w:rsid w:val="003503DF"/>
    <w:rsid w:val="003506C2"/>
    <w:rsid w:val="00350C33"/>
    <w:rsid w:val="00350EC2"/>
    <w:rsid w:val="00351852"/>
    <w:rsid w:val="00351A2F"/>
    <w:rsid w:val="00351F28"/>
    <w:rsid w:val="003528A5"/>
    <w:rsid w:val="00352992"/>
    <w:rsid w:val="00352A68"/>
    <w:rsid w:val="0035339C"/>
    <w:rsid w:val="003534FE"/>
    <w:rsid w:val="00353B1B"/>
    <w:rsid w:val="00353C47"/>
    <w:rsid w:val="00353DD4"/>
    <w:rsid w:val="00354A5D"/>
    <w:rsid w:val="00354D88"/>
    <w:rsid w:val="003551E2"/>
    <w:rsid w:val="00355715"/>
    <w:rsid w:val="00355B8D"/>
    <w:rsid w:val="00355D5C"/>
    <w:rsid w:val="0035603C"/>
    <w:rsid w:val="00357229"/>
    <w:rsid w:val="00360403"/>
    <w:rsid w:val="00360423"/>
    <w:rsid w:val="0036093E"/>
    <w:rsid w:val="00360F0B"/>
    <w:rsid w:val="003610D2"/>
    <w:rsid w:val="00361347"/>
    <w:rsid w:val="00361DC9"/>
    <w:rsid w:val="00362292"/>
    <w:rsid w:val="00362328"/>
    <w:rsid w:val="00362AB2"/>
    <w:rsid w:val="00362ED1"/>
    <w:rsid w:val="0036356C"/>
    <w:rsid w:val="00363779"/>
    <w:rsid w:val="0036389B"/>
    <w:rsid w:val="00364DBD"/>
    <w:rsid w:val="00365259"/>
    <w:rsid w:val="00365954"/>
    <w:rsid w:val="00367150"/>
    <w:rsid w:val="003671C5"/>
    <w:rsid w:val="00367653"/>
    <w:rsid w:val="00370E79"/>
    <w:rsid w:val="003710A3"/>
    <w:rsid w:val="00371349"/>
    <w:rsid w:val="0037178B"/>
    <w:rsid w:val="003719FA"/>
    <w:rsid w:val="0037257B"/>
    <w:rsid w:val="00372DAB"/>
    <w:rsid w:val="00373641"/>
    <w:rsid w:val="003737D4"/>
    <w:rsid w:val="00373CCF"/>
    <w:rsid w:val="00374848"/>
    <w:rsid w:val="00375A3D"/>
    <w:rsid w:val="00375B3B"/>
    <w:rsid w:val="00375C7F"/>
    <w:rsid w:val="003769FD"/>
    <w:rsid w:val="00376FDE"/>
    <w:rsid w:val="0037742F"/>
    <w:rsid w:val="003774DE"/>
    <w:rsid w:val="003775ED"/>
    <w:rsid w:val="00377670"/>
    <w:rsid w:val="00377895"/>
    <w:rsid w:val="00377B68"/>
    <w:rsid w:val="00377EE9"/>
    <w:rsid w:val="00381D32"/>
    <w:rsid w:val="00381EC6"/>
    <w:rsid w:val="0038258D"/>
    <w:rsid w:val="003825EE"/>
    <w:rsid w:val="00382C88"/>
    <w:rsid w:val="003831A8"/>
    <w:rsid w:val="003833A2"/>
    <w:rsid w:val="0038397A"/>
    <w:rsid w:val="00384371"/>
    <w:rsid w:val="00384B9F"/>
    <w:rsid w:val="00384C9D"/>
    <w:rsid w:val="00385D19"/>
    <w:rsid w:val="00386480"/>
    <w:rsid w:val="00387199"/>
    <w:rsid w:val="00387235"/>
    <w:rsid w:val="00387B0B"/>
    <w:rsid w:val="00390D90"/>
    <w:rsid w:val="003916FB"/>
    <w:rsid w:val="00391F4C"/>
    <w:rsid w:val="00392841"/>
    <w:rsid w:val="003935CD"/>
    <w:rsid w:val="00393D05"/>
    <w:rsid w:val="003940D1"/>
    <w:rsid w:val="003943AF"/>
    <w:rsid w:val="0039476D"/>
    <w:rsid w:val="003952F2"/>
    <w:rsid w:val="00395CD7"/>
    <w:rsid w:val="00396052"/>
    <w:rsid w:val="00396781"/>
    <w:rsid w:val="00396A0F"/>
    <w:rsid w:val="00396E3B"/>
    <w:rsid w:val="003973CE"/>
    <w:rsid w:val="003978E0"/>
    <w:rsid w:val="003A0245"/>
    <w:rsid w:val="003A04E2"/>
    <w:rsid w:val="003A1926"/>
    <w:rsid w:val="003A1AA1"/>
    <w:rsid w:val="003A248B"/>
    <w:rsid w:val="003A249A"/>
    <w:rsid w:val="003A262F"/>
    <w:rsid w:val="003A2AD1"/>
    <w:rsid w:val="003A2C1A"/>
    <w:rsid w:val="003A311B"/>
    <w:rsid w:val="003A3DD4"/>
    <w:rsid w:val="003A3E9B"/>
    <w:rsid w:val="003A4456"/>
    <w:rsid w:val="003A45D8"/>
    <w:rsid w:val="003A465D"/>
    <w:rsid w:val="003A4BA5"/>
    <w:rsid w:val="003A5A54"/>
    <w:rsid w:val="003A681F"/>
    <w:rsid w:val="003A6D12"/>
    <w:rsid w:val="003A6FE5"/>
    <w:rsid w:val="003A7219"/>
    <w:rsid w:val="003A7576"/>
    <w:rsid w:val="003A7838"/>
    <w:rsid w:val="003A7CB3"/>
    <w:rsid w:val="003B02FA"/>
    <w:rsid w:val="003B083F"/>
    <w:rsid w:val="003B0D3D"/>
    <w:rsid w:val="003B0F8E"/>
    <w:rsid w:val="003B1AF4"/>
    <w:rsid w:val="003B1B3B"/>
    <w:rsid w:val="003B2283"/>
    <w:rsid w:val="003B2926"/>
    <w:rsid w:val="003B2B3F"/>
    <w:rsid w:val="003B3C81"/>
    <w:rsid w:val="003B469C"/>
    <w:rsid w:val="003B4754"/>
    <w:rsid w:val="003B4844"/>
    <w:rsid w:val="003B4B1A"/>
    <w:rsid w:val="003B5575"/>
    <w:rsid w:val="003B5EDC"/>
    <w:rsid w:val="003B62E7"/>
    <w:rsid w:val="003B6691"/>
    <w:rsid w:val="003B6C0E"/>
    <w:rsid w:val="003B6E27"/>
    <w:rsid w:val="003B73B5"/>
    <w:rsid w:val="003B7852"/>
    <w:rsid w:val="003B7D1E"/>
    <w:rsid w:val="003B7FFE"/>
    <w:rsid w:val="003C0A31"/>
    <w:rsid w:val="003C0B5A"/>
    <w:rsid w:val="003C0D16"/>
    <w:rsid w:val="003C126E"/>
    <w:rsid w:val="003C16D4"/>
    <w:rsid w:val="003C1EFC"/>
    <w:rsid w:val="003C1F89"/>
    <w:rsid w:val="003C224A"/>
    <w:rsid w:val="003C2311"/>
    <w:rsid w:val="003C2534"/>
    <w:rsid w:val="003C2B70"/>
    <w:rsid w:val="003C2C75"/>
    <w:rsid w:val="003C3420"/>
    <w:rsid w:val="003C407D"/>
    <w:rsid w:val="003C4166"/>
    <w:rsid w:val="003C436B"/>
    <w:rsid w:val="003C48AB"/>
    <w:rsid w:val="003C48D3"/>
    <w:rsid w:val="003C4A25"/>
    <w:rsid w:val="003C51AA"/>
    <w:rsid w:val="003C5451"/>
    <w:rsid w:val="003C66CE"/>
    <w:rsid w:val="003C6A0D"/>
    <w:rsid w:val="003C71C7"/>
    <w:rsid w:val="003C7655"/>
    <w:rsid w:val="003C7878"/>
    <w:rsid w:val="003C7BFA"/>
    <w:rsid w:val="003C7D1B"/>
    <w:rsid w:val="003D01D8"/>
    <w:rsid w:val="003D0641"/>
    <w:rsid w:val="003D0AAB"/>
    <w:rsid w:val="003D0E27"/>
    <w:rsid w:val="003D0F57"/>
    <w:rsid w:val="003D135B"/>
    <w:rsid w:val="003D1435"/>
    <w:rsid w:val="003D181B"/>
    <w:rsid w:val="003D25AA"/>
    <w:rsid w:val="003D2E78"/>
    <w:rsid w:val="003D3119"/>
    <w:rsid w:val="003D327F"/>
    <w:rsid w:val="003D3F2E"/>
    <w:rsid w:val="003D403D"/>
    <w:rsid w:val="003D4139"/>
    <w:rsid w:val="003D428F"/>
    <w:rsid w:val="003D4469"/>
    <w:rsid w:val="003D476A"/>
    <w:rsid w:val="003D4D67"/>
    <w:rsid w:val="003D4DB0"/>
    <w:rsid w:val="003D5000"/>
    <w:rsid w:val="003D539E"/>
    <w:rsid w:val="003D5B8F"/>
    <w:rsid w:val="003D649A"/>
    <w:rsid w:val="003D667F"/>
    <w:rsid w:val="003D6E59"/>
    <w:rsid w:val="003D70F5"/>
    <w:rsid w:val="003D73CB"/>
    <w:rsid w:val="003D7BCC"/>
    <w:rsid w:val="003E0569"/>
    <w:rsid w:val="003E1208"/>
    <w:rsid w:val="003E1491"/>
    <w:rsid w:val="003E1CC1"/>
    <w:rsid w:val="003E2242"/>
    <w:rsid w:val="003E270A"/>
    <w:rsid w:val="003E3108"/>
    <w:rsid w:val="003E33C4"/>
    <w:rsid w:val="003E39A9"/>
    <w:rsid w:val="003E3B75"/>
    <w:rsid w:val="003E4798"/>
    <w:rsid w:val="003E50F3"/>
    <w:rsid w:val="003E5620"/>
    <w:rsid w:val="003E591C"/>
    <w:rsid w:val="003E5C2F"/>
    <w:rsid w:val="003E60E7"/>
    <w:rsid w:val="003E6435"/>
    <w:rsid w:val="003E6564"/>
    <w:rsid w:val="003E66B2"/>
    <w:rsid w:val="003E6764"/>
    <w:rsid w:val="003E682F"/>
    <w:rsid w:val="003E6A45"/>
    <w:rsid w:val="003E6C54"/>
    <w:rsid w:val="003E7A25"/>
    <w:rsid w:val="003E7BA6"/>
    <w:rsid w:val="003E7E44"/>
    <w:rsid w:val="003E7EBC"/>
    <w:rsid w:val="003F0354"/>
    <w:rsid w:val="003F0D52"/>
    <w:rsid w:val="003F136A"/>
    <w:rsid w:val="003F1637"/>
    <w:rsid w:val="003F25E2"/>
    <w:rsid w:val="003F2B8F"/>
    <w:rsid w:val="003F3004"/>
    <w:rsid w:val="003F3BEC"/>
    <w:rsid w:val="003F3C16"/>
    <w:rsid w:val="003F4134"/>
    <w:rsid w:val="003F48B9"/>
    <w:rsid w:val="003F4A8E"/>
    <w:rsid w:val="003F61B3"/>
    <w:rsid w:val="003F7753"/>
    <w:rsid w:val="003F7D56"/>
    <w:rsid w:val="00400474"/>
    <w:rsid w:val="004004BB"/>
    <w:rsid w:val="0040085F"/>
    <w:rsid w:val="00401187"/>
    <w:rsid w:val="004011F8"/>
    <w:rsid w:val="0040194C"/>
    <w:rsid w:val="00401D10"/>
    <w:rsid w:val="00401D8B"/>
    <w:rsid w:val="00402790"/>
    <w:rsid w:val="0040298E"/>
    <w:rsid w:val="0040363D"/>
    <w:rsid w:val="00403C4E"/>
    <w:rsid w:val="004041CE"/>
    <w:rsid w:val="004042AA"/>
    <w:rsid w:val="0040462B"/>
    <w:rsid w:val="004049F5"/>
    <w:rsid w:val="00405ACD"/>
    <w:rsid w:val="00405C18"/>
    <w:rsid w:val="00405DF1"/>
    <w:rsid w:val="0040610B"/>
    <w:rsid w:val="00406145"/>
    <w:rsid w:val="00406336"/>
    <w:rsid w:val="00406555"/>
    <w:rsid w:val="00406B9A"/>
    <w:rsid w:val="00406C51"/>
    <w:rsid w:val="00406D6B"/>
    <w:rsid w:val="00407AB3"/>
    <w:rsid w:val="00407FCF"/>
    <w:rsid w:val="0041077C"/>
    <w:rsid w:val="00410A6E"/>
    <w:rsid w:val="00412FD3"/>
    <w:rsid w:val="00413058"/>
    <w:rsid w:val="004130DD"/>
    <w:rsid w:val="004136C8"/>
    <w:rsid w:val="0041387E"/>
    <w:rsid w:val="00413CE0"/>
    <w:rsid w:val="00414594"/>
    <w:rsid w:val="0041474D"/>
    <w:rsid w:val="00414A77"/>
    <w:rsid w:val="004150B3"/>
    <w:rsid w:val="004160D7"/>
    <w:rsid w:val="00416452"/>
    <w:rsid w:val="004167B6"/>
    <w:rsid w:val="00416C08"/>
    <w:rsid w:val="00416C29"/>
    <w:rsid w:val="00416DAD"/>
    <w:rsid w:val="00416DC6"/>
    <w:rsid w:val="0041741F"/>
    <w:rsid w:val="00417A2D"/>
    <w:rsid w:val="00417AF1"/>
    <w:rsid w:val="00417BAB"/>
    <w:rsid w:val="00417FC1"/>
    <w:rsid w:val="004204D4"/>
    <w:rsid w:val="004209CA"/>
    <w:rsid w:val="00420CF0"/>
    <w:rsid w:val="004213BA"/>
    <w:rsid w:val="004216F7"/>
    <w:rsid w:val="00421D38"/>
    <w:rsid w:val="00421E86"/>
    <w:rsid w:val="004224B9"/>
    <w:rsid w:val="004233BC"/>
    <w:rsid w:val="00423A34"/>
    <w:rsid w:val="00423DB9"/>
    <w:rsid w:val="0042445D"/>
    <w:rsid w:val="00424E2C"/>
    <w:rsid w:val="0042530B"/>
    <w:rsid w:val="00425504"/>
    <w:rsid w:val="0042564F"/>
    <w:rsid w:val="00425D12"/>
    <w:rsid w:val="00425E43"/>
    <w:rsid w:val="004263BD"/>
    <w:rsid w:val="0042669A"/>
    <w:rsid w:val="004267A4"/>
    <w:rsid w:val="00427131"/>
    <w:rsid w:val="004275E8"/>
    <w:rsid w:val="00427B49"/>
    <w:rsid w:val="00430699"/>
    <w:rsid w:val="0043177F"/>
    <w:rsid w:val="00431E4B"/>
    <w:rsid w:val="00432E17"/>
    <w:rsid w:val="0043305D"/>
    <w:rsid w:val="00433D52"/>
    <w:rsid w:val="00433FBD"/>
    <w:rsid w:val="00434998"/>
    <w:rsid w:val="004352D9"/>
    <w:rsid w:val="004354C3"/>
    <w:rsid w:val="0043597A"/>
    <w:rsid w:val="004361B6"/>
    <w:rsid w:val="00436568"/>
    <w:rsid w:val="004366D5"/>
    <w:rsid w:val="00436DB0"/>
    <w:rsid w:val="00437317"/>
    <w:rsid w:val="00437439"/>
    <w:rsid w:val="0043767F"/>
    <w:rsid w:val="0044034F"/>
    <w:rsid w:val="00441A21"/>
    <w:rsid w:val="004420AA"/>
    <w:rsid w:val="004423EF"/>
    <w:rsid w:val="00442A34"/>
    <w:rsid w:val="004434F3"/>
    <w:rsid w:val="00443978"/>
    <w:rsid w:val="004448A0"/>
    <w:rsid w:val="00444A72"/>
    <w:rsid w:val="00444AA2"/>
    <w:rsid w:val="00444B70"/>
    <w:rsid w:val="00444C92"/>
    <w:rsid w:val="00444CBB"/>
    <w:rsid w:val="00444FE7"/>
    <w:rsid w:val="0044599A"/>
    <w:rsid w:val="00445ACD"/>
    <w:rsid w:val="004462D1"/>
    <w:rsid w:val="004467AC"/>
    <w:rsid w:val="0045043F"/>
    <w:rsid w:val="0045060B"/>
    <w:rsid w:val="00450A22"/>
    <w:rsid w:val="004510AC"/>
    <w:rsid w:val="004511E6"/>
    <w:rsid w:val="004516AA"/>
    <w:rsid w:val="00451711"/>
    <w:rsid w:val="00451977"/>
    <w:rsid w:val="004522D5"/>
    <w:rsid w:val="0045268D"/>
    <w:rsid w:val="0045273E"/>
    <w:rsid w:val="0045279A"/>
    <w:rsid w:val="00452A32"/>
    <w:rsid w:val="00452F61"/>
    <w:rsid w:val="004530A3"/>
    <w:rsid w:val="00453292"/>
    <w:rsid w:val="0045377A"/>
    <w:rsid w:val="00453FC4"/>
    <w:rsid w:val="00453FD6"/>
    <w:rsid w:val="00454541"/>
    <w:rsid w:val="0045501D"/>
    <w:rsid w:val="0045531B"/>
    <w:rsid w:val="004558DB"/>
    <w:rsid w:val="00455C7F"/>
    <w:rsid w:val="00455E76"/>
    <w:rsid w:val="00456538"/>
    <w:rsid w:val="00456772"/>
    <w:rsid w:val="00456A1C"/>
    <w:rsid w:val="00456D88"/>
    <w:rsid w:val="00457A9B"/>
    <w:rsid w:val="00457F99"/>
    <w:rsid w:val="0046095B"/>
    <w:rsid w:val="00461706"/>
    <w:rsid w:val="00461C66"/>
    <w:rsid w:val="00461E2F"/>
    <w:rsid w:val="00462AD1"/>
    <w:rsid w:val="004639A8"/>
    <w:rsid w:val="00463FA7"/>
    <w:rsid w:val="004640A4"/>
    <w:rsid w:val="0046490D"/>
    <w:rsid w:val="00464A0F"/>
    <w:rsid w:val="004652C9"/>
    <w:rsid w:val="004659D1"/>
    <w:rsid w:val="00465A76"/>
    <w:rsid w:val="00465C92"/>
    <w:rsid w:val="00466B05"/>
    <w:rsid w:val="00467065"/>
    <w:rsid w:val="004677B5"/>
    <w:rsid w:val="00467849"/>
    <w:rsid w:val="004679F8"/>
    <w:rsid w:val="00467A89"/>
    <w:rsid w:val="00467BC2"/>
    <w:rsid w:val="00467C93"/>
    <w:rsid w:val="00467DFD"/>
    <w:rsid w:val="004701A7"/>
    <w:rsid w:val="004702D6"/>
    <w:rsid w:val="004704CF"/>
    <w:rsid w:val="00470A0E"/>
    <w:rsid w:val="00470C72"/>
    <w:rsid w:val="00470E7D"/>
    <w:rsid w:val="00470FFF"/>
    <w:rsid w:val="00471025"/>
    <w:rsid w:val="004713E5"/>
    <w:rsid w:val="004714E8"/>
    <w:rsid w:val="004716D7"/>
    <w:rsid w:val="00471C9B"/>
    <w:rsid w:val="00471E75"/>
    <w:rsid w:val="0047201F"/>
    <w:rsid w:val="00472394"/>
    <w:rsid w:val="00472738"/>
    <w:rsid w:val="004739D1"/>
    <w:rsid w:val="00473FD0"/>
    <w:rsid w:val="004749A7"/>
    <w:rsid w:val="00474AE8"/>
    <w:rsid w:val="00475505"/>
    <w:rsid w:val="004755CF"/>
    <w:rsid w:val="00475621"/>
    <w:rsid w:val="00475EB7"/>
    <w:rsid w:val="00476291"/>
    <w:rsid w:val="00476438"/>
    <w:rsid w:val="0047649C"/>
    <w:rsid w:val="00476725"/>
    <w:rsid w:val="004769BC"/>
    <w:rsid w:val="00476C30"/>
    <w:rsid w:val="00476E43"/>
    <w:rsid w:val="004771E9"/>
    <w:rsid w:val="00477317"/>
    <w:rsid w:val="00477B21"/>
    <w:rsid w:val="00477CFE"/>
    <w:rsid w:val="00477D22"/>
    <w:rsid w:val="0048014A"/>
    <w:rsid w:val="0048089A"/>
    <w:rsid w:val="004808CC"/>
    <w:rsid w:val="00481A1D"/>
    <w:rsid w:val="00481BDA"/>
    <w:rsid w:val="00482156"/>
    <w:rsid w:val="004821A0"/>
    <w:rsid w:val="004830B4"/>
    <w:rsid w:val="0048381C"/>
    <w:rsid w:val="004838D5"/>
    <w:rsid w:val="00484526"/>
    <w:rsid w:val="004849D5"/>
    <w:rsid w:val="004849E6"/>
    <w:rsid w:val="00484E7C"/>
    <w:rsid w:val="0048685B"/>
    <w:rsid w:val="00486EBE"/>
    <w:rsid w:val="00487FC0"/>
    <w:rsid w:val="00491164"/>
    <w:rsid w:val="0049197E"/>
    <w:rsid w:val="00492220"/>
    <w:rsid w:val="00493925"/>
    <w:rsid w:val="00493DDB"/>
    <w:rsid w:val="0049462C"/>
    <w:rsid w:val="0049465D"/>
    <w:rsid w:val="0049476A"/>
    <w:rsid w:val="004948C5"/>
    <w:rsid w:val="00494B32"/>
    <w:rsid w:val="00494BBC"/>
    <w:rsid w:val="00495854"/>
    <w:rsid w:val="004958F5"/>
    <w:rsid w:val="00495A0D"/>
    <w:rsid w:val="00495A3B"/>
    <w:rsid w:val="00495F6F"/>
    <w:rsid w:val="004967A0"/>
    <w:rsid w:val="00496AC0"/>
    <w:rsid w:val="00496B0B"/>
    <w:rsid w:val="00496D33"/>
    <w:rsid w:val="00496D3D"/>
    <w:rsid w:val="0049728B"/>
    <w:rsid w:val="004973BF"/>
    <w:rsid w:val="00497419"/>
    <w:rsid w:val="00497CAF"/>
    <w:rsid w:val="00497DEC"/>
    <w:rsid w:val="004A073A"/>
    <w:rsid w:val="004A0CAB"/>
    <w:rsid w:val="004A20CE"/>
    <w:rsid w:val="004A224E"/>
    <w:rsid w:val="004A22F4"/>
    <w:rsid w:val="004A28F5"/>
    <w:rsid w:val="004A2B08"/>
    <w:rsid w:val="004A2B7E"/>
    <w:rsid w:val="004A33C1"/>
    <w:rsid w:val="004A3850"/>
    <w:rsid w:val="004A578C"/>
    <w:rsid w:val="004A5A00"/>
    <w:rsid w:val="004A66C9"/>
    <w:rsid w:val="004A6976"/>
    <w:rsid w:val="004A70D2"/>
    <w:rsid w:val="004A7340"/>
    <w:rsid w:val="004A7FF4"/>
    <w:rsid w:val="004B02C1"/>
    <w:rsid w:val="004B0AFF"/>
    <w:rsid w:val="004B0C7A"/>
    <w:rsid w:val="004B0F5C"/>
    <w:rsid w:val="004B174A"/>
    <w:rsid w:val="004B1A5E"/>
    <w:rsid w:val="004B1E5D"/>
    <w:rsid w:val="004B2991"/>
    <w:rsid w:val="004B2ADC"/>
    <w:rsid w:val="004B32CE"/>
    <w:rsid w:val="004B3720"/>
    <w:rsid w:val="004B3B03"/>
    <w:rsid w:val="004B3C79"/>
    <w:rsid w:val="004B3E15"/>
    <w:rsid w:val="004B44E2"/>
    <w:rsid w:val="004B4D78"/>
    <w:rsid w:val="004B4DC2"/>
    <w:rsid w:val="004B4E94"/>
    <w:rsid w:val="004B50B2"/>
    <w:rsid w:val="004B5279"/>
    <w:rsid w:val="004B572C"/>
    <w:rsid w:val="004B5C9C"/>
    <w:rsid w:val="004B5CB0"/>
    <w:rsid w:val="004B5FDE"/>
    <w:rsid w:val="004B644D"/>
    <w:rsid w:val="004B6962"/>
    <w:rsid w:val="004B6E55"/>
    <w:rsid w:val="004B72D1"/>
    <w:rsid w:val="004B7D5C"/>
    <w:rsid w:val="004C0C04"/>
    <w:rsid w:val="004C12AF"/>
    <w:rsid w:val="004C1862"/>
    <w:rsid w:val="004C1966"/>
    <w:rsid w:val="004C1A51"/>
    <w:rsid w:val="004C21D2"/>
    <w:rsid w:val="004C23A0"/>
    <w:rsid w:val="004C2756"/>
    <w:rsid w:val="004C324A"/>
    <w:rsid w:val="004C326E"/>
    <w:rsid w:val="004C330B"/>
    <w:rsid w:val="004C3656"/>
    <w:rsid w:val="004C382D"/>
    <w:rsid w:val="004C39B0"/>
    <w:rsid w:val="004C417C"/>
    <w:rsid w:val="004C42F7"/>
    <w:rsid w:val="004C4799"/>
    <w:rsid w:val="004C4B47"/>
    <w:rsid w:val="004C4C07"/>
    <w:rsid w:val="004C572F"/>
    <w:rsid w:val="004C5BD0"/>
    <w:rsid w:val="004C5EF1"/>
    <w:rsid w:val="004C6E1A"/>
    <w:rsid w:val="004C764F"/>
    <w:rsid w:val="004C799A"/>
    <w:rsid w:val="004C79DB"/>
    <w:rsid w:val="004C7F11"/>
    <w:rsid w:val="004D01F8"/>
    <w:rsid w:val="004D0354"/>
    <w:rsid w:val="004D07DB"/>
    <w:rsid w:val="004D0863"/>
    <w:rsid w:val="004D0889"/>
    <w:rsid w:val="004D08CA"/>
    <w:rsid w:val="004D08F6"/>
    <w:rsid w:val="004D0C84"/>
    <w:rsid w:val="004D0EAF"/>
    <w:rsid w:val="004D0F7C"/>
    <w:rsid w:val="004D104A"/>
    <w:rsid w:val="004D11DE"/>
    <w:rsid w:val="004D16EB"/>
    <w:rsid w:val="004D18D6"/>
    <w:rsid w:val="004D19AA"/>
    <w:rsid w:val="004D20A0"/>
    <w:rsid w:val="004D2348"/>
    <w:rsid w:val="004D2714"/>
    <w:rsid w:val="004D281F"/>
    <w:rsid w:val="004D2CCB"/>
    <w:rsid w:val="004D2E18"/>
    <w:rsid w:val="004D2E5B"/>
    <w:rsid w:val="004D3E3C"/>
    <w:rsid w:val="004D456E"/>
    <w:rsid w:val="004D4AA0"/>
    <w:rsid w:val="004D4F45"/>
    <w:rsid w:val="004D527B"/>
    <w:rsid w:val="004D55A1"/>
    <w:rsid w:val="004D56B1"/>
    <w:rsid w:val="004D5DB1"/>
    <w:rsid w:val="004D6D97"/>
    <w:rsid w:val="004D7408"/>
    <w:rsid w:val="004D7CAA"/>
    <w:rsid w:val="004D7D19"/>
    <w:rsid w:val="004D7D37"/>
    <w:rsid w:val="004D7EAB"/>
    <w:rsid w:val="004E069C"/>
    <w:rsid w:val="004E0843"/>
    <w:rsid w:val="004E0C46"/>
    <w:rsid w:val="004E1618"/>
    <w:rsid w:val="004E1DE5"/>
    <w:rsid w:val="004E28AD"/>
    <w:rsid w:val="004E3212"/>
    <w:rsid w:val="004E3E2E"/>
    <w:rsid w:val="004E467B"/>
    <w:rsid w:val="004E4736"/>
    <w:rsid w:val="004E475D"/>
    <w:rsid w:val="004E539D"/>
    <w:rsid w:val="004E57D9"/>
    <w:rsid w:val="004E5976"/>
    <w:rsid w:val="004E6097"/>
    <w:rsid w:val="004E627A"/>
    <w:rsid w:val="004E632C"/>
    <w:rsid w:val="004E6340"/>
    <w:rsid w:val="004E6A1F"/>
    <w:rsid w:val="004E6FF4"/>
    <w:rsid w:val="004E705C"/>
    <w:rsid w:val="004E7974"/>
    <w:rsid w:val="004E7CAB"/>
    <w:rsid w:val="004F0164"/>
    <w:rsid w:val="004F05AA"/>
    <w:rsid w:val="004F0F2A"/>
    <w:rsid w:val="004F11CD"/>
    <w:rsid w:val="004F13CF"/>
    <w:rsid w:val="004F14CA"/>
    <w:rsid w:val="004F14D9"/>
    <w:rsid w:val="004F18D3"/>
    <w:rsid w:val="004F2298"/>
    <w:rsid w:val="004F2500"/>
    <w:rsid w:val="004F2AB7"/>
    <w:rsid w:val="004F2D8F"/>
    <w:rsid w:val="004F306A"/>
    <w:rsid w:val="004F3105"/>
    <w:rsid w:val="004F31E1"/>
    <w:rsid w:val="004F33BE"/>
    <w:rsid w:val="004F3AD5"/>
    <w:rsid w:val="004F4666"/>
    <w:rsid w:val="004F4E65"/>
    <w:rsid w:val="004F5251"/>
    <w:rsid w:val="004F53BC"/>
    <w:rsid w:val="004F6D22"/>
    <w:rsid w:val="00500619"/>
    <w:rsid w:val="00501039"/>
    <w:rsid w:val="00501319"/>
    <w:rsid w:val="00501520"/>
    <w:rsid w:val="00501A08"/>
    <w:rsid w:val="00501DAB"/>
    <w:rsid w:val="005022B9"/>
    <w:rsid w:val="00502B7F"/>
    <w:rsid w:val="00503C99"/>
    <w:rsid w:val="005040C1"/>
    <w:rsid w:val="0050418F"/>
    <w:rsid w:val="00504408"/>
    <w:rsid w:val="0050455D"/>
    <w:rsid w:val="005045BC"/>
    <w:rsid w:val="0050481E"/>
    <w:rsid w:val="0050497B"/>
    <w:rsid w:val="00504AC0"/>
    <w:rsid w:val="00505035"/>
    <w:rsid w:val="00505216"/>
    <w:rsid w:val="0050590E"/>
    <w:rsid w:val="00505CA7"/>
    <w:rsid w:val="00506058"/>
    <w:rsid w:val="00506380"/>
    <w:rsid w:val="005064D4"/>
    <w:rsid w:val="00506669"/>
    <w:rsid w:val="00506F85"/>
    <w:rsid w:val="00507035"/>
    <w:rsid w:val="005072E5"/>
    <w:rsid w:val="0050757B"/>
    <w:rsid w:val="005076ED"/>
    <w:rsid w:val="005076FD"/>
    <w:rsid w:val="00507C87"/>
    <w:rsid w:val="00507C94"/>
    <w:rsid w:val="00507D0B"/>
    <w:rsid w:val="00510F8C"/>
    <w:rsid w:val="00511172"/>
    <w:rsid w:val="00511719"/>
    <w:rsid w:val="00511A3E"/>
    <w:rsid w:val="005120C5"/>
    <w:rsid w:val="00512356"/>
    <w:rsid w:val="005123B7"/>
    <w:rsid w:val="00512DE6"/>
    <w:rsid w:val="0051373F"/>
    <w:rsid w:val="005137EC"/>
    <w:rsid w:val="00513ED2"/>
    <w:rsid w:val="0051400A"/>
    <w:rsid w:val="00514504"/>
    <w:rsid w:val="00514A34"/>
    <w:rsid w:val="00514D17"/>
    <w:rsid w:val="00514D96"/>
    <w:rsid w:val="0051516D"/>
    <w:rsid w:val="0051521C"/>
    <w:rsid w:val="00515983"/>
    <w:rsid w:val="00515F4F"/>
    <w:rsid w:val="00516906"/>
    <w:rsid w:val="00516C68"/>
    <w:rsid w:val="0051752D"/>
    <w:rsid w:val="00517A24"/>
    <w:rsid w:val="0052016D"/>
    <w:rsid w:val="0052084B"/>
    <w:rsid w:val="00521BDE"/>
    <w:rsid w:val="00522677"/>
    <w:rsid w:val="0052267F"/>
    <w:rsid w:val="00522C76"/>
    <w:rsid w:val="005237FF"/>
    <w:rsid w:val="00523883"/>
    <w:rsid w:val="00523FAB"/>
    <w:rsid w:val="0052409F"/>
    <w:rsid w:val="00524136"/>
    <w:rsid w:val="005242B6"/>
    <w:rsid w:val="00524629"/>
    <w:rsid w:val="00524980"/>
    <w:rsid w:val="00525A22"/>
    <w:rsid w:val="00526BA3"/>
    <w:rsid w:val="00526CC4"/>
    <w:rsid w:val="00527774"/>
    <w:rsid w:val="00527CC9"/>
    <w:rsid w:val="0053006C"/>
    <w:rsid w:val="005315A7"/>
    <w:rsid w:val="005315ED"/>
    <w:rsid w:val="00531893"/>
    <w:rsid w:val="00531E82"/>
    <w:rsid w:val="00532379"/>
    <w:rsid w:val="00532880"/>
    <w:rsid w:val="00533304"/>
    <w:rsid w:val="00533A04"/>
    <w:rsid w:val="00533A20"/>
    <w:rsid w:val="00534A62"/>
    <w:rsid w:val="005351E9"/>
    <w:rsid w:val="005351F4"/>
    <w:rsid w:val="005357E4"/>
    <w:rsid w:val="00535BD6"/>
    <w:rsid w:val="00535C81"/>
    <w:rsid w:val="00535D56"/>
    <w:rsid w:val="0053600C"/>
    <w:rsid w:val="00536071"/>
    <w:rsid w:val="00536313"/>
    <w:rsid w:val="00536A92"/>
    <w:rsid w:val="00536BD9"/>
    <w:rsid w:val="00536C90"/>
    <w:rsid w:val="00537B5D"/>
    <w:rsid w:val="00540073"/>
    <w:rsid w:val="00540214"/>
    <w:rsid w:val="005407EE"/>
    <w:rsid w:val="00540C7B"/>
    <w:rsid w:val="00540D94"/>
    <w:rsid w:val="00541655"/>
    <w:rsid w:val="0054172D"/>
    <w:rsid w:val="00541761"/>
    <w:rsid w:val="005417F5"/>
    <w:rsid w:val="00541994"/>
    <w:rsid w:val="00542129"/>
    <w:rsid w:val="00542E53"/>
    <w:rsid w:val="00542F1B"/>
    <w:rsid w:val="005430A6"/>
    <w:rsid w:val="00543913"/>
    <w:rsid w:val="00543FCE"/>
    <w:rsid w:val="005441E6"/>
    <w:rsid w:val="005443A2"/>
    <w:rsid w:val="005443F6"/>
    <w:rsid w:val="005444A3"/>
    <w:rsid w:val="00544625"/>
    <w:rsid w:val="00544EE7"/>
    <w:rsid w:val="005453E1"/>
    <w:rsid w:val="00545B35"/>
    <w:rsid w:val="00546ACD"/>
    <w:rsid w:val="00546CEF"/>
    <w:rsid w:val="00546ED8"/>
    <w:rsid w:val="00546F89"/>
    <w:rsid w:val="005470AE"/>
    <w:rsid w:val="00547199"/>
    <w:rsid w:val="00547505"/>
    <w:rsid w:val="005502B9"/>
    <w:rsid w:val="005504A2"/>
    <w:rsid w:val="00550BE0"/>
    <w:rsid w:val="00550C58"/>
    <w:rsid w:val="00551061"/>
    <w:rsid w:val="005510FC"/>
    <w:rsid w:val="00551EA9"/>
    <w:rsid w:val="00552415"/>
    <w:rsid w:val="005525D5"/>
    <w:rsid w:val="005528E5"/>
    <w:rsid w:val="0055291D"/>
    <w:rsid w:val="005532AF"/>
    <w:rsid w:val="005536E7"/>
    <w:rsid w:val="005537A2"/>
    <w:rsid w:val="00553904"/>
    <w:rsid w:val="0055398B"/>
    <w:rsid w:val="00553A15"/>
    <w:rsid w:val="00554C28"/>
    <w:rsid w:val="005554D7"/>
    <w:rsid w:val="00555994"/>
    <w:rsid w:val="00555AA9"/>
    <w:rsid w:val="00555C5C"/>
    <w:rsid w:val="0055609B"/>
    <w:rsid w:val="00556884"/>
    <w:rsid w:val="00557246"/>
    <w:rsid w:val="005600AF"/>
    <w:rsid w:val="00561095"/>
    <w:rsid w:val="0056147F"/>
    <w:rsid w:val="0056169F"/>
    <w:rsid w:val="005617C9"/>
    <w:rsid w:val="00561FB6"/>
    <w:rsid w:val="00562138"/>
    <w:rsid w:val="00562977"/>
    <w:rsid w:val="00562A07"/>
    <w:rsid w:val="00562EE2"/>
    <w:rsid w:val="005636F6"/>
    <w:rsid w:val="00563774"/>
    <w:rsid w:val="00563CA4"/>
    <w:rsid w:val="005641FE"/>
    <w:rsid w:val="00564609"/>
    <w:rsid w:val="00565D10"/>
    <w:rsid w:val="0056693B"/>
    <w:rsid w:val="00566D00"/>
    <w:rsid w:val="00570244"/>
    <w:rsid w:val="00570596"/>
    <w:rsid w:val="00570D70"/>
    <w:rsid w:val="00570E0A"/>
    <w:rsid w:val="00570F39"/>
    <w:rsid w:val="00571387"/>
    <w:rsid w:val="00571520"/>
    <w:rsid w:val="00571DF2"/>
    <w:rsid w:val="00571FD9"/>
    <w:rsid w:val="005724B6"/>
    <w:rsid w:val="00573193"/>
    <w:rsid w:val="0057355C"/>
    <w:rsid w:val="005735ED"/>
    <w:rsid w:val="00573712"/>
    <w:rsid w:val="00573A95"/>
    <w:rsid w:val="00573C86"/>
    <w:rsid w:val="00573E5B"/>
    <w:rsid w:val="00574B1F"/>
    <w:rsid w:val="00574D3E"/>
    <w:rsid w:val="00574ECB"/>
    <w:rsid w:val="00575710"/>
    <w:rsid w:val="00575E36"/>
    <w:rsid w:val="00575F30"/>
    <w:rsid w:val="005762E9"/>
    <w:rsid w:val="00576432"/>
    <w:rsid w:val="00576571"/>
    <w:rsid w:val="005766E5"/>
    <w:rsid w:val="00576A3D"/>
    <w:rsid w:val="00576A86"/>
    <w:rsid w:val="00577BD9"/>
    <w:rsid w:val="00577F54"/>
    <w:rsid w:val="00580EF5"/>
    <w:rsid w:val="00580F81"/>
    <w:rsid w:val="00581064"/>
    <w:rsid w:val="00581E2E"/>
    <w:rsid w:val="00581E36"/>
    <w:rsid w:val="0058315F"/>
    <w:rsid w:val="005833AB"/>
    <w:rsid w:val="005838DB"/>
    <w:rsid w:val="0058391D"/>
    <w:rsid w:val="00583DAD"/>
    <w:rsid w:val="00583F9D"/>
    <w:rsid w:val="00585022"/>
    <w:rsid w:val="00585931"/>
    <w:rsid w:val="00585D9E"/>
    <w:rsid w:val="00585F05"/>
    <w:rsid w:val="00587C4B"/>
    <w:rsid w:val="00587F80"/>
    <w:rsid w:val="00590492"/>
    <w:rsid w:val="00591059"/>
    <w:rsid w:val="005912A4"/>
    <w:rsid w:val="005925F7"/>
    <w:rsid w:val="00592B1A"/>
    <w:rsid w:val="00592FFC"/>
    <w:rsid w:val="00593226"/>
    <w:rsid w:val="00593365"/>
    <w:rsid w:val="0059399D"/>
    <w:rsid w:val="00594285"/>
    <w:rsid w:val="0059467F"/>
    <w:rsid w:val="0059498E"/>
    <w:rsid w:val="00594CEF"/>
    <w:rsid w:val="00594EFF"/>
    <w:rsid w:val="005958BC"/>
    <w:rsid w:val="0059591B"/>
    <w:rsid w:val="00596680"/>
    <w:rsid w:val="00596A69"/>
    <w:rsid w:val="00597510"/>
    <w:rsid w:val="005975C3"/>
    <w:rsid w:val="00597729"/>
    <w:rsid w:val="005A0677"/>
    <w:rsid w:val="005A0AD6"/>
    <w:rsid w:val="005A0CF6"/>
    <w:rsid w:val="005A18AB"/>
    <w:rsid w:val="005A1B40"/>
    <w:rsid w:val="005A2649"/>
    <w:rsid w:val="005A2BEE"/>
    <w:rsid w:val="005A2E9B"/>
    <w:rsid w:val="005A332F"/>
    <w:rsid w:val="005A39E7"/>
    <w:rsid w:val="005A3AC1"/>
    <w:rsid w:val="005A3C95"/>
    <w:rsid w:val="005A459D"/>
    <w:rsid w:val="005A4B99"/>
    <w:rsid w:val="005A5002"/>
    <w:rsid w:val="005A5480"/>
    <w:rsid w:val="005A5557"/>
    <w:rsid w:val="005A5B1A"/>
    <w:rsid w:val="005A5C22"/>
    <w:rsid w:val="005A66F3"/>
    <w:rsid w:val="005A69CD"/>
    <w:rsid w:val="005A6C31"/>
    <w:rsid w:val="005A701C"/>
    <w:rsid w:val="005A7057"/>
    <w:rsid w:val="005A77D5"/>
    <w:rsid w:val="005A785C"/>
    <w:rsid w:val="005B0FB2"/>
    <w:rsid w:val="005B1093"/>
    <w:rsid w:val="005B20C1"/>
    <w:rsid w:val="005B25EA"/>
    <w:rsid w:val="005B3895"/>
    <w:rsid w:val="005B3E6B"/>
    <w:rsid w:val="005B42FA"/>
    <w:rsid w:val="005B494B"/>
    <w:rsid w:val="005B4A05"/>
    <w:rsid w:val="005B54E5"/>
    <w:rsid w:val="005B58B3"/>
    <w:rsid w:val="005B626B"/>
    <w:rsid w:val="005B7358"/>
    <w:rsid w:val="005B7500"/>
    <w:rsid w:val="005C00FC"/>
    <w:rsid w:val="005C0174"/>
    <w:rsid w:val="005C01B3"/>
    <w:rsid w:val="005C0787"/>
    <w:rsid w:val="005C1487"/>
    <w:rsid w:val="005C1C31"/>
    <w:rsid w:val="005C20F0"/>
    <w:rsid w:val="005C2D43"/>
    <w:rsid w:val="005C3EDE"/>
    <w:rsid w:val="005C4802"/>
    <w:rsid w:val="005C4DCE"/>
    <w:rsid w:val="005C5709"/>
    <w:rsid w:val="005C5D1B"/>
    <w:rsid w:val="005C6072"/>
    <w:rsid w:val="005C6CFA"/>
    <w:rsid w:val="005C70B7"/>
    <w:rsid w:val="005C766E"/>
    <w:rsid w:val="005C7ACB"/>
    <w:rsid w:val="005D0616"/>
    <w:rsid w:val="005D0953"/>
    <w:rsid w:val="005D09AF"/>
    <w:rsid w:val="005D0B41"/>
    <w:rsid w:val="005D0EB5"/>
    <w:rsid w:val="005D171A"/>
    <w:rsid w:val="005D1D6B"/>
    <w:rsid w:val="005D2478"/>
    <w:rsid w:val="005D2A87"/>
    <w:rsid w:val="005D3180"/>
    <w:rsid w:val="005D33BC"/>
    <w:rsid w:val="005D349D"/>
    <w:rsid w:val="005D3545"/>
    <w:rsid w:val="005D3ED8"/>
    <w:rsid w:val="005D532E"/>
    <w:rsid w:val="005D5C52"/>
    <w:rsid w:val="005D5D01"/>
    <w:rsid w:val="005D616D"/>
    <w:rsid w:val="005D6461"/>
    <w:rsid w:val="005D6B96"/>
    <w:rsid w:val="005D705C"/>
    <w:rsid w:val="005D73D7"/>
    <w:rsid w:val="005E0032"/>
    <w:rsid w:val="005E011B"/>
    <w:rsid w:val="005E069F"/>
    <w:rsid w:val="005E0CD8"/>
    <w:rsid w:val="005E1CB9"/>
    <w:rsid w:val="005E2395"/>
    <w:rsid w:val="005E2924"/>
    <w:rsid w:val="005E3035"/>
    <w:rsid w:val="005E32D9"/>
    <w:rsid w:val="005E3458"/>
    <w:rsid w:val="005E3A5B"/>
    <w:rsid w:val="005E3B33"/>
    <w:rsid w:val="005E3BA4"/>
    <w:rsid w:val="005E3E0C"/>
    <w:rsid w:val="005E4549"/>
    <w:rsid w:val="005E4670"/>
    <w:rsid w:val="005E4725"/>
    <w:rsid w:val="005E52E8"/>
    <w:rsid w:val="005E534B"/>
    <w:rsid w:val="005E57A6"/>
    <w:rsid w:val="005E5A50"/>
    <w:rsid w:val="005E5EB7"/>
    <w:rsid w:val="005E6013"/>
    <w:rsid w:val="005E60F1"/>
    <w:rsid w:val="005E6CF1"/>
    <w:rsid w:val="005E7801"/>
    <w:rsid w:val="005E7B0A"/>
    <w:rsid w:val="005F044B"/>
    <w:rsid w:val="005F079D"/>
    <w:rsid w:val="005F0B2B"/>
    <w:rsid w:val="005F0C22"/>
    <w:rsid w:val="005F0F6A"/>
    <w:rsid w:val="005F1618"/>
    <w:rsid w:val="005F19F4"/>
    <w:rsid w:val="005F1E6F"/>
    <w:rsid w:val="005F20DF"/>
    <w:rsid w:val="005F22F2"/>
    <w:rsid w:val="005F2580"/>
    <w:rsid w:val="005F2CEB"/>
    <w:rsid w:val="005F2FDE"/>
    <w:rsid w:val="005F3097"/>
    <w:rsid w:val="005F358D"/>
    <w:rsid w:val="005F4ABA"/>
    <w:rsid w:val="005F4D3A"/>
    <w:rsid w:val="005F5977"/>
    <w:rsid w:val="005F59FD"/>
    <w:rsid w:val="005F5C58"/>
    <w:rsid w:val="005F5DE9"/>
    <w:rsid w:val="005F6777"/>
    <w:rsid w:val="005F709A"/>
    <w:rsid w:val="005F720C"/>
    <w:rsid w:val="005F77E3"/>
    <w:rsid w:val="005F7877"/>
    <w:rsid w:val="006008EE"/>
    <w:rsid w:val="00600EDE"/>
    <w:rsid w:val="006010FA"/>
    <w:rsid w:val="006012F5"/>
    <w:rsid w:val="00601886"/>
    <w:rsid w:val="00601977"/>
    <w:rsid w:val="00602410"/>
    <w:rsid w:val="00602C6D"/>
    <w:rsid w:val="00602E90"/>
    <w:rsid w:val="00603219"/>
    <w:rsid w:val="00604483"/>
    <w:rsid w:val="0060530D"/>
    <w:rsid w:val="00605799"/>
    <w:rsid w:val="006069E7"/>
    <w:rsid w:val="00606E73"/>
    <w:rsid w:val="00607B95"/>
    <w:rsid w:val="00607BA0"/>
    <w:rsid w:val="0060AEE2"/>
    <w:rsid w:val="00610233"/>
    <w:rsid w:val="006107AE"/>
    <w:rsid w:val="0061186C"/>
    <w:rsid w:val="00611C44"/>
    <w:rsid w:val="00612515"/>
    <w:rsid w:val="0061297B"/>
    <w:rsid w:val="00612C86"/>
    <w:rsid w:val="0061440D"/>
    <w:rsid w:val="0061457D"/>
    <w:rsid w:val="006147FC"/>
    <w:rsid w:val="00614909"/>
    <w:rsid w:val="00614E4E"/>
    <w:rsid w:val="00615548"/>
    <w:rsid w:val="0061675B"/>
    <w:rsid w:val="00617D7B"/>
    <w:rsid w:val="00620333"/>
    <w:rsid w:val="00621481"/>
    <w:rsid w:val="00621741"/>
    <w:rsid w:val="006218A2"/>
    <w:rsid w:val="00621C4F"/>
    <w:rsid w:val="00621D1F"/>
    <w:rsid w:val="00621DFF"/>
    <w:rsid w:val="0062325E"/>
    <w:rsid w:val="006235CE"/>
    <w:rsid w:val="006240FB"/>
    <w:rsid w:val="00624BF9"/>
    <w:rsid w:val="00624D97"/>
    <w:rsid w:val="0062506B"/>
    <w:rsid w:val="0062555C"/>
    <w:rsid w:val="00625C19"/>
    <w:rsid w:val="0062634A"/>
    <w:rsid w:val="006263D0"/>
    <w:rsid w:val="006270C2"/>
    <w:rsid w:val="00627297"/>
    <w:rsid w:val="006273EC"/>
    <w:rsid w:val="00627794"/>
    <w:rsid w:val="006277D3"/>
    <w:rsid w:val="00627E70"/>
    <w:rsid w:val="0063016B"/>
    <w:rsid w:val="00630289"/>
    <w:rsid w:val="0063101F"/>
    <w:rsid w:val="006313F5"/>
    <w:rsid w:val="006314B9"/>
    <w:rsid w:val="006315D9"/>
    <w:rsid w:val="006321E1"/>
    <w:rsid w:val="00632A98"/>
    <w:rsid w:val="00633655"/>
    <w:rsid w:val="0063369A"/>
    <w:rsid w:val="00633B44"/>
    <w:rsid w:val="00633DED"/>
    <w:rsid w:val="00633FE6"/>
    <w:rsid w:val="00634191"/>
    <w:rsid w:val="00634A95"/>
    <w:rsid w:val="00634C15"/>
    <w:rsid w:val="00634D36"/>
    <w:rsid w:val="00635200"/>
    <w:rsid w:val="00635345"/>
    <w:rsid w:val="00635B0F"/>
    <w:rsid w:val="00636AE8"/>
    <w:rsid w:val="00636B64"/>
    <w:rsid w:val="00636BAF"/>
    <w:rsid w:val="00636CE7"/>
    <w:rsid w:val="00637164"/>
    <w:rsid w:val="006372B5"/>
    <w:rsid w:val="00637D57"/>
    <w:rsid w:val="006400E0"/>
    <w:rsid w:val="00642150"/>
    <w:rsid w:val="00642683"/>
    <w:rsid w:val="00642CDE"/>
    <w:rsid w:val="0064345B"/>
    <w:rsid w:val="00643844"/>
    <w:rsid w:val="00643A3F"/>
    <w:rsid w:val="00643AE9"/>
    <w:rsid w:val="00644F70"/>
    <w:rsid w:val="00645235"/>
    <w:rsid w:val="00645389"/>
    <w:rsid w:val="00645405"/>
    <w:rsid w:val="00645545"/>
    <w:rsid w:val="006456B8"/>
    <w:rsid w:val="00645E04"/>
    <w:rsid w:val="00645F02"/>
    <w:rsid w:val="006462D7"/>
    <w:rsid w:val="00646313"/>
    <w:rsid w:val="00646771"/>
    <w:rsid w:val="006469B4"/>
    <w:rsid w:val="00646EF7"/>
    <w:rsid w:val="00651500"/>
    <w:rsid w:val="00651BD2"/>
    <w:rsid w:val="00652339"/>
    <w:rsid w:val="00652415"/>
    <w:rsid w:val="006527AD"/>
    <w:rsid w:val="00653198"/>
    <w:rsid w:val="00653257"/>
    <w:rsid w:val="00653A52"/>
    <w:rsid w:val="00654093"/>
    <w:rsid w:val="006543CC"/>
    <w:rsid w:val="00654E6D"/>
    <w:rsid w:val="006558DE"/>
    <w:rsid w:val="006560A4"/>
    <w:rsid w:val="006563C3"/>
    <w:rsid w:val="00656B8A"/>
    <w:rsid w:val="00656C53"/>
    <w:rsid w:val="00657594"/>
    <w:rsid w:val="006603D8"/>
    <w:rsid w:val="00660E49"/>
    <w:rsid w:val="00660ED3"/>
    <w:rsid w:val="00660F63"/>
    <w:rsid w:val="00661B98"/>
    <w:rsid w:val="00662132"/>
    <w:rsid w:val="00662DD0"/>
    <w:rsid w:val="0066338D"/>
    <w:rsid w:val="00663988"/>
    <w:rsid w:val="00663E06"/>
    <w:rsid w:val="0066419F"/>
    <w:rsid w:val="0066438B"/>
    <w:rsid w:val="00664646"/>
    <w:rsid w:val="00665092"/>
    <w:rsid w:val="00666946"/>
    <w:rsid w:val="00666D18"/>
    <w:rsid w:val="00666ED7"/>
    <w:rsid w:val="00666F21"/>
    <w:rsid w:val="00666F38"/>
    <w:rsid w:val="00667019"/>
    <w:rsid w:val="0066721F"/>
    <w:rsid w:val="00667650"/>
    <w:rsid w:val="006703C4"/>
    <w:rsid w:val="006719AF"/>
    <w:rsid w:val="00671EF3"/>
    <w:rsid w:val="006723C7"/>
    <w:rsid w:val="0067243C"/>
    <w:rsid w:val="00672F0E"/>
    <w:rsid w:val="00673706"/>
    <w:rsid w:val="00673979"/>
    <w:rsid w:val="00673B9F"/>
    <w:rsid w:val="00674059"/>
    <w:rsid w:val="006744D0"/>
    <w:rsid w:val="00674E3F"/>
    <w:rsid w:val="006753BA"/>
    <w:rsid w:val="006756AD"/>
    <w:rsid w:val="0067576B"/>
    <w:rsid w:val="0067596E"/>
    <w:rsid w:val="00675F3F"/>
    <w:rsid w:val="00675F86"/>
    <w:rsid w:val="006769F1"/>
    <w:rsid w:val="00676BBC"/>
    <w:rsid w:val="00676C69"/>
    <w:rsid w:val="00676EF8"/>
    <w:rsid w:val="006774FF"/>
    <w:rsid w:val="0067750C"/>
    <w:rsid w:val="00677838"/>
    <w:rsid w:val="00677974"/>
    <w:rsid w:val="00677A7E"/>
    <w:rsid w:val="00677A9C"/>
    <w:rsid w:val="00677E1E"/>
    <w:rsid w:val="00677F81"/>
    <w:rsid w:val="006805AB"/>
    <w:rsid w:val="00681A7A"/>
    <w:rsid w:val="00681E54"/>
    <w:rsid w:val="006821CF"/>
    <w:rsid w:val="006823A3"/>
    <w:rsid w:val="006824E7"/>
    <w:rsid w:val="00682BEE"/>
    <w:rsid w:val="00683B76"/>
    <w:rsid w:val="00684C2C"/>
    <w:rsid w:val="00685652"/>
    <w:rsid w:val="00685F7C"/>
    <w:rsid w:val="0068625B"/>
    <w:rsid w:val="006863C9"/>
    <w:rsid w:val="006864D6"/>
    <w:rsid w:val="00686B73"/>
    <w:rsid w:val="00686BED"/>
    <w:rsid w:val="006903B4"/>
    <w:rsid w:val="00690514"/>
    <w:rsid w:val="0069066F"/>
    <w:rsid w:val="006919BF"/>
    <w:rsid w:val="00691D60"/>
    <w:rsid w:val="00692693"/>
    <w:rsid w:val="00692B95"/>
    <w:rsid w:val="0069364D"/>
    <w:rsid w:val="006940E6"/>
    <w:rsid w:val="00694126"/>
    <w:rsid w:val="00694CC7"/>
    <w:rsid w:val="006952DC"/>
    <w:rsid w:val="006953D4"/>
    <w:rsid w:val="006957F5"/>
    <w:rsid w:val="00696A24"/>
    <w:rsid w:val="00696F07"/>
    <w:rsid w:val="00697193"/>
    <w:rsid w:val="0069720B"/>
    <w:rsid w:val="006975A4"/>
    <w:rsid w:val="00697C2C"/>
    <w:rsid w:val="006A0815"/>
    <w:rsid w:val="006A08FD"/>
    <w:rsid w:val="006A0984"/>
    <w:rsid w:val="006A0C0D"/>
    <w:rsid w:val="006A0D56"/>
    <w:rsid w:val="006A194F"/>
    <w:rsid w:val="006A1FFF"/>
    <w:rsid w:val="006A2159"/>
    <w:rsid w:val="006A2844"/>
    <w:rsid w:val="006A2995"/>
    <w:rsid w:val="006A37A1"/>
    <w:rsid w:val="006A4815"/>
    <w:rsid w:val="006A51BA"/>
    <w:rsid w:val="006A5777"/>
    <w:rsid w:val="006A58B4"/>
    <w:rsid w:val="006A5AC5"/>
    <w:rsid w:val="006A61D0"/>
    <w:rsid w:val="006A6E09"/>
    <w:rsid w:val="006A7B96"/>
    <w:rsid w:val="006B0155"/>
    <w:rsid w:val="006B0320"/>
    <w:rsid w:val="006B054D"/>
    <w:rsid w:val="006B0B1F"/>
    <w:rsid w:val="006B0B8F"/>
    <w:rsid w:val="006B1343"/>
    <w:rsid w:val="006B1854"/>
    <w:rsid w:val="006B1A08"/>
    <w:rsid w:val="006B1F21"/>
    <w:rsid w:val="006B20A4"/>
    <w:rsid w:val="006B232A"/>
    <w:rsid w:val="006B2750"/>
    <w:rsid w:val="006B2970"/>
    <w:rsid w:val="006B2B90"/>
    <w:rsid w:val="006B3224"/>
    <w:rsid w:val="006B3331"/>
    <w:rsid w:val="006B35E2"/>
    <w:rsid w:val="006B3711"/>
    <w:rsid w:val="006B3823"/>
    <w:rsid w:val="006B39DC"/>
    <w:rsid w:val="006B3BBE"/>
    <w:rsid w:val="006B3CA7"/>
    <w:rsid w:val="006B4CA1"/>
    <w:rsid w:val="006B4FDE"/>
    <w:rsid w:val="006B53D8"/>
    <w:rsid w:val="006B5AD4"/>
    <w:rsid w:val="006B60A6"/>
    <w:rsid w:val="006B60B3"/>
    <w:rsid w:val="006B71CA"/>
    <w:rsid w:val="006B727D"/>
    <w:rsid w:val="006B7375"/>
    <w:rsid w:val="006B7991"/>
    <w:rsid w:val="006C10BB"/>
    <w:rsid w:val="006C124B"/>
    <w:rsid w:val="006C1B02"/>
    <w:rsid w:val="006C22E2"/>
    <w:rsid w:val="006C2EF9"/>
    <w:rsid w:val="006C3170"/>
    <w:rsid w:val="006C325E"/>
    <w:rsid w:val="006C360F"/>
    <w:rsid w:val="006C3812"/>
    <w:rsid w:val="006C3F57"/>
    <w:rsid w:val="006C4294"/>
    <w:rsid w:val="006C467C"/>
    <w:rsid w:val="006C49C3"/>
    <w:rsid w:val="006C4A29"/>
    <w:rsid w:val="006C4D30"/>
    <w:rsid w:val="006C59E0"/>
    <w:rsid w:val="006C6C2F"/>
    <w:rsid w:val="006C7145"/>
    <w:rsid w:val="006C7EF7"/>
    <w:rsid w:val="006D0193"/>
    <w:rsid w:val="006D03A4"/>
    <w:rsid w:val="006D0684"/>
    <w:rsid w:val="006D0986"/>
    <w:rsid w:val="006D0CDE"/>
    <w:rsid w:val="006D0E2A"/>
    <w:rsid w:val="006D0E39"/>
    <w:rsid w:val="006D0E4F"/>
    <w:rsid w:val="006D1475"/>
    <w:rsid w:val="006D1E4E"/>
    <w:rsid w:val="006D1EEC"/>
    <w:rsid w:val="006D2C9B"/>
    <w:rsid w:val="006D2FFA"/>
    <w:rsid w:val="006D3B29"/>
    <w:rsid w:val="006D4AAA"/>
    <w:rsid w:val="006D4C77"/>
    <w:rsid w:val="006D4E62"/>
    <w:rsid w:val="006D5759"/>
    <w:rsid w:val="006D5770"/>
    <w:rsid w:val="006D5A14"/>
    <w:rsid w:val="006D6089"/>
    <w:rsid w:val="006D63D6"/>
    <w:rsid w:val="006D6506"/>
    <w:rsid w:val="006D68A2"/>
    <w:rsid w:val="006D6D2D"/>
    <w:rsid w:val="006D6D3B"/>
    <w:rsid w:val="006D7254"/>
    <w:rsid w:val="006D7E86"/>
    <w:rsid w:val="006E01E5"/>
    <w:rsid w:val="006E14D5"/>
    <w:rsid w:val="006E17B8"/>
    <w:rsid w:val="006E1B16"/>
    <w:rsid w:val="006E1BB7"/>
    <w:rsid w:val="006E1E45"/>
    <w:rsid w:val="006E1F47"/>
    <w:rsid w:val="006E2B93"/>
    <w:rsid w:val="006E3527"/>
    <w:rsid w:val="006E3FB8"/>
    <w:rsid w:val="006E4076"/>
    <w:rsid w:val="006E4462"/>
    <w:rsid w:val="006E48E5"/>
    <w:rsid w:val="006E521F"/>
    <w:rsid w:val="006E56F3"/>
    <w:rsid w:val="006E5A2A"/>
    <w:rsid w:val="006E6DFC"/>
    <w:rsid w:val="006E6F4D"/>
    <w:rsid w:val="006E7219"/>
    <w:rsid w:val="006E798F"/>
    <w:rsid w:val="006E7A09"/>
    <w:rsid w:val="006E7B02"/>
    <w:rsid w:val="006F0497"/>
    <w:rsid w:val="006F0825"/>
    <w:rsid w:val="006F09B7"/>
    <w:rsid w:val="006F1C15"/>
    <w:rsid w:val="006F2344"/>
    <w:rsid w:val="006F26A1"/>
    <w:rsid w:val="006F2B2F"/>
    <w:rsid w:val="006F2FD7"/>
    <w:rsid w:val="006F34D3"/>
    <w:rsid w:val="006F44BE"/>
    <w:rsid w:val="006F4AE9"/>
    <w:rsid w:val="006F4D1F"/>
    <w:rsid w:val="006F4F01"/>
    <w:rsid w:val="006F512F"/>
    <w:rsid w:val="006F5BC9"/>
    <w:rsid w:val="006F6A76"/>
    <w:rsid w:val="006F6AB0"/>
    <w:rsid w:val="006F6CD4"/>
    <w:rsid w:val="006F6FBB"/>
    <w:rsid w:val="006F739A"/>
    <w:rsid w:val="006F7901"/>
    <w:rsid w:val="006F793F"/>
    <w:rsid w:val="00700152"/>
    <w:rsid w:val="007005B4"/>
    <w:rsid w:val="007005F5"/>
    <w:rsid w:val="00700D95"/>
    <w:rsid w:val="00701CE8"/>
    <w:rsid w:val="00702452"/>
    <w:rsid w:val="0070249E"/>
    <w:rsid w:val="00702EBF"/>
    <w:rsid w:val="00703462"/>
    <w:rsid w:val="007034CA"/>
    <w:rsid w:val="0070375C"/>
    <w:rsid w:val="00703E76"/>
    <w:rsid w:val="00704803"/>
    <w:rsid w:val="00704CE3"/>
    <w:rsid w:val="00705743"/>
    <w:rsid w:val="00705FCA"/>
    <w:rsid w:val="00706818"/>
    <w:rsid w:val="007072C1"/>
    <w:rsid w:val="007075AC"/>
    <w:rsid w:val="00707CCB"/>
    <w:rsid w:val="00707DFF"/>
    <w:rsid w:val="007102E5"/>
    <w:rsid w:val="00710671"/>
    <w:rsid w:val="00710EBD"/>
    <w:rsid w:val="00711864"/>
    <w:rsid w:val="007119DD"/>
    <w:rsid w:val="007119F3"/>
    <w:rsid w:val="00711ADA"/>
    <w:rsid w:val="00711DBD"/>
    <w:rsid w:val="00711DD1"/>
    <w:rsid w:val="00711F4E"/>
    <w:rsid w:val="0071206A"/>
    <w:rsid w:val="007120DE"/>
    <w:rsid w:val="0071216B"/>
    <w:rsid w:val="007123C8"/>
    <w:rsid w:val="00712B57"/>
    <w:rsid w:val="00712BA8"/>
    <w:rsid w:val="00712E3A"/>
    <w:rsid w:val="00713376"/>
    <w:rsid w:val="007135BE"/>
    <w:rsid w:val="00714F01"/>
    <w:rsid w:val="00716228"/>
    <w:rsid w:val="007169C7"/>
    <w:rsid w:val="007171F4"/>
    <w:rsid w:val="0071779C"/>
    <w:rsid w:val="00717829"/>
    <w:rsid w:val="00717D3E"/>
    <w:rsid w:val="00717E19"/>
    <w:rsid w:val="00720318"/>
    <w:rsid w:val="00721750"/>
    <w:rsid w:val="0072189A"/>
    <w:rsid w:val="00721D57"/>
    <w:rsid w:val="00721E00"/>
    <w:rsid w:val="007228F3"/>
    <w:rsid w:val="00722F1A"/>
    <w:rsid w:val="00723766"/>
    <w:rsid w:val="00723B8E"/>
    <w:rsid w:val="00723C63"/>
    <w:rsid w:val="007240A1"/>
    <w:rsid w:val="007244BC"/>
    <w:rsid w:val="00725E0A"/>
    <w:rsid w:val="007268C2"/>
    <w:rsid w:val="007269BD"/>
    <w:rsid w:val="00726A3C"/>
    <w:rsid w:val="00726D10"/>
    <w:rsid w:val="00727C6D"/>
    <w:rsid w:val="007303FE"/>
    <w:rsid w:val="00730E3E"/>
    <w:rsid w:val="00731936"/>
    <w:rsid w:val="00731CEE"/>
    <w:rsid w:val="0073283B"/>
    <w:rsid w:val="00732A1A"/>
    <w:rsid w:val="0073347F"/>
    <w:rsid w:val="007335E0"/>
    <w:rsid w:val="00733721"/>
    <w:rsid w:val="00733E6B"/>
    <w:rsid w:val="0073413D"/>
    <w:rsid w:val="00734223"/>
    <w:rsid w:val="0073444D"/>
    <w:rsid w:val="00734718"/>
    <w:rsid w:val="00734756"/>
    <w:rsid w:val="00735324"/>
    <w:rsid w:val="00735CAE"/>
    <w:rsid w:val="00735F89"/>
    <w:rsid w:val="007360EC"/>
    <w:rsid w:val="007366E8"/>
    <w:rsid w:val="007368F1"/>
    <w:rsid w:val="00736DA0"/>
    <w:rsid w:val="00736FDA"/>
    <w:rsid w:val="0073794C"/>
    <w:rsid w:val="00737E61"/>
    <w:rsid w:val="00737F63"/>
    <w:rsid w:val="007405AA"/>
    <w:rsid w:val="007407B7"/>
    <w:rsid w:val="00740843"/>
    <w:rsid w:val="007412F3"/>
    <w:rsid w:val="00741E40"/>
    <w:rsid w:val="00742A05"/>
    <w:rsid w:val="0074324E"/>
    <w:rsid w:val="00743724"/>
    <w:rsid w:val="00743B47"/>
    <w:rsid w:val="007442DB"/>
    <w:rsid w:val="00744739"/>
    <w:rsid w:val="00744755"/>
    <w:rsid w:val="00744EE5"/>
    <w:rsid w:val="0074508E"/>
    <w:rsid w:val="00745CC7"/>
    <w:rsid w:val="00746668"/>
    <w:rsid w:val="00746843"/>
    <w:rsid w:val="00746C45"/>
    <w:rsid w:val="00746E9F"/>
    <w:rsid w:val="007474F8"/>
    <w:rsid w:val="00747B77"/>
    <w:rsid w:val="00747F7E"/>
    <w:rsid w:val="0075004D"/>
    <w:rsid w:val="0075027C"/>
    <w:rsid w:val="00750A68"/>
    <w:rsid w:val="00750EA2"/>
    <w:rsid w:val="00750F86"/>
    <w:rsid w:val="00751AC7"/>
    <w:rsid w:val="0075200E"/>
    <w:rsid w:val="00752114"/>
    <w:rsid w:val="007522D5"/>
    <w:rsid w:val="007525C9"/>
    <w:rsid w:val="00754B1C"/>
    <w:rsid w:val="00754D6F"/>
    <w:rsid w:val="00755117"/>
    <w:rsid w:val="007551AB"/>
    <w:rsid w:val="0075554E"/>
    <w:rsid w:val="00755868"/>
    <w:rsid w:val="007560A9"/>
    <w:rsid w:val="00756769"/>
    <w:rsid w:val="0075684A"/>
    <w:rsid w:val="00756B47"/>
    <w:rsid w:val="00756C51"/>
    <w:rsid w:val="00756E2B"/>
    <w:rsid w:val="00756EB4"/>
    <w:rsid w:val="007578A6"/>
    <w:rsid w:val="00757F52"/>
    <w:rsid w:val="00760586"/>
    <w:rsid w:val="007606AB"/>
    <w:rsid w:val="00760F11"/>
    <w:rsid w:val="007610A8"/>
    <w:rsid w:val="00761191"/>
    <w:rsid w:val="007619BC"/>
    <w:rsid w:val="00761A04"/>
    <w:rsid w:val="00761BAC"/>
    <w:rsid w:val="00761DAD"/>
    <w:rsid w:val="00761E0A"/>
    <w:rsid w:val="007623B1"/>
    <w:rsid w:val="00762686"/>
    <w:rsid w:val="0076278F"/>
    <w:rsid w:val="00763263"/>
    <w:rsid w:val="00763478"/>
    <w:rsid w:val="00763646"/>
    <w:rsid w:val="00763DFC"/>
    <w:rsid w:val="00763F78"/>
    <w:rsid w:val="00764C8E"/>
    <w:rsid w:val="007651FC"/>
    <w:rsid w:val="00765296"/>
    <w:rsid w:val="00765426"/>
    <w:rsid w:val="00767364"/>
    <w:rsid w:val="00767477"/>
    <w:rsid w:val="00767C16"/>
    <w:rsid w:val="00767CCC"/>
    <w:rsid w:val="00767EBC"/>
    <w:rsid w:val="00770B57"/>
    <w:rsid w:val="00771192"/>
    <w:rsid w:val="007711C5"/>
    <w:rsid w:val="0077161E"/>
    <w:rsid w:val="007721D2"/>
    <w:rsid w:val="007726CD"/>
    <w:rsid w:val="0077318F"/>
    <w:rsid w:val="00773366"/>
    <w:rsid w:val="00773709"/>
    <w:rsid w:val="007745ED"/>
    <w:rsid w:val="00774CDA"/>
    <w:rsid w:val="0077517B"/>
    <w:rsid w:val="00775816"/>
    <w:rsid w:val="00776B67"/>
    <w:rsid w:val="0077705B"/>
    <w:rsid w:val="007803E3"/>
    <w:rsid w:val="00780C26"/>
    <w:rsid w:val="007814BF"/>
    <w:rsid w:val="007823AC"/>
    <w:rsid w:val="00782473"/>
    <w:rsid w:val="00783933"/>
    <w:rsid w:val="00783E85"/>
    <w:rsid w:val="00783EEA"/>
    <w:rsid w:val="0078468E"/>
    <w:rsid w:val="0078489F"/>
    <w:rsid w:val="00784D41"/>
    <w:rsid w:val="00784DCD"/>
    <w:rsid w:val="0078517B"/>
    <w:rsid w:val="00785988"/>
    <w:rsid w:val="00785C2C"/>
    <w:rsid w:val="00785E34"/>
    <w:rsid w:val="00786196"/>
    <w:rsid w:val="00786AC6"/>
    <w:rsid w:val="007873BD"/>
    <w:rsid w:val="00787E3B"/>
    <w:rsid w:val="00787F40"/>
    <w:rsid w:val="00790272"/>
    <w:rsid w:val="007904C0"/>
    <w:rsid w:val="0079068C"/>
    <w:rsid w:val="00790820"/>
    <w:rsid w:val="00790B88"/>
    <w:rsid w:val="0079169A"/>
    <w:rsid w:val="00791738"/>
    <w:rsid w:val="007917B6"/>
    <w:rsid w:val="0079210B"/>
    <w:rsid w:val="007925DD"/>
    <w:rsid w:val="007925FD"/>
    <w:rsid w:val="0079262A"/>
    <w:rsid w:val="007926F5"/>
    <w:rsid w:val="00792F59"/>
    <w:rsid w:val="00793B44"/>
    <w:rsid w:val="007940DC"/>
    <w:rsid w:val="00794183"/>
    <w:rsid w:val="00794385"/>
    <w:rsid w:val="007944D0"/>
    <w:rsid w:val="007947D7"/>
    <w:rsid w:val="0079527D"/>
    <w:rsid w:val="00795369"/>
    <w:rsid w:val="007957DA"/>
    <w:rsid w:val="0079585B"/>
    <w:rsid w:val="00795916"/>
    <w:rsid w:val="00795A74"/>
    <w:rsid w:val="00795EDD"/>
    <w:rsid w:val="007962AE"/>
    <w:rsid w:val="00797EB7"/>
    <w:rsid w:val="007A0284"/>
    <w:rsid w:val="007A0808"/>
    <w:rsid w:val="007A0C95"/>
    <w:rsid w:val="007A0D6A"/>
    <w:rsid w:val="007A0F0A"/>
    <w:rsid w:val="007A1222"/>
    <w:rsid w:val="007A1562"/>
    <w:rsid w:val="007A1A4C"/>
    <w:rsid w:val="007A1EB1"/>
    <w:rsid w:val="007A210E"/>
    <w:rsid w:val="007A2E1C"/>
    <w:rsid w:val="007A2F96"/>
    <w:rsid w:val="007A3176"/>
    <w:rsid w:val="007A38B4"/>
    <w:rsid w:val="007A4250"/>
    <w:rsid w:val="007A455E"/>
    <w:rsid w:val="007A45D3"/>
    <w:rsid w:val="007A4FCC"/>
    <w:rsid w:val="007A5A96"/>
    <w:rsid w:val="007A5B24"/>
    <w:rsid w:val="007A5D5F"/>
    <w:rsid w:val="007A7202"/>
    <w:rsid w:val="007B0449"/>
    <w:rsid w:val="007B0ABD"/>
    <w:rsid w:val="007B0B29"/>
    <w:rsid w:val="007B0CC1"/>
    <w:rsid w:val="007B126F"/>
    <w:rsid w:val="007B1B85"/>
    <w:rsid w:val="007B1CD9"/>
    <w:rsid w:val="007B3777"/>
    <w:rsid w:val="007B4578"/>
    <w:rsid w:val="007B4AD1"/>
    <w:rsid w:val="007B4F37"/>
    <w:rsid w:val="007B520E"/>
    <w:rsid w:val="007B62AE"/>
    <w:rsid w:val="007B635E"/>
    <w:rsid w:val="007B669A"/>
    <w:rsid w:val="007B674E"/>
    <w:rsid w:val="007B6843"/>
    <w:rsid w:val="007B68DF"/>
    <w:rsid w:val="007B6D2D"/>
    <w:rsid w:val="007B6D8D"/>
    <w:rsid w:val="007B72B6"/>
    <w:rsid w:val="007C121A"/>
    <w:rsid w:val="007C14E1"/>
    <w:rsid w:val="007C1608"/>
    <w:rsid w:val="007C1698"/>
    <w:rsid w:val="007C1E59"/>
    <w:rsid w:val="007C22A3"/>
    <w:rsid w:val="007C2AF7"/>
    <w:rsid w:val="007C3C7A"/>
    <w:rsid w:val="007C3C89"/>
    <w:rsid w:val="007C3E68"/>
    <w:rsid w:val="007C44F4"/>
    <w:rsid w:val="007C49A9"/>
    <w:rsid w:val="007C57CE"/>
    <w:rsid w:val="007C5878"/>
    <w:rsid w:val="007C5F3D"/>
    <w:rsid w:val="007C6A8A"/>
    <w:rsid w:val="007C7ED4"/>
    <w:rsid w:val="007D09C6"/>
    <w:rsid w:val="007D1149"/>
    <w:rsid w:val="007D2926"/>
    <w:rsid w:val="007D2BF1"/>
    <w:rsid w:val="007D3270"/>
    <w:rsid w:val="007D3768"/>
    <w:rsid w:val="007D3B5F"/>
    <w:rsid w:val="007D3BC8"/>
    <w:rsid w:val="007D3C20"/>
    <w:rsid w:val="007D486A"/>
    <w:rsid w:val="007D4C65"/>
    <w:rsid w:val="007D5B29"/>
    <w:rsid w:val="007D6496"/>
    <w:rsid w:val="007D6539"/>
    <w:rsid w:val="007D6810"/>
    <w:rsid w:val="007D6AFC"/>
    <w:rsid w:val="007D6F7D"/>
    <w:rsid w:val="007D70AC"/>
    <w:rsid w:val="007D7C37"/>
    <w:rsid w:val="007E0198"/>
    <w:rsid w:val="007E06DA"/>
    <w:rsid w:val="007E081E"/>
    <w:rsid w:val="007E12DD"/>
    <w:rsid w:val="007E17B2"/>
    <w:rsid w:val="007E1CDA"/>
    <w:rsid w:val="007E1EF0"/>
    <w:rsid w:val="007E2400"/>
    <w:rsid w:val="007E2AAE"/>
    <w:rsid w:val="007E2C33"/>
    <w:rsid w:val="007E3ECA"/>
    <w:rsid w:val="007E40D4"/>
    <w:rsid w:val="007E4DF8"/>
    <w:rsid w:val="007E53BF"/>
    <w:rsid w:val="007E5984"/>
    <w:rsid w:val="007E778B"/>
    <w:rsid w:val="007E7A0B"/>
    <w:rsid w:val="007E7F07"/>
    <w:rsid w:val="007F018C"/>
    <w:rsid w:val="007F02B2"/>
    <w:rsid w:val="007F06B7"/>
    <w:rsid w:val="007F0AC3"/>
    <w:rsid w:val="007F123C"/>
    <w:rsid w:val="007F1406"/>
    <w:rsid w:val="007F1AB2"/>
    <w:rsid w:val="007F1CA7"/>
    <w:rsid w:val="007F1D04"/>
    <w:rsid w:val="007F1DF1"/>
    <w:rsid w:val="007F314F"/>
    <w:rsid w:val="007F415F"/>
    <w:rsid w:val="007F45C9"/>
    <w:rsid w:val="007F4EBA"/>
    <w:rsid w:val="007F52B0"/>
    <w:rsid w:val="007F52DE"/>
    <w:rsid w:val="007F5F4E"/>
    <w:rsid w:val="007F65B1"/>
    <w:rsid w:val="007F676C"/>
    <w:rsid w:val="007F74C4"/>
    <w:rsid w:val="008006C4"/>
    <w:rsid w:val="008008AA"/>
    <w:rsid w:val="00800A0E"/>
    <w:rsid w:val="00800B43"/>
    <w:rsid w:val="00800FD8"/>
    <w:rsid w:val="0080124B"/>
    <w:rsid w:val="00801388"/>
    <w:rsid w:val="00801E71"/>
    <w:rsid w:val="00801F93"/>
    <w:rsid w:val="008020A7"/>
    <w:rsid w:val="00802432"/>
    <w:rsid w:val="008024C7"/>
    <w:rsid w:val="008027D1"/>
    <w:rsid w:val="0080294D"/>
    <w:rsid w:val="00802A33"/>
    <w:rsid w:val="00802D45"/>
    <w:rsid w:val="00802E8A"/>
    <w:rsid w:val="00803A10"/>
    <w:rsid w:val="00803B64"/>
    <w:rsid w:val="008043FE"/>
    <w:rsid w:val="00804C57"/>
    <w:rsid w:val="008051BE"/>
    <w:rsid w:val="00805517"/>
    <w:rsid w:val="00806141"/>
    <w:rsid w:val="00807C6D"/>
    <w:rsid w:val="00810356"/>
    <w:rsid w:val="00810B83"/>
    <w:rsid w:val="00810F27"/>
    <w:rsid w:val="0081141D"/>
    <w:rsid w:val="00811463"/>
    <w:rsid w:val="008115E4"/>
    <w:rsid w:val="0081161F"/>
    <w:rsid w:val="0081206C"/>
    <w:rsid w:val="008128A0"/>
    <w:rsid w:val="008132F6"/>
    <w:rsid w:val="00813473"/>
    <w:rsid w:val="00813530"/>
    <w:rsid w:val="00813550"/>
    <w:rsid w:val="00813D79"/>
    <w:rsid w:val="00815170"/>
    <w:rsid w:val="008152A6"/>
    <w:rsid w:val="00815545"/>
    <w:rsid w:val="008156AB"/>
    <w:rsid w:val="00815868"/>
    <w:rsid w:val="0081645F"/>
    <w:rsid w:val="00816825"/>
    <w:rsid w:val="008170B4"/>
    <w:rsid w:val="008173FF"/>
    <w:rsid w:val="008202D3"/>
    <w:rsid w:val="008207A0"/>
    <w:rsid w:val="008207D2"/>
    <w:rsid w:val="00820A43"/>
    <w:rsid w:val="00820CDB"/>
    <w:rsid w:val="00821115"/>
    <w:rsid w:val="00821F2A"/>
    <w:rsid w:val="00821F93"/>
    <w:rsid w:val="0082274B"/>
    <w:rsid w:val="008228CB"/>
    <w:rsid w:val="00822EFF"/>
    <w:rsid w:val="00822FC8"/>
    <w:rsid w:val="00823677"/>
    <w:rsid w:val="008238E5"/>
    <w:rsid w:val="00824AC8"/>
    <w:rsid w:val="00824E4C"/>
    <w:rsid w:val="00825BA8"/>
    <w:rsid w:val="0082632F"/>
    <w:rsid w:val="00826721"/>
    <w:rsid w:val="00826A62"/>
    <w:rsid w:val="00827103"/>
    <w:rsid w:val="00827240"/>
    <w:rsid w:val="0082741E"/>
    <w:rsid w:val="00827FB3"/>
    <w:rsid w:val="0083000A"/>
    <w:rsid w:val="008307A7"/>
    <w:rsid w:val="00830A88"/>
    <w:rsid w:val="00830EA6"/>
    <w:rsid w:val="00831187"/>
    <w:rsid w:val="008314C2"/>
    <w:rsid w:val="00831509"/>
    <w:rsid w:val="008315D1"/>
    <w:rsid w:val="008324FA"/>
    <w:rsid w:val="008329C6"/>
    <w:rsid w:val="00832D1A"/>
    <w:rsid w:val="00832E5E"/>
    <w:rsid w:val="008330E7"/>
    <w:rsid w:val="00833F01"/>
    <w:rsid w:val="008345B0"/>
    <w:rsid w:val="00834606"/>
    <w:rsid w:val="00834868"/>
    <w:rsid w:val="008349F4"/>
    <w:rsid w:val="00834C44"/>
    <w:rsid w:val="00834C73"/>
    <w:rsid w:val="00835235"/>
    <w:rsid w:val="00835276"/>
    <w:rsid w:val="008354E5"/>
    <w:rsid w:val="0083564F"/>
    <w:rsid w:val="0083629A"/>
    <w:rsid w:val="008362D2"/>
    <w:rsid w:val="008365BD"/>
    <w:rsid w:val="00836BC7"/>
    <w:rsid w:val="00837113"/>
    <w:rsid w:val="00837202"/>
    <w:rsid w:val="00837271"/>
    <w:rsid w:val="008403EA"/>
    <w:rsid w:val="008404E4"/>
    <w:rsid w:val="0084078E"/>
    <w:rsid w:val="00840860"/>
    <w:rsid w:val="00840DEA"/>
    <w:rsid w:val="00841088"/>
    <w:rsid w:val="00841172"/>
    <w:rsid w:val="008412BF"/>
    <w:rsid w:val="00841B98"/>
    <w:rsid w:val="008420E5"/>
    <w:rsid w:val="008422F7"/>
    <w:rsid w:val="00842AED"/>
    <w:rsid w:val="00842EAF"/>
    <w:rsid w:val="008442F1"/>
    <w:rsid w:val="00844F7D"/>
    <w:rsid w:val="00844FFC"/>
    <w:rsid w:val="008451D8"/>
    <w:rsid w:val="00845413"/>
    <w:rsid w:val="008455DF"/>
    <w:rsid w:val="00846078"/>
    <w:rsid w:val="0084629E"/>
    <w:rsid w:val="008467D7"/>
    <w:rsid w:val="00846F09"/>
    <w:rsid w:val="00846F70"/>
    <w:rsid w:val="008470DF"/>
    <w:rsid w:val="00847152"/>
    <w:rsid w:val="0084755A"/>
    <w:rsid w:val="00847919"/>
    <w:rsid w:val="00847B75"/>
    <w:rsid w:val="00847CD2"/>
    <w:rsid w:val="00847FEF"/>
    <w:rsid w:val="0085014E"/>
    <w:rsid w:val="00850230"/>
    <w:rsid w:val="00851406"/>
    <w:rsid w:val="00851828"/>
    <w:rsid w:val="00851AD0"/>
    <w:rsid w:val="0085253D"/>
    <w:rsid w:val="008526F9"/>
    <w:rsid w:val="00852AE2"/>
    <w:rsid w:val="00853978"/>
    <w:rsid w:val="00853A07"/>
    <w:rsid w:val="00854103"/>
    <w:rsid w:val="00854201"/>
    <w:rsid w:val="008542E2"/>
    <w:rsid w:val="008545CC"/>
    <w:rsid w:val="00854A7E"/>
    <w:rsid w:val="00854CAF"/>
    <w:rsid w:val="00854E73"/>
    <w:rsid w:val="008556B8"/>
    <w:rsid w:val="008558FE"/>
    <w:rsid w:val="00855A87"/>
    <w:rsid w:val="00855DFB"/>
    <w:rsid w:val="00856BD1"/>
    <w:rsid w:val="00856D8C"/>
    <w:rsid w:val="008574AD"/>
    <w:rsid w:val="00857FB4"/>
    <w:rsid w:val="00860276"/>
    <w:rsid w:val="00860493"/>
    <w:rsid w:val="008604B2"/>
    <w:rsid w:val="0086058A"/>
    <w:rsid w:val="00860DCE"/>
    <w:rsid w:val="00860EDD"/>
    <w:rsid w:val="00861A6D"/>
    <w:rsid w:val="00861D09"/>
    <w:rsid w:val="00861E58"/>
    <w:rsid w:val="008622B9"/>
    <w:rsid w:val="0086250A"/>
    <w:rsid w:val="008626EC"/>
    <w:rsid w:val="00862835"/>
    <w:rsid w:val="00862DFF"/>
    <w:rsid w:val="00862F05"/>
    <w:rsid w:val="00862F5C"/>
    <w:rsid w:val="00863756"/>
    <w:rsid w:val="00863A44"/>
    <w:rsid w:val="008643C9"/>
    <w:rsid w:val="008644EF"/>
    <w:rsid w:val="00864F23"/>
    <w:rsid w:val="00864F7B"/>
    <w:rsid w:val="008651D8"/>
    <w:rsid w:val="00866028"/>
    <w:rsid w:val="008663D6"/>
    <w:rsid w:val="0086687F"/>
    <w:rsid w:val="00866A48"/>
    <w:rsid w:val="00866A69"/>
    <w:rsid w:val="00866A9F"/>
    <w:rsid w:val="008675D2"/>
    <w:rsid w:val="008679D0"/>
    <w:rsid w:val="0087094B"/>
    <w:rsid w:val="00870B08"/>
    <w:rsid w:val="00870C6D"/>
    <w:rsid w:val="00871461"/>
    <w:rsid w:val="008734E2"/>
    <w:rsid w:val="0087367E"/>
    <w:rsid w:val="00873FEF"/>
    <w:rsid w:val="008741C7"/>
    <w:rsid w:val="00874243"/>
    <w:rsid w:val="00874244"/>
    <w:rsid w:val="008753F7"/>
    <w:rsid w:val="00875481"/>
    <w:rsid w:val="008755A9"/>
    <w:rsid w:val="008757EA"/>
    <w:rsid w:val="00875830"/>
    <w:rsid w:val="008805C1"/>
    <w:rsid w:val="00880AC6"/>
    <w:rsid w:val="00881595"/>
    <w:rsid w:val="00882541"/>
    <w:rsid w:val="0088312C"/>
    <w:rsid w:val="00883A17"/>
    <w:rsid w:val="0088425A"/>
    <w:rsid w:val="00884297"/>
    <w:rsid w:val="008842F5"/>
    <w:rsid w:val="00884F8D"/>
    <w:rsid w:val="00885618"/>
    <w:rsid w:val="00885A9D"/>
    <w:rsid w:val="00885BE9"/>
    <w:rsid w:val="008863A7"/>
    <w:rsid w:val="008864B8"/>
    <w:rsid w:val="0088679F"/>
    <w:rsid w:val="008867D7"/>
    <w:rsid w:val="008867E2"/>
    <w:rsid w:val="00886DB2"/>
    <w:rsid w:val="00886E4F"/>
    <w:rsid w:val="00887198"/>
    <w:rsid w:val="008871FB"/>
    <w:rsid w:val="008904CE"/>
    <w:rsid w:val="008904E4"/>
    <w:rsid w:val="0089088A"/>
    <w:rsid w:val="008908DB"/>
    <w:rsid w:val="00890BFE"/>
    <w:rsid w:val="00890C01"/>
    <w:rsid w:val="00891D55"/>
    <w:rsid w:val="00891E00"/>
    <w:rsid w:val="00891F57"/>
    <w:rsid w:val="00891FFE"/>
    <w:rsid w:val="00892CCF"/>
    <w:rsid w:val="00892E84"/>
    <w:rsid w:val="00893747"/>
    <w:rsid w:val="008939DD"/>
    <w:rsid w:val="00893C90"/>
    <w:rsid w:val="00893FE9"/>
    <w:rsid w:val="0089455F"/>
    <w:rsid w:val="008949FF"/>
    <w:rsid w:val="0089524D"/>
    <w:rsid w:val="00895BDB"/>
    <w:rsid w:val="00895E4D"/>
    <w:rsid w:val="008960B9"/>
    <w:rsid w:val="00896406"/>
    <w:rsid w:val="00897237"/>
    <w:rsid w:val="00897465"/>
    <w:rsid w:val="008A1B55"/>
    <w:rsid w:val="008A1BD8"/>
    <w:rsid w:val="008A2FEC"/>
    <w:rsid w:val="008A309A"/>
    <w:rsid w:val="008A3E14"/>
    <w:rsid w:val="008A40B0"/>
    <w:rsid w:val="008A43BD"/>
    <w:rsid w:val="008A4872"/>
    <w:rsid w:val="008A5167"/>
    <w:rsid w:val="008A5349"/>
    <w:rsid w:val="008A5E3E"/>
    <w:rsid w:val="008A5ED8"/>
    <w:rsid w:val="008A5F6C"/>
    <w:rsid w:val="008A6002"/>
    <w:rsid w:val="008B0560"/>
    <w:rsid w:val="008B06F0"/>
    <w:rsid w:val="008B0D26"/>
    <w:rsid w:val="008B0EBF"/>
    <w:rsid w:val="008B0FDF"/>
    <w:rsid w:val="008B17C6"/>
    <w:rsid w:val="008B1AA5"/>
    <w:rsid w:val="008B1F60"/>
    <w:rsid w:val="008B1FDB"/>
    <w:rsid w:val="008B2573"/>
    <w:rsid w:val="008B2CC4"/>
    <w:rsid w:val="008B3060"/>
    <w:rsid w:val="008B3255"/>
    <w:rsid w:val="008B32D0"/>
    <w:rsid w:val="008B3358"/>
    <w:rsid w:val="008B39C7"/>
    <w:rsid w:val="008B39ED"/>
    <w:rsid w:val="008B46B0"/>
    <w:rsid w:val="008B494C"/>
    <w:rsid w:val="008B55C9"/>
    <w:rsid w:val="008B5C30"/>
    <w:rsid w:val="008B62D5"/>
    <w:rsid w:val="008B6300"/>
    <w:rsid w:val="008B6866"/>
    <w:rsid w:val="008B6F57"/>
    <w:rsid w:val="008B7218"/>
    <w:rsid w:val="008B73FB"/>
    <w:rsid w:val="008B7830"/>
    <w:rsid w:val="008B7A5C"/>
    <w:rsid w:val="008C0586"/>
    <w:rsid w:val="008C0F9D"/>
    <w:rsid w:val="008C1308"/>
    <w:rsid w:val="008C135A"/>
    <w:rsid w:val="008C143C"/>
    <w:rsid w:val="008C1513"/>
    <w:rsid w:val="008C15B5"/>
    <w:rsid w:val="008C21F6"/>
    <w:rsid w:val="008C22BC"/>
    <w:rsid w:val="008C24C9"/>
    <w:rsid w:val="008C25C0"/>
    <w:rsid w:val="008C386D"/>
    <w:rsid w:val="008C3B18"/>
    <w:rsid w:val="008C3CC9"/>
    <w:rsid w:val="008C3CDE"/>
    <w:rsid w:val="008C3E43"/>
    <w:rsid w:val="008C4639"/>
    <w:rsid w:val="008C520F"/>
    <w:rsid w:val="008C55BD"/>
    <w:rsid w:val="008C5711"/>
    <w:rsid w:val="008C5A3C"/>
    <w:rsid w:val="008C6429"/>
    <w:rsid w:val="008C6646"/>
    <w:rsid w:val="008C72A7"/>
    <w:rsid w:val="008C779B"/>
    <w:rsid w:val="008C7A9C"/>
    <w:rsid w:val="008D0D18"/>
    <w:rsid w:val="008D0F70"/>
    <w:rsid w:val="008D146C"/>
    <w:rsid w:val="008D14AE"/>
    <w:rsid w:val="008D1652"/>
    <w:rsid w:val="008D1975"/>
    <w:rsid w:val="008D1CB1"/>
    <w:rsid w:val="008D1D2E"/>
    <w:rsid w:val="008D2397"/>
    <w:rsid w:val="008D24A1"/>
    <w:rsid w:val="008D29E4"/>
    <w:rsid w:val="008D37EC"/>
    <w:rsid w:val="008D388E"/>
    <w:rsid w:val="008D3965"/>
    <w:rsid w:val="008D3EB0"/>
    <w:rsid w:val="008D46C0"/>
    <w:rsid w:val="008D49AC"/>
    <w:rsid w:val="008D4A34"/>
    <w:rsid w:val="008D5CB4"/>
    <w:rsid w:val="008E029A"/>
    <w:rsid w:val="008E050A"/>
    <w:rsid w:val="008E0767"/>
    <w:rsid w:val="008E0892"/>
    <w:rsid w:val="008E0DD6"/>
    <w:rsid w:val="008E14D8"/>
    <w:rsid w:val="008E16D9"/>
    <w:rsid w:val="008E25A2"/>
    <w:rsid w:val="008E26DC"/>
    <w:rsid w:val="008E27C0"/>
    <w:rsid w:val="008E2937"/>
    <w:rsid w:val="008E2E98"/>
    <w:rsid w:val="008E2FEB"/>
    <w:rsid w:val="008E3502"/>
    <w:rsid w:val="008E3788"/>
    <w:rsid w:val="008E3797"/>
    <w:rsid w:val="008E4079"/>
    <w:rsid w:val="008E4628"/>
    <w:rsid w:val="008E477C"/>
    <w:rsid w:val="008E4BE7"/>
    <w:rsid w:val="008E4CB4"/>
    <w:rsid w:val="008E4DFA"/>
    <w:rsid w:val="008E4E7C"/>
    <w:rsid w:val="008E53FF"/>
    <w:rsid w:val="008E56D4"/>
    <w:rsid w:val="008E58AD"/>
    <w:rsid w:val="008E5D9D"/>
    <w:rsid w:val="008E605A"/>
    <w:rsid w:val="008E60BC"/>
    <w:rsid w:val="008E63B1"/>
    <w:rsid w:val="008E664C"/>
    <w:rsid w:val="008E6AA1"/>
    <w:rsid w:val="008E6E2B"/>
    <w:rsid w:val="008E6F7A"/>
    <w:rsid w:val="008E7094"/>
    <w:rsid w:val="008E7973"/>
    <w:rsid w:val="008E7CB1"/>
    <w:rsid w:val="008F0769"/>
    <w:rsid w:val="008F0C00"/>
    <w:rsid w:val="008F13A7"/>
    <w:rsid w:val="008F1502"/>
    <w:rsid w:val="008F1E15"/>
    <w:rsid w:val="008F24F3"/>
    <w:rsid w:val="008F255F"/>
    <w:rsid w:val="008F266B"/>
    <w:rsid w:val="008F28CB"/>
    <w:rsid w:val="008F2E8F"/>
    <w:rsid w:val="008F2F2C"/>
    <w:rsid w:val="008F311E"/>
    <w:rsid w:val="008F400A"/>
    <w:rsid w:val="008F4395"/>
    <w:rsid w:val="008F4BEB"/>
    <w:rsid w:val="008F5576"/>
    <w:rsid w:val="008F5845"/>
    <w:rsid w:val="008F590C"/>
    <w:rsid w:val="008F6040"/>
    <w:rsid w:val="008F6046"/>
    <w:rsid w:val="008F6FE5"/>
    <w:rsid w:val="008F74F3"/>
    <w:rsid w:val="008F75C9"/>
    <w:rsid w:val="008F77DF"/>
    <w:rsid w:val="008F7AAF"/>
    <w:rsid w:val="009005F3"/>
    <w:rsid w:val="00900C9A"/>
    <w:rsid w:val="009010B7"/>
    <w:rsid w:val="00902065"/>
    <w:rsid w:val="0090299F"/>
    <w:rsid w:val="00902F3B"/>
    <w:rsid w:val="00903078"/>
    <w:rsid w:val="00903426"/>
    <w:rsid w:val="00903B3C"/>
    <w:rsid w:val="00903B4C"/>
    <w:rsid w:val="009048A5"/>
    <w:rsid w:val="00904B4A"/>
    <w:rsid w:val="00905263"/>
    <w:rsid w:val="00905281"/>
    <w:rsid w:val="00905BE7"/>
    <w:rsid w:val="00905D27"/>
    <w:rsid w:val="009061DC"/>
    <w:rsid w:val="0090668A"/>
    <w:rsid w:val="00906CFF"/>
    <w:rsid w:val="009073A8"/>
    <w:rsid w:val="00907A6A"/>
    <w:rsid w:val="009102A0"/>
    <w:rsid w:val="0091053D"/>
    <w:rsid w:val="00910D13"/>
    <w:rsid w:val="00910EF1"/>
    <w:rsid w:val="009115DF"/>
    <w:rsid w:val="009118F9"/>
    <w:rsid w:val="00911FF8"/>
    <w:rsid w:val="0091224C"/>
    <w:rsid w:val="0091293C"/>
    <w:rsid w:val="00912D04"/>
    <w:rsid w:val="00912D0F"/>
    <w:rsid w:val="00913364"/>
    <w:rsid w:val="009135CA"/>
    <w:rsid w:val="0091435E"/>
    <w:rsid w:val="00914DB7"/>
    <w:rsid w:val="00914DF8"/>
    <w:rsid w:val="009157E2"/>
    <w:rsid w:val="00915C3F"/>
    <w:rsid w:val="00915C48"/>
    <w:rsid w:val="009161F2"/>
    <w:rsid w:val="00916313"/>
    <w:rsid w:val="009165C8"/>
    <w:rsid w:val="009166A4"/>
    <w:rsid w:val="009167EF"/>
    <w:rsid w:val="00916D96"/>
    <w:rsid w:val="00917196"/>
    <w:rsid w:val="009179A7"/>
    <w:rsid w:val="00917D89"/>
    <w:rsid w:val="00917FB8"/>
    <w:rsid w:val="009206A9"/>
    <w:rsid w:val="009207DE"/>
    <w:rsid w:val="00920CF2"/>
    <w:rsid w:val="00921328"/>
    <w:rsid w:val="009214B0"/>
    <w:rsid w:val="00921814"/>
    <w:rsid w:val="0092209F"/>
    <w:rsid w:val="00922169"/>
    <w:rsid w:val="00922293"/>
    <w:rsid w:val="00922404"/>
    <w:rsid w:val="00922B32"/>
    <w:rsid w:val="00922F62"/>
    <w:rsid w:val="00923ECE"/>
    <w:rsid w:val="00923FC3"/>
    <w:rsid w:val="0092406D"/>
    <w:rsid w:val="00924C46"/>
    <w:rsid w:val="00924E35"/>
    <w:rsid w:val="0092534B"/>
    <w:rsid w:val="0092559D"/>
    <w:rsid w:val="0092566A"/>
    <w:rsid w:val="009259AF"/>
    <w:rsid w:val="0092626D"/>
    <w:rsid w:val="00926389"/>
    <w:rsid w:val="00926870"/>
    <w:rsid w:val="00926903"/>
    <w:rsid w:val="00926CB7"/>
    <w:rsid w:val="00926D86"/>
    <w:rsid w:val="00926E24"/>
    <w:rsid w:val="00927377"/>
    <w:rsid w:val="0092739B"/>
    <w:rsid w:val="00930AFB"/>
    <w:rsid w:val="00930B4F"/>
    <w:rsid w:val="00931318"/>
    <w:rsid w:val="0093135C"/>
    <w:rsid w:val="00931747"/>
    <w:rsid w:val="00931D2B"/>
    <w:rsid w:val="0093223C"/>
    <w:rsid w:val="009326AE"/>
    <w:rsid w:val="00932CDB"/>
    <w:rsid w:val="00932F3E"/>
    <w:rsid w:val="009332A3"/>
    <w:rsid w:val="00933354"/>
    <w:rsid w:val="00934A2D"/>
    <w:rsid w:val="0093529C"/>
    <w:rsid w:val="00935523"/>
    <w:rsid w:val="00935E84"/>
    <w:rsid w:val="00936689"/>
    <w:rsid w:val="0093682C"/>
    <w:rsid w:val="00936CB5"/>
    <w:rsid w:val="0093726D"/>
    <w:rsid w:val="00937B87"/>
    <w:rsid w:val="009409CD"/>
    <w:rsid w:val="00940A51"/>
    <w:rsid w:val="00940C5A"/>
    <w:rsid w:val="00940DD5"/>
    <w:rsid w:val="00942C16"/>
    <w:rsid w:val="00943EE1"/>
    <w:rsid w:val="009443FC"/>
    <w:rsid w:val="009448F8"/>
    <w:rsid w:val="00945492"/>
    <w:rsid w:val="00945895"/>
    <w:rsid w:val="00945C23"/>
    <w:rsid w:val="00946062"/>
    <w:rsid w:val="009460E8"/>
    <w:rsid w:val="00946362"/>
    <w:rsid w:val="00946D29"/>
    <w:rsid w:val="00946E73"/>
    <w:rsid w:val="009474AB"/>
    <w:rsid w:val="00947548"/>
    <w:rsid w:val="00947AB1"/>
    <w:rsid w:val="00947D2B"/>
    <w:rsid w:val="00947E42"/>
    <w:rsid w:val="00947F98"/>
    <w:rsid w:val="00950893"/>
    <w:rsid w:val="009514D2"/>
    <w:rsid w:val="0095186B"/>
    <w:rsid w:val="009518CF"/>
    <w:rsid w:val="00951E09"/>
    <w:rsid w:val="00952331"/>
    <w:rsid w:val="00952D0C"/>
    <w:rsid w:val="00952FC3"/>
    <w:rsid w:val="009530EA"/>
    <w:rsid w:val="009532EA"/>
    <w:rsid w:val="00953878"/>
    <w:rsid w:val="00954341"/>
    <w:rsid w:val="009547D7"/>
    <w:rsid w:val="0095491C"/>
    <w:rsid w:val="009549C0"/>
    <w:rsid w:val="00955650"/>
    <w:rsid w:val="009559D0"/>
    <w:rsid w:val="00955BDB"/>
    <w:rsid w:val="0095600A"/>
    <w:rsid w:val="00956111"/>
    <w:rsid w:val="00956333"/>
    <w:rsid w:val="0095652D"/>
    <w:rsid w:val="009570BE"/>
    <w:rsid w:val="00957320"/>
    <w:rsid w:val="00957860"/>
    <w:rsid w:val="00957DDD"/>
    <w:rsid w:val="0096003E"/>
    <w:rsid w:val="00960FC6"/>
    <w:rsid w:val="00961388"/>
    <w:rsid w:val="00961953"/>
    <w:rsid w:val="00962684"/>
    <w:rsid w:val="00962E96"/>
    <w:rsid w:val="00963019"/>
    <w:rsid w:val="0096335E"/>
    <w:rsid w:val="009637C2"/>
    <w:rsid w:val="00964554"/>
    <w:rsid w:val="00964560"/>
    <w:rsid w:val="00964971"/>
    <w:rsid w:val="00964C1E"/>
    <w:rsid w:val="0096505E"/>
    <w:rsid w:val="00965BA7"/>
    <w:rsid w:val="0096641E"/>
    <w:rsid w:val="00966F77"/>
    <w:rsid w:val="00967526"/>
    <w:rsid w:val="00967748"/>
    <w:rsid w:val="009679F6"/>
    <w:rsid w:val="0097003B"/>
    <w:rsid w:val="0097016B"/>
    <w:rsid w:val="0097026F"/>
    <w:rsid w:val="00970502"/>
    <w:rsid w:val="0097063B"/>
    <w:rsid w:val="00970871"/>
    <w:rsid w:val="00971022"/>
    <w:rsid w:val="009714A2"/>
    <w:rsid w:val="0097168E"/>
    <w:rsid w:val="009718C9"/>
    <w:rsid w:val="00972276"/>
    <w:rsid w:val="00972787"/>
    <w:rsid w:val="00972D91"/>
    <w:rsid w:val="00972E6F"/>
    <w:rsid w:val="00973183"/>
    <w:rsid w:val="009731B0"/>
    <w:rsid w:val="0097348C"/>
    <w:rsid w:val="0097436F"/>
    <w:rsid w:val="009743EA"/>
    <w:rsid w:val="00974677"/>
    <w:rsid w:val="00974A08"/>
    <w:rsid w:val="00974B7E"/>
    <w:rsid w:val="00975529"/>
    <w:rsid w:val="009755ED"/>
    <w:rsid w:val="00975D22"/>
    <w:rsid w:val="009763FB"/>
    <w:rsid w:val="00976ADC"/>
    <w:rsid w:val="00976F04"/>
    <w:rsid w:val="00976F63"/>
    <w:rsid w:val="009779B3"/>
    <w:rsid w:val="00977A7E"/>
    <w:rsid w:val="00980C0A"/>
    <w:rsid w:val="00980DC4"/>
    <w:rsid w:val="009810A2"/>
    <w:rsid w:val="00981533"/>
    <w:rsid w:val="00981C02"/>
    <w:rsid w:val="009824F5"/>
    <w:rsid w:val="0098269F"/>
    <w:rsid w:val="00982AB4"/>
    <w:rsid w:val="00983633"/>
    <w:rsid w:val="00983B94"/>
    <w:rsid w:val="00984052"/>
    <w:rsid w:val="00985692"/>
    <w:rsid w:val="0098576F"/>
    <w:rsid w:val="009857AE"/>
    <w:rsid w:val="00985FCA"/>
    <w:rsid w:val="00986A07"/>
    <w:rsid w:val="00987408"/>
    <w:rsid w:val="00987BAC"/>
    <w:rsid w:val="0099015B"/>
    <w:rsid w:val="0099087E"/>
    <w:rsid w:val="00990880"/>
    <w:rsid w:val="00990C85"/>
    <w:rsid w:val="00990DB4"/>
    <w:rsid w:val="009910A6"/>
    <w:rsid w:val="00991FA7"/>
    <w:rsid w:val="009922C6"/>
    <w:rsid w:val="00992B62"/>
    <w:rsid w:val="00992B75"/>
    <w:rsid w:val="00992D57"/>
    <w:rsid w:val="00993E93"/>
    <w:rsid w:val="0099440D"/>
    <w:rsid w:val="0099481A"/>
    <w:rsid w:val="00994C9B"/>
    <w:rsid w:val="00995065"/>
    <w:rsid w:val="00995593"/>
    <w:rsid w:val="0099571C"/>
    <w:rsid w:val="009965DA"/>
    <w:rsid w:val="00996FD6"/>
    <w:rsid w:val="00997064"/>
    <w:rsid w:val="0099722F"/>
    <w:rsid w:val="00997726"/>
    <w:rsid w:val="00997ABF"/>
    <w:rsid w:val="00997F21"/>
    <w:rsid w:val="009A06F5"/>
    <w:rsid w:val="009A077C"/>
    <w:rsid w:val="009A1280"/>
    <w:rsid w:val="009A12CB"/>
    <w:rsid w:val="009A17A8"/>
    <w:rsid w:val="009A2459"/>
    <w:rsid w:val="009A2E47"/>
    <w:rsid w:val="009A3261"/>
    <w:rsid w:val="009A33F1"/>
    <w:rsid w:val="009A346A"/>
    <w:rsid w:val="009A3A25"/>
    <w:rsid w:val="009A3BEA"/>
    <w:rsid w:val="009A48CA"/>
    <w:rsid w:val="009A4982"/>
    <w:rsid w:val="009A5124"/>
    <w:rsid w:val="009A5D7F"/>
    <w:rsid w:val="009A6649"/>
    <w:rsid w:val="009A6CCB"/>
    <w:rsid w:val="009A6DDE"/>
    <w:rsid w:val="009A6EC0"/>
    <w:rsid w:val="009A6F11"/>
    <w:rsid w:val="009A7A77"/>
    <w:rsid w:val="009A7C5E"/>
    <w:rsid w:val="009B03CE"/>
    <w:rsid w:val="009B0E50"/>
    <w:rsid w:val="009B193A"/>
    <w:rsid w:val="009B1B85"/>
    <w:rsid w:val="009B1DD8"/>
    <w:rsid w:val="009B2025"/>
    <w:rsid w:val="009B36E5"/>
    <w:rsid w:val="009B3857"/>
    <w:rsid w:val="009B3ABB"/>
    <w:rsid w:val="009B3E56"/>
    <w:rsid w:val="009B3F03"/>
    <w:rsid w:val="009B3FB0"/>
    <w:rsid w:val="009B47E0"/>
    <w:rsid w:val="009B47EA"/>
    <w:rsid w:val="009B4851"/>
    <w:rsid w:val="009B4FB0"/>
    <w:rsid w:val="009B5564"/>
    <w:rsid w:val="009B58F6"/>
    <w:rsid w:val="009B5E3E"/>
    <w:rsid w:val="009B6467"/>
    <w:rsid w:val="009B6829"/>
    <w:rsid w:val="009B68E8"/>
    <w:rsid w:val="009B6DA6"/>
    <w:rsid w:val="009B7745"/>
    <w:rsid w:val="009B7875"/>
    <w:rsid w:val="009B7B18"/>
    <w:rsid w:val="009B7F01"/>
    <w:rsid w:val="009B7F16"/>
    <w:rsid w:val="009C0014"/>
    <w:rsid w:val="009C0089"/>
    <w:rsid w:val="009C0FF7"/>
    <w:rsid w:val="009C1175"/>
    <w:rsid w:val="009C19DF"/>
    <w:rsid w:val="009C22D2"/>
    <w:rsid w:val="009C2A6B"/>
    <w:rsid w:val="009C2D9A"/>
    <w:rsid w:val="009C3182"/>
    <w:rsid w:val="009C32FB"/>
    <w:rsid w:val="009C376F"/>
    <w:rsid w:val="009C3D27"/>
    <w:rsid w:val="009C4014"/>
    <w:rsid w:val="009C40E9"/>
    <w:rsid w:val="009C4184"/>
    <w:rsid w:val="009C56A1"/>
    <w:rsid w:val="009C5ED5"/>
    <w:rsid w:val="009C6808"/>
    <w:rsid w:val="009C6DB4"/>
    <w:rsid w:val="009C6EF0"/>
    <w:rsid w:val="009C7832"/>
    <w:rsid w:val="009C7DF6"/>
    <w:rsid w:val="009C7F00"/>
    <w:rsid w:val="009D0239"/>
    <w:rsid w:val="009D1008"/>
    <w:rsid w:val="009D162B"/>
    <w:rsid w:val="009D1F3F"/>
    <w:rsid w:val="009D22B6"/>
    <w:rsid w:val="009D257E"/>
    <w:rsid w:val="009D2C05"/>
    <w:rsid w:val="009D2C38"/>
    <w:rsid w:val="009D2EF8"/>
    <w:rsid w:val="009D34B2"/>
    <w:rsid w:val="009D388B"/>
    <w:rsid w:val="009D40EA"/>
    <w:rsid w:val="009D4A3B"/>
    <w:rsid w:val="009D5230"/>
    <w:rsid w:val="009D5251"/>
    <w:rsid w:val="009D564A"/>
    <w:rsid w:val="009D6836"/>
    <w:rsid w:val="009E003B"/>
    <w:rsid w:val="009E00D7"/>
    <w:rsid w:val="009E029D"/>
    <w:rsid w:val="009E0985"/>
    <w:rsid w:val="009E0D62"/>
    <w:rsid w:val="009E0E3A"/>
    <w:rsid w:val="009E118D"/>
    <w:rsid w:val="009E124D"/>
    <w:rsid w:val="009E2309"/>
    <w:rsid w:val="009E278F"/>
    <w:rsid w:val="009E2A62"/>
    <w:rsid w:val="009E3010"/>
    <w:rsid w:val="009E3213"/>
    <w:rsid w:val="009E36F9"/>
    <w:rsid w:val="009E42F9"/>
    <w:rsid w:val="009E5B68"/>
    <w:rsid w:val="009E5BA9"/>
    <w:rsid w:val="009E60EB"/>
    <w:rsid w:val="009E7A6A"/>
    <w:rsid w:val="009F0BC5"/>
    <w:rsid w:val="009F1277"/>
    <w:rsid w:val="009F20A7"/>
    <w:rsid w:val="009F29E9"/>
    <w:rsid w:val="009F2D52"/>
    <w:rsid w:val="009F4182"/>
    <w:rsid w:val="009F4250"/>
    <w:rsid w:val="009F4ADE"/>
    <w:rsid w:val="009F4E36"/>
    <w:rsid w:val="009F4F66"/>
    <w:rsid w:val="009F52D0"/>
    <w:rsid w:val="009F53D1"/>
    <w:rsid w:val="009F53E4"/>
    <w:rsid w:val="009F6068"/>
    <w:rsid w:val="009F66BB"/>
    <w:rsid w:val="009F6B76"/>
    <w:rsid w:val="009F72B3"/>
    <w:rsid w:val="009F7B52"/>
    <w:rsid w:val="009F7B5A"/>
    <w:rsid w:val="00A00045"/>
    <w:rsid w:val="00A00B7C"/>
    <w:rsid w:val="00A00C3A"/>
    <w:rsid w:val="00A0162F"/>
    <w:rsid w:val="00A018C1"/>
    <w:rsid w:val="00A01B31"/>
    <w:rsid w:val="00A0212C"/>
    <w:rsid w:val="00A022AA"/>
    <w:rsid w:val="00A0277D"/>
    <w:rsid w:val="00A03683"/>
    <w:rsid w:val="00A0372D"/>
    <w:rsid w:val="00A03C73"/>
    <w:rsid w:val="00A03CAE"/>
    <w:rsid w:val="00A04600"/>
    <w:rsid w:val="00A04809"/>
    <w:rsid w:val="00A04817"/>
    <w:rsid w:val="00A04B0E"/>
    <w:rsid w:val="00A05269"/>
    <w:rsid w:val="00A0533A"/>
    <w:rsid w:val="00A05A33"/>
    <w:rsid w:val="00A0657A"/>
    <w:rsid w:val="00A06A30"/>
    <w:rsid w:val="00A07E2F"/>
    <w:rsid w:val="00A10109"/>
    <w:rsid w:val="00A10325"/>
    <w:rsid w:val="00A1042F"/>
    <w:rsid w:val="00A10F0C"/>
    <w:rsid w:val="00A111DB"/>
    <w:rsid w:val="00A11229"/>
    <w:rsid w:val="00A11C52"/>
    <w:rsid w:val="00A124B8"/>
    <w:rsid w:val="00A13C72"/>
    <w:rsid w:val="00A140DC"/>
    <w:rsid w:val="00A149A5"/>
    <w:rsid w:val="00A15A41"/>
    <w:rsid w:val="00A15D45"/>
    <w:rsid w:val="00A16C74"/>
    <w:rsid w:val="00A17F4E"/>
    <w:rsid w:val="00A2060E"/>
    <w:rsid w:val="00A20865"/>
    <w:rsid w:val="00A209AB"/>
    <w:rsid w:val="00A22DC8"/>
    <w:rsid w:val="00A236F2"/>
    <w:rsid w:val="00A2389D"/>
    <w:rsid w:val="00A23A33"/>
    <w:rsid w:val="00A24871"/>
    <w:rsid w:val="00A25370"/>
    <w:rsid w:val="00A2543F"/>
    <w:rsid w:val="00A25DB6"/>
    <w:rsid w:val="00A25EA2"/>
    <w:rsid w:val="00A2653D"/>
    <w:rsid w:val="00A265A0"/>
    <w:rsid w:val="00A269E3"/>
    <w:rsid w:val="00A26BEC"/>
    <w:rsid w:val="00A272CB"/>
    <w:rsid w:val="00A277DA"/>
    <w:rsid w:val="00A278A6"/>
    <w:rsid w:val="00A3048B"/>
    <w:rsid w:val="00A308E5"/>
    <w:rsid w:val="00A3124D"/>
    <w:rsid w:val="00A312B7"/>
    <w:rsid w:val="00A31486"/>
    <w:rsid w:val="00A31793"/>
    <w:rsid w:val="00A31D91"/>
    <w:rsid w:val="00A3225C"/>
    <w:rsid w:val="00A32559"/>
    <w:rsid w:val="00A32EEF"/>
    <w:rsid w:val="00A33716"/>
    <w:rsid w:val="00A33727"/>
    <w:rsid w:val="00A33A0D"/>
    <w:rsid w:val="00A3455F"/>
    <w:rsid w:val="00A349B1"/>
    <w:rsid w:val="00A35225"/>
    <w:rsid w:val="00A3583E"/>
    <w:rsid w:val="00A35843"/>
    <w:rsid w:val="00A35937"/>
    <w:rsid w:val="00A3612C"/>
    <w:rsid w:val="00A3633D"/>
    <w:rsid w:val="00A36678"/>
    <w:rsid w:val="00A367C7"/>
    <w:rsid w:val="00A37330"/>
    <w:rsid w:val="00A378AE"/>
    <w:rsid w:val="00A37CD1"/>
    <w:rsid w:val="00A40515"/>
    <w:rsid w:val="00A40AC7"/>
    <w:rsid w:val="00A40B62"/>
    <w:rsid w:val="00A40CE6"/>
    <w:rsid w:val="00A4102F"/>
    <w:rsid w:val="00A41662"/>
    <w:rsid w:val="00A41B7F"/>
    <w:rsid w:val="00A41DF3"/>
    <w:rsid w:val="00A42111"/>
    <w:rsid w:val="00A42636"/>
    <w:rsid w:val="00A42F8E"/>
    <w:rsid w:val="00A43542"/>
    <w:rsid w:val="00A43837"/>
    <w:rsid w:val="00A43A9C"/>
    <w:rsid w:val="00A43AD8"/>
    <w:rsid w:val="00A44220"/>
    <w:rsid w:val="00A4454D"/>
    <w:rsid w:val="00A44D26"/>
    <w:rsid w:val="00A45267"/>
    <w:rsid w:val="00A45961"/>
    <w:rsid w:val="00A45A60"/>
    <w:rsid w:val="00A45C66"/>
    <w:rsid w:val="00A46973"/>
    <w:rsid w:val="00A46DB7"/>
    <w:rsid w:val="00A46E8F"/>
    <w:rsid w:val="00A477E9"/>
    <w:rsid w:val="00A50073"/>
    <w:rsid w:val="00A507ED"/>
    <w:rsid w:val="00A50E78"/>
    <w:rsid w:val="00A51943"/>
    <w:rsid w:val="00A51ADF"/>
    <w:rsid w:val="00A51AF8"/>
    <w:rsid w:val="00A51C5B"/>
    <w:rsid w:val="00A51CC5"/>
    <w:rsid w:val="00A51E85"/>
    <w:rsid w:val="00A520BD"/>
    <w:rsid w:val="00A5322C"/>
    <w:rsid w:val="00A543A9"/>
    <w:rsid w:val="00A54CA6"/>
    <w:rsid w:val="00A54F79"/>
    <w:rsid w:val="00A55871"/>
    <w:rsid w:val="00A559ED"/>
    <w:rsid w:val="00A55B66"/>
    <w:rsid w:val="00A55FC1"/>
    <w:rsid w:val="00A56B3E"/>
    <w:rsid w:val="00A570A8"/>
    <w:rsid w:val="00A5746D"/>
    <w:rsid w:val="00A575CB"/>
    <w:rsid w:val="00A601F7"/>
    <w:rsid w:val="00A60252"/>
    <w:rsid w:val="00A603E3"/>
    <w:rsid w:val="00A60AF6"/>
    <w:rsid w:val="00A6158D"/>
    <w:rsid w:val="00A617A3"/>
    <w:rsid w:val="00A62269"/>
    <w:rsid w:val="00A62444"/>
    <w:rsid w:val="00A63347"/>
    <w:rsid w:val="00A633ED"/>
    <w:rsid w:val="00A63ABE"/>
    <w:rsid w:val="00A64120"/>
    <w:rsid w:val="00A643DA"/>
    <w:rsid w:val="00A64A3F"/>
    <w:rsid w:val="00A64C28"/>
    <w:rsid w:val="00A65457"/>
    <w:rsid w:val="00A65DBE"/>
    <w:rsid w:val="00A6678D"/>
    <w:rsid w:val="00A66E98"/>
    <w:rsid w:val="00A66EB6"/>
    <w:rsid w:val="00A6727E"/>
    <w:rsid w:val="00A67B05"/>
    <w:rsid w:val="00A70A49"/>
    <w:rsid w:val="00A71A8A"/>
    <w:rsid w:val="00A71F89"/>
    <w:rsid w:val="00A7289D"/>
    <w:rsid w:val="00A734BA"/>
    <w:rsid w:val="00A73B8D"/>
    <w:rsid w:val="00A73F5D"/>
    <w:rsid w:val="00A74881"/>
    <w:rsid w:val="00A750E3"/>
    <w:rsid w:val="00A7540D"/>
    <w:rsid w:val="00A754B2"/>
    <w:rsid w:val="00A754FD"/>
    <w:rsid w:val="00A75739"/>
    <w:rsid w:val="00A75854"/>
    <w:rsid w:val="00A759E1"/>
    <w:rsid w:val="00A759E7"/>
    <w:rsid w:val="00A7659F"/>
    <w:rsid w:val="00A765F5"/>
    <w:rsid w:val="00A769F8"/>
    <w:rsid w:val="00A775B9"/>
    <w:rsid w:val="00A7782E"/>
    <w:rsid w:val="00A801FD"/>
    <w:rsid w:val="00A80F9C"/>
    <w:rsid w:val="00A815AA"/>
    <w:rsid w:val="00A816AA"/>
    <w:rsid w:val="00A817AF"/>
    <w:rsid w:val="00A83485"/>
    <w:rsid w:val="00A84357"/>
    <w:rsid w:val="00A8496A"/>
    <w:rsid w:val="00A84BFD"/>
    <w:rsid w:val="00A855C3"/>
    <w:rsid w:val="00A85759"/>
    <w:rsid w:val="00A85D75"/>
    <w:rsid w:val="00A866AE"/>
    <w:rsid w:val="00A866E3"/>
    <w:rsid w:val="00A868B5"/>
    <w:rsid w:val="00A8766D"/>
    <w:rsid w:val="00A877D0"/>
    <w:rsid w:val="00A87DA4"/>
    <w:rsid w:val="00A902CC"/>
    <w:rsid w:val="00A90B0B"/>
    <w:rsid w:val="00A90E5C"/>
    <w:rsid w:val="00A9126A"/>
    <w:rsid w:val="00A919E4"/>
    <w:rsid w:val="00A92908"/>
    <w:rsid w:val="00A934B7"/>
    <w:rsid w:val="00A935A3"/>
    <w:rsid w:val="00A94F47"/>
    <w:rsid w:val="00A951A2"/>
    <w:rsid w:val="00A951AC"/>
    <w:rsid w:val="00A9599D"/>
    <w:rsid w:val="00A95FE6"/>
    <w:rsid w:val="00A960BA"/>
    <w:rsid w:val="00A9638D"/>
    <w:rsid w:val="00A96699"/>
    <w:rsid w:val="00A96E05"/>
    <w:rsid w:val="00A9720E"/>
    <w:rsid w:val="00A9790A"/>
    <w:rsid w:val="00A9791A"/>
    <w:rsid w:val="00AA0213"/>
    <w:rsid w:val="00AA116D"/>
    <w:rsid w:val="00AA2A4A"/>
    <w:rsid w:val="00AA3A21"/>
    <w:rsid w:val="00AA3C35"/>
    <w:rsid w:val="00AA3DA2"/>
    <w:rsid w:val="00AA472D"/>
    <w:rsid w:val="00AA484E"/>
    <w:rsid w:val="00AA49F0"/>
    <w:rsid w:val="00AA4C19"/>
    <w:rsid w:val="00AA51E8"/>
    <w:rsid w:val="00AA52B6"/>
    <w:rsid w:val="00AA5614"/>
    <w:rsid w:val="00AA59D5"/>
    <w:rsid w:val="00AA6DE0"/>
    <w:rsid w:val="00AA738D"/>
    <w:rsid w:val="00AA7B19"/>
    <w:rsid w:val="00AB049F"/>
    <w:rsid w:val="00AB0CAE"/>
    <w:rsid w:val="00AB222E"/>
    <w:rsid w:val="00AB227E"/>
    <w:rsid w:val="00AB27E2"/>
    <w:rsid w:val="00AB2916"/>
    <w:rsid w:val="00AB424B"/>
    <w:rsid w:val="00AB473B"/>
    <w:rsid w:val="00AB488D"/>
    <w:rsid w:val="00AB50D7"/>
    <w:rsid w:val="00AB52FC"/>
    <w:rsid w:val="00AB5493"/>
    <w:rsid w:val="00AB7436"/>
    <w:rsid w:val="00AB78C9"/>
    <w:rsid w:val="00AB7EDA"/>
    <w:rsid w:val="00AC05EA"/>
    <w:rsid w:val="00AC0B7B"/>
    <w:rsid w:val="00AC14AC"/>
    <w:rsid w:val="00AC14CB"/>
    <w:rsid w:val="00AC1AC7"/>
    <w:rsid w:val="00AC24AB"/>
    <w:rsid w:val="00AC2A77"/>
    <w:rsid w:val="00AC335C"/>
    <w:rsid w:val="00AC33C6"/>
    <w:rsid w:val="00AC3545"/>
    <w:rsid w:val="00AC3E61"/>
    <w:rsid w:val="00AC54D9"/>
    <w:rsid w:val="00AC5AF0"/>
    <w:rsid w:val="00AC5F8C"/>
    <w:rsid w:val="00AC64E2"/>
    <w:rsid w:val="00AC6E58"/>
    <w:rsid w:val="00AC71BE"/>
    <w:rsid w:val="00AC7412"/>
    <w:rsid w:val="00AD1568"/>
    <w:rsid w:val="00AD27E8"/>
    <w:rsid w:val="00AD28C1"/>
    <w:rsid w:val="00AD2C75"/>
    <w:rsid w:val="00AD3117"/>
    <w:rsid w:val="00AD31FA"/>
    <w:rsid w:val="00AD3250"/>
    <w:rsid w:val="00AD3342"/>
    <w:rsid w:val="00AD43F2"/>
    <w:rsid w:val="00AD4495"/>
    <w:rsid w:val="00AD5509"/>
    <w:rsid w:val="00AD5585"/>
    <w:rsid w:val="00AD6AC6"/>
    <w:rsid w:val="00AD7ABE"/>
    <w:rsid w:val="00AD7C1F"/>
    <w:rsid w:val="00AD7EB2"/>
    <w:rsid w:val="00AD7EE6"/>
    <w:rsid w:val="00AE014D"/>
    <w:rsid w:val="00AE22FE"/>
    <w:rsid w:val="00AE2487"/>
    <w:rsid w:val="00AE2FC0"/>
    <w:rsid w:val="00AE3CD1"/>
    <w:rsid w:val="00AE4194"/>
    <w:rsid w:val="00AE430E"/>
    <w:rsid w:val="00AE4440"/>
    <w:rsid w:val="00AE4CF8"/>
    <w:rsid w:val="00AE55CC"/>
    <w:rsid w:val="00AE5807"/>
    <w:rsid w:val="00AE5AAA"/>
    <w:rsid w:val="00AE5F92"/>
    <w:rsid w:val="00AE6032"/>
    <w:rsid w:val="00AE620E"/>
    <w:rsid w:val="00AE65B4"/>
    <w:rsid w:val="00AE695A"/>
    <w:rsid w:val="00AE69AD"/>
    <w:rsid w:val="00AE6B00"/>
    <w:rsid w:val="00AE6C5F"/>
    <w:rsid w:val="00AE76CF"/>
    <w:rsid w:val="00AE7832"/>
    <w:rsid w:val="00AF05CE"/>
    <w:rsid w:val="00AF06D5"/>
    <w:rsid w:val="00AF07C0"/>
    <w:rsid w:val="00AF0DE2"/>
    <w:rsid w:val="00AF145D"/>
    <w:rsid w:val="00AF199B"/>
    <w:rsid w:val="00AF2829"/>
    <w:rsid w:val="00AF2A64"/>
    <w:rsid w:val="00AF3293"/>
    <w:rsid w:val="00AF33E2"/>
    <w:rsid w:val="00AF3931"/>
    <w:rsid w:val="00AF3993"/>
    <w:rsid w:val="00AF4161"/>
    <w:rsid w:val="00AF47F2"/>
    <w:rsid w:val="00AF4B3E"/>
    <w:rsid w:val="00AF5070"/>
    <w:rsid w:val="00AF5DA0"/>
    <w:rsid w:val="00AF666C"/>
    <w:rsid w:val="00AF7CE7"/>
    <w:rsid w:val="00AF7D13"/>
    <w:rsid w:val="00B01AA6"/>
    <w:rsid w:val="00B02073"/>
    <w:rsid w:val="00B025A5"/>
    <w:rsid w:val="00B025DA"/>
    <w:rsid w:val="00B02ACF"/>
    <w:rsid w:val="00B02B6F"/>
    <w:rsid w:val="00B02BA9"/>
    <w:rsid w:val="00B02D2F"/>
    <w:rsid w:val="00B02E8D"/>
    <w:rsid w:val="00B03290"/>
    <w:rsid w:val="00B03F74"/>
    <w:rsid w:val="00B0549C"/>
    <w:rsid w:val="00B06365"/>
    <w:rsid w:val="00B0688C"/>
    <w:rsid w:val="00B06D5A"/>
    <w:rsid w:val="00B07004"/>
    <w:rsid w:val="00B07117"/>
    <w:rsid w:val="00B0769F"/>
    <w:rsid w:val="00B0784E"/>
    <w:rsid w:val="00B07CC6"/>
    <w:rsid w:val="00B07E21"/>
    <w:rsid w:val="00B10B06"/>
    <w:rsid w:val="00B1104E"/>
    <w:rsid w:val="00B1142F"/>
    <w:rsid w:val="00B11818"/>
    <w:rsid w:val="00B11D56"/>
    <w:rsid w:val="00B11F7D"/>
    <w:rsid w:val="00B12196"/>
    <w:rsid w:val="00B1237F"/>
    <w:rsid w:val="00B12E07"/>
    <w:rsid w:val="00B1415C"/>
    <w:rsid w:val="00B14497"/>
    <w:rsid w:val="00B15527"/>
    <w:rsid w:val="00B15BA2"/>
    <w:rsid w:val="00B16067"/>
    <w:rsid w:val="00B16531"/>
    <w:rsid w:val="00B168F0"/>
    <w:rsid w:val="00B16FD8"/>
    <w:rsid w:val="00B177FA"/>
    <w:rsid w:val="00B17909"/>
    <w:rsid w:val="00B200F8"/>
    <w:rsid w:val="00B20414"/>
    <w:rsid w:val="00B205D0"/>
    <w:rsid w:val="00B20C62"/>
    <w:rsid w:val="00B2127A"/>
    <w:rsid w:val="00B215E6"/>
    <w:rsid w:val="00B2165B"/>
    <w:rsid w:val="00B21DBD"/>
    <w:rsid w:val="00B22355"/>
    <w:rsid w:val="00B2262C"/>
    <w:rsid w:val="00B22B47"/>
    <w:rsid w:val="00B2306D"/>
    <w:rsid w:val="00B23381"/>
    <w:rsid w:val="00B233CF"/>
    <w:rsid w:val="00B233DC"/>
    <w:rsid w:val="00B2353A"/>
    <w:rsid w:val="00B23F7D"/>
    <w:rsid w:val="00B24277"/>
    <w:rsid w:val="00B243B7"/>
    <w:rsid w:val="00B24928"/>
    <w:rsid w:val="00B250CF"/>
    <w:rsid w:val="00B25806"/>
    <w:rsid w:val="00B26556"/>
    <w:rsid w:val="00B275F9"/>
    <w:rsid w:val="00B27925"/>
    <w:rsid w:val="00B27C3B"/>
    <w:rsid w:val="00B27DAC"/>
    <w:rsid w:val="00B30139"/>
    <w:rsid w:val="00B303D3"/>
    <w:rsid w:val="00B309C5"/>
    <w:rsid w:val="00B30CE6"/>
    <w:rsid w:val="00B30E40"/>
    <w:rsid w:val="00B30EBE"/>
    <w:rsid w:val="00B30FBC"/>
    <w:rsid w:val="00B319CC"/>
    <w:rsid w:val="00B31ADB"/>
    <w:rsid w:val="00B31FCF"/>
    <w:rsid w:val="00B31FF4"/>
    <w:rsid w:val="00B32091"/>
    <w:rsid w:val="00B3215E"/>
    <w:rsid w:val="00B321D3"/>
    <w:rsid w:val="00B32337"/>
    <w:rsid w:val="00B32643"/>
    <w:rsid w:val="00B32FC6"/>
    <w:rsid w:val="00B332FA"/>
    <w:rsid w:val="00B3340F"/>
    <w:rsid w:val="00B3348E"/>
    <w:rsid w:val="00B33817"/>
    <w:rsid w:val="00B33B20"/>
    <w:rsid w:val="00B34033"/>
    <w:rsid w:val="00B34A41"/>
    <w:rsid w:val="00B34B91"/>
    <w:rsid w:val="00B34C4A"/>
    <w:rsid w:val="00B3502A"/>
    <w:rsid w:val="00B3538F"/>
    <w:rsid w:val="00B35621"/>
    <w:rsid w:val="00B35F88"/>
    <w:rsid w:val="00B362EE"/>
    <w:rsid w:val="00B3762B"/>
    <w:rsid w:val="00B37A1F"/>
    <w:rsid w:val="00B40A11"/>
    <w:rsid w:val="00B414D5"/>
    <w:rsid w:val="00B41A73"/>
    <w:rsid w:val="00B41C84"/>
    <w:rsid w:val="00B4226E"/>
    <w:rsid w:val="00B42B88"/>
    <w:rsid w:val="00B42CD9"/>
    <w:rsid w:val="00B42DA8"/>
    <w:rsid w:val="00B42E34"/>
    <w:rsid w:val="00B43162"/>
    <w:rsid w:val="00B432AE"/>
    <w:rsid w:val="00B43399"/>
    <w:rsid w:val="00B44227"/>
    <w:rsid w:val="00B44313"/>
    <w:rsid w:val="00B44392"/>
    <w:rsid w:val="00B4588A"/>
    <w:rsid w:val="00B45DAD"/>
    <w:rsid w:val="00B46279"/>
    <w:rsid w:val="00B46BD5"/>
    <w:rsid w:val="00B47088"/>
    <w:rsid w:val="00B476BA"/>
    <w:rsid w:val="00B508B7"/>
    <w:rsid w:val="00B50B6F"/>
    <w:rsid w:val="00B51147"/>
    <w:rsid w:val="00B5220B"/>
    <w:rsid w:val="00B52566"/>
    <w:rsid w:val="00B525A7"/>
    <w:rsid w:val="00B5267D"/>
    <w:rsid w:val="00B52A3F"/>
    <w:rsid w:val="00B52FC9"/>
    <w:rsid w:val="00B53773"/>
    <w:rsid w:val="00B53D4B"/>
    <w:rsid w:val="00B53D9F"/>
    <w:rsid w:val="00B53E50"/>
    <w:rsid w:val="00B5440C"/>
    <w:rsid w:val="00B54663"/>
    <w:rsid w:val="00B5493A"/>
    <w:rsid w:val="00B54AD6"/>
    <w:rsid w:val="00B54E9B"/>
    <w:rsid w:val="00B55578"/>
    <w:rsid w:val="00B55879"/>
    <w:rsid w:val="00B55CA4"/>
    <w:rsid w:val="00B560BD"/>
    <w:rsid w:val="00B57633"/>
    <w:rsid w:val="00B6057F"/>
    <w:rsid w:val="00B60B97"/>
    <w:rsid w:val="00B60CCB"/>
    <w:rsid w:val="00B60E0B"/>
    <w:rsid w:val="00B61C2F"/>
    <w:rsid w:val="00B62423"/>
    <w:rsid w:val="00B62446"/>
    <w:rsid w:val="00B624AE"/>
    <w:rsid w:val="00B625E1"/>
    <w:rsid w:val="00B62A7A"/>
    <w:rsid w:val="00B632A1"/>
    <w:rsid w:val="00B636EE"/>
    <w:rsid w:val="00B6392F"/>
    <w:rsid w:val="00B63C62"/>
    <w:rsid w:val="00B63E32"/>
    <w:rsid w:val="00B641D6"/>
    <w:rsid w:val="00B64956"/>
    <w:rsid w:val="00B64ED9"/>
    <w:rsid w:val="00B66251"/>
    <w:rsid w:val="00B6642D"/>
    <w:rsid w:val="00B6646B"/>
    <w:rsid w:val="00B66A1F"/>
    <w:rsid w:val="00B66C83"/>
    <w:rsid w:val="00B66CD5"/>
    <w:rsid w:val="00B67EA4"/>
    <w:rsid w:val="00B70080"/>
    <w:rsid w:val="00B70485"/>
    <w:rsid w:val="00B70686"/>
    <w:rsid w:val="00B707B0"/>
    <w:rsid w:val="00B70BFA"/>
    <w:rsid w:val="00B70C9C"/>
    <w:rsid w:val="00B7124B"/>
    <w:rsid w:val="00B7151C"/>
    <w:rsid w:val="00B716A3"/>
    <w:rsid w:val="00B71CE8"/>
    <w:rsid w:val="00B72039"/>
    <w:rsid w:val="00B72E4F"/>
    <w:rsid w:val="00B73270"/>
    <w:rsid w:val="00B732F0"/>
    <w:rsid w:val="00B73590"/>
    <w:rsid w:val="00B73706"/>
    <w:rsid w:val="00B738ED"/>
    <w:rsid w:val="00B73A33"/>
    <w:rsid w:val="00B744C0"/>
    <w:rsid w:val="00B7467B"/>
    <w:rsid w:val="00B74FF8"/>
    <w:rsid w:val="00B75C50"/>
    <w:rsid w:val="00B75CBB"/>
    <w:rsid w:val="00B76FA9"/>
    <w:rsid w:val="00B77253"/>
    <w:rsid w:val="00B77B53"/>
    <w:rsid w:val="00B77CA6"/>
    <w:rsid w:val="00B80174"/>
    <w:rsid w:val="00B80EB3"/>
    <w:rsid w:val="00B80EC7"/>
    <w:rsid w:val="00B81A13"/>
    <w:rsid w:val="00B81D63"/>
    <w:rsid w:val="00B8211B"/>
    <w:rsid w:val="00B823D9"/>
    <w:rsid w:val="00B82718"/>
    <w:rsid w:val="00B829AC"/>
    <w:rsid w:val="00B82E5B"/>
    <w:rsid w:val="00B835FE"/>
    <w:rsid w:val="00B846D5"/>
    <w:rsid w:val="00B84C4D"/>
    <w:rsid w:val="00B84FBF"/>
    <w:rsid w:val="00B858C5"/>
    <w:rsid w:val="00B8597E"/>
    <w:rsid w:val="00B85AA5"/>
    <w:rsid w:val="00B85BA3"/>
    <w:rsid w:val="00B85E4C"/>
    <w:rsid w:val="00B8646E"/>
    <w:rsid w:val="00B86739"/>
    <w:rsid w:val="00B8711B"/>
    <w:rsid w:val="00B874A3"/>
    <w:rsid w:val="00B87C57"/>
    <w:rsid w:val="00B87E11"/>
    <w:rsid w:val="00B87F3B"/>
    <w:rsid w:val="00B87F94"/>
    <w:rsid w:val="00B91888"/>
    <w:rsid w:val="00B91AB0"/>
    <w:rsid w:val="00B91C36"/>
    <w:rsid w:val="00B922B1"/>
    <w:rsid w:val="00B92558"/>
    <w:rsid w:val="00B93119"/>
    <w:rsid w:val="00B93D82"/>
    <w:rsid w:val="00B948CA"/>
    <w:rsid w:val="00B94AE6"/>
    <w:rsid w:val="00B94F39"/>
    <w:rsid w:val="00B9595F"/>
    <w:rsid w:val="00B95CF7"/>
    <w:rsid w:val="00B97163"/>
    <w:rsid w:val="00B9742A"/>
    <w:rsid w:val="00BA0755"/>
    <w:rsid w:val="00BA1002"/>
    <w:rsid w:val="00BA1171"/>
    <w:rsid w:val="00BA136B"/>
    <w:rsid w:val="00BA2077"/>
    <w:rsid w:val="00BA2341"/>
    <w:rsid w:val="00BA278B"/>
    <w:rsid w:val="00BA4365"/>
    <w:rsid w:val="00BA554E"/>
    <w:rsid w:val="00BA580A"/>
    <w:rsid w:val="00BA59F3"/>
    <w:rsid w:val="00BA5DC1"/>
    <w:rsid w:val="00BA5F6C"/>
    <w:rsid w:val="00BA605B"/>
    <w:rsid w:val="00BA61B6"/>
    <w:rsid w:val="00BA6374"/>
    <w:rsid w:val="00BA6A30"/>
    <w:rsid w:val="00BA73D4"/>
    <w:rsid w:val="00BA747A"/>
    <w:rsid w:val="00BA779E"/>
    <w:rsid w:val="00BB0008"/>
    <w:rsid w:val="00BB12CE"/>
    <w:rsid w:val="00BB13A5"/>
    <w:rsid w:val="00BB1E4D"/>
    <w:rsid w:val="00BB23C6"/>
    <w:rsid w:val="00BB2533"/>
    <w:rsid w:val="00BB2BF4"/>
    <w:rsid w:val="00BB35D3"/>
    <w:rsid w:val="00BB360E"/>
    <w:rsid w:val="00BB3B90"/>
    <w:rsid w:val="00BB3C45"/>
    <w:rsid w:val="00BB3D18"/>
    <w:rsid w:val="00BB3D95"/>
    <w:rsid w:val="00BB41D0"/>
    <w:rsid w:val="00BB483F"/>
    <w:rsid w:val="00BB48B3"/>
    <w:rsid w:val="00BB5354"/>
    <w:rsid w:val="00BB5D1B"/>
    <w:rsid w:val="00BB6117"/>
    <w:rsid w:val="00BB660F"/>
    <w:rsid w:val="00BB6662"/>
    <w:rsid w:val="00BB6C08"/>
    <w:rsid w:val="00BB7445"/>
    <w:rsid w:val="00BB747D"/>
    <w:rsid w:val="00BB79B9"/>
    <w:rsid w:val="00BB7B2F"/>
    <w:rsid w:val="00BC0A60"/>
    <w:rsid w:val="00BC0B3E"/>
    <w:rsid w:val="00BC0EB5"/>
    <w:rsid w:val="00BC1BAA"/>
    <w:rsid w:val="00BC1C9E"/>
    <w:rsid w:val="00BC1DE3"/>
    <w:rsid w:val="00BC1E6E"/>
    <w:rsid w:val="00BC2FEC"/>
    <w:rsid w:val="00BC3057"/>
    <w:rsid w:val="00BC4C3D"/>
    <w:rsid w:val="00BC4ED2"/>
    <w:rsid w:val="00BC577E"/>
    <w:rsid w:val="00BC68F8"/>
    <w:rsid w:val="00BC7160"/>
    <w:rsid w:val="00BC71DB"/>
    <w:rsid w:val="00BC7D41"/>
    <w:rsid w:val="00BD039F"/>
    <w:rsid w:val="00BD07C3"/>
    <w:rsid w:val="00BD08E4"/>
    <w:rsid w:val="00BD08FE"/>
    <w:rsid w:val="00BD1238"/>
    <w:rsid w:val="00BD1764"/>
    <w:rsid w:val="00BD1B80"/>
    <w:rsid w:val="00BD1C69"/>
    <w:rsid w:val="00BD1F0A"/>
    <w:rsid w:val="00BD2074"/>
    <w:rsid w:val="00BD280E"/>
    <w:rsid w:val="00BD2962"/>
    <w:rsid w:val="00BD33C5"/>
    <w:rsid w:val="00BD375C"/>
    <w:rsid w:val="00BD3A32"/>
    <w:rsid w:val="00BD43BC"/>
    <w:rsid w:val="00BD43F7"/>
    <w:rsid w:val="00BD45F4"/>
    <w:rsid w:val="00BD4979"/>
    <w:rsid w:val="00BD4FD9"/>
    <w:rsid w:val="00BD532E"/>
    <w:rsid w:val="00BD5B3D"/>
    <w:rsid w:val="00BD5F73"/>
    <w:rsid w:val="00BD70A0"/>
    <w:rsid w:val="00BD7F2E"/>
    <w:rsid w:val="00BE035C"/>
    <w:rsid w:val="00BE0793"/>
    <w:rsid w:val="00BE0C68"/>
    <w:rsid w:val="00BE0ED5"/>
    <w:rsid w:val="00BE0FC6"/>
    <w:rsid w:val="00BE18F5"/>
    <w:rsid w:val="00BE1D28"/>
    <w:rsid w:val="00BE1D9E"/>
    <w:rsid w:val="00BE244C"/>
    <w:rsid w:val="00BE248C"/>
    <w:rsid w:val="00BE2901"/>
    <w:rsid w:val="00BE2923"/>
    <w:rsid w:val="00BE2EA7"/>
    <w:rsid w:val="00BE338A"/>
    <w:rsid w:val="00BE3871"/>
    <w:rsid w:val="00BE3AB8"/>
    <w:rsid w:val="00BE405D"/>
    <w:rsid w:val="00BE4301"/>
    <w:rsid w:val="00BE4569"/>
    <w:rsid w:val="00BE4624"/>
    <w:rsid w:val="00BE4B83"/>
    <w:rsid w:val="00BE4F14"/>
    <w:rsid w:val="00BE4F3F"/>
    <w:rsid w:val="00BE5007"/>
    <w:rsid w:val="00BE514F"/>
    <w:rsid w:val="00BE555B"/>
    <w:rsid w:val="00BE58BC"/>
    <w:rsid w:val="00BE5A18"/>
    <w:rsid w:val="00BE5DEF"/>
    <w:rsid w:val="00BE6668"/>
    <w:rsid w:val="00BE71D4"/>
    <w:rsid w:val="00BE79C7"/>
    <w:rsid w:val="00BE7A47"/>
    <w:rsid w:val="00BE7B10"/>
    <w:rsid w:val="00BE7DAB"/>
    <w:rsid w:val="00BE7EA9"/>
    <w:rsid w:val="00BF02B9"/>
    <w:rsid w:val="00BF03B5"/>
    <w:rsid w:val="00BF03E1"/>
    <w:rsid w:val="00BF10C3"/>
    <w:rsid w:val="00BF1E40"/>
    <w:rsid w:val="00BF1FCE"/>
    <w:rsid w:val="00BF227D"/>
    <w:rsid w:val="00BF28B3"/>
    <w:rsid w:val="00BF31D4"/>
    <w:rsid w:val="00BF353D"/>
    <w:rsid w:val="00BF3AA4"/>
    <w:rsid w:val="00BF46AC"/>
    <w:rsid w:val="00BF4FF2"/>
    <w:rsid w:val="00BF5275"/>
    <w:rsid w:val="00BF567F"/>
    <w:rsid w:val="00BF6562"/>
    <w:rsid w:val="00BF7C2A"/>
    <w:rsid w:val="00C011D1"/>
    <w:rsid w:val="00C0209C"/>
    <w:rsid w:val="00C026F5"/>
    <w:rsid w:val="00C031C8"/>
    <w:rsid w:val="00C039A3"/>
    <w:rsid w:val="00C03CC0"/>
    <w:rsid w:val="00C03FFD"/>
    <w:rsid w:val="00C04318"/>
    <w:rsid w:val="00C044BE"/>
    <w:rsid w:val="00C04779"/>
    <w:rsid w:val="00C049B4"/>
    <w:rsid w:val="00C04D1B"/>
    <w:rsid w:val="00C0532B"/>
    <w:rsid w:val="00C055AA"/>
    <w:rsid w:val="00C055BA"/>
    <w:rsid w:val="00C05B4F"/>
    <w:rsid w:val="00C05EFB"/>
    <w:rsid w:val="00C05F9C"/>
    <w:rsid w:val="00C06854"/>
    <w:rsid w:val="00C069A0"/>
    <w:rsid w:val="00C06B96"/>
    <w:rsid w:val="00C0741C"/>
    <w:rsid w:val="00C07555"/>
    <w:rsid w:val="00C0779D"/>
    <w:rsid w:val="00C1040A"/>
    <w:rsid w:val="00C10CD2"/>
    <w:rsid w:val="00C11220"/>
    <w:rsid w:val="00C1152E"/>
    <w:rsid w:val="00C12178"/>
    <w:rsid w:val="00C1258C"/>
    <w:rsid w:val="00C1261D"/>
    <w:rsid w:val="00C12ECF"/>
    <w:rsid w:val="00C13AFA"/>
    <w:rsid w:val="00C14358"/>
    <w:rsid w:val="00C1449B"/>
    <w:rsid w:val="00C148CB"/>
    <w:rsid w:val="00C14A70"/>
    <w:rsid w:val="00C1569B"/>
    <w:rsid w:val="00C15970"/>
    <w:rsid w:val="00C15EC2"/>
    <w:rsid w:val="00C16400"/>
    <w:rsid w:val="00C165EE"/>
    <w:rsid w:val="00C167F3"/>
    <w:rsid w:val="00C1724D"/>
    <w:rsid w:val="00C17344"/>
    <w:rsid w:val="00C202FF"/>
    <w:rsid w:val="00C20784"/>
    <w:rsid w:val="00C209C6"/>
    <w:rsid w:val="00C20A00"/>
    <w:rsid w:val="00C21AC0"/>
    <w:rsid w:val="00C22277"/>
    <w:rsid w:val="00C227AB"/>
    <w:rsid w:val="00C22A06"/>
    <w:rsid w:val="00C23083"/>
    <w:rsid w:val="00C233A0"/>
    <w:rsid w:val="00C2375D"/>
    <w:rsid w:val="00C237AC"/>
    <w:rsid w:val="00C23842"/>
    <w:rsid w:val="00C24D86"/>
    <w:rsid w:val="00C24DCC"/>
    <w:rsid w:val="00C24EC0"/>
    <w:rsid w:val="00C25011"/>
    <w:rsid w:val="00C250B2"/>
    <w:rsid w:val="00C251C6"/>
    <w:rsid w:val="00C25394"/>
    <w:rsid w:val="00C25A55"/>
    <w:rsid w:val="00C25EAD"/>
    <w:rsid w:val="00C26377"/>
    <w:rsid w:val="00C26FD9"/>
    <w:rsid w:val="00C2700D"/>
    <w:rsid w:val="00C27552"/>
    <w:rsid w:val="00C27741"/>
    <w:rsid w:val="00C27EFA"/>
    <w:rsid w:val="00C300DE"/>
    <w:rsid w:val="00C30261"/>
    <w:rsid w:val="00C30A91"/>
    <w:rsid w:val="00C30B89"/>
    <w:rsid w:val="00C30C4B"/>
    <w:rsid w:val="00C30D1B"/>
    <w:rsid w:val="00C30D69"/>
    <w:rsid w:val="00C3126A"/>
    <w:rsid w:val="00C31331"/>
    <w:rsid w:val="00C31709"/>
    <w:rsid w:val="00C318B6"/>
    <w:rsid w:val="00C32815"/>
    <w:rsid w:val="00C3285A"/>
    <w:rsid w:val="00C3369B"/>
    <w:rsid w:val="00C33A48"/>
    <w:rsid w:val="00C33BA8"/>
    <w:rsid w:val="00C345C8"/>
    <w:rsid w:val="00C34656"/>
    <w:rsid w:val="00C34FF3"/>
    <w:rsid w:val="00C350D4"/>
    <w:rsid w:val="00C3527E"/>
    <w:rsid w:val="00C35348"/>
    <w:rsid w:val="00C359D2"/>
    <w:rsid w:val="00C35C89"/>
    <w:rsid w:val="00C35DF2"/>
    <w:rsid w:val="00C361C4"/>
    <w:rsid w:val="00C36559"/>
    <w:rsid w:val="00C3657E"/>
    <w:rsid w:val="00C36F76"/>
    <w:rsid w:val="00C371E7"/>
    <w:rsid w:val="00C37D8F"/>
    <w:rsid w:val="00C40058"/>
    <w:rsid w:val="00C40600"/>
    <w:rsid w:val="00C412F2"/>
    <w:rsid w:val="00C4149C"/>
    <w:rsid w:val="00C414AE"/>
    <w:rsid w:val="00C41C31"/>
    <w:rsid w:val="00C4206A"/>
    <w:rsid w:val="00C42B13"/>
    <w:rsid w:val="00C43113"/>
    <w:rsid w:val="00C43219"/>
    <w:rsid w:val="00C4332A"/>
    <w:rsid w:val="00C43EB2"/>
    <w:rsid w:val="00C43ED0"/>
    <w:rsid w:val="00C4452A"/>
    <w:rsid w:val="00C448B9"/>
    <w:rsid w:val="00C453BF"/>
    <w:rsid w:val="00C45E23"/>
    <w:rsid w:val="00C46A45"/>
    <w:rsid w:val="00C46B49"/>
    <w:rsid w:val="00C46C6D"/>
    <w:rsid w:val="00C46E91"/>
    <w:rsid w:val="00C4727D"/>
    <w:rsid w:val="00C473AE"/>
    <w:rsid w:val="00C478FE"/>
    <w:rsid w:val="00C5016A"/>
    <w:rsid w:val="00C50860"/>
    <w:rsid w:val="00C50C38"/>
    <w:rsid w:val="00C50CC9"/>
    <w:rsid w:val="00C51B07"/>
    <w:rsid w:val="00C5272E"/>
    <w:rsid w:val="00C52B71"/>
    <w:rsid w:val="00C52FFB"/>
    <w:rsid w:val="00C53635"/>
    <w:rsid w:val="00C53ADA"/>
    <w:rsid w:val="00C53B46"/>
    <w:rsid w:val="00C53B73"/>
    <w:rsid w:val="00C55033"/>
    <w:rsid w:val="00C5504E"/>
    <w:rsid w:val="00C55336"/>
    <w:rsid w:val="00C5549B"/>
    <w:rsid w:val="00C56035"/>
    <w:rsid w:val="00C56120"/>
    <w:rsid w:val="00C563A0"/>
    <w:rsid w:val="00C564E6"/>
    <w:rsid w:val="00C56A8C"/>
    <w:rsid w:val="00C56B19"/>
    <w:rsid w:val="00C56B66"/>
    <w:rsid w:val="00C57184"/>
    <w:rsid w:val="00C573E6"/>
    <w:rsid w:val="00C57857"/>
    <w:rsid w:val="00C57D56"/>
    <w:rsid w:val="00C614CD"/>
    <w:rsid w:val="00C6165F"/>
    <w:rsid w:val="00C62202"/>
    <w:rsid w:val="00C62D7A"/>
    <w:rsid w:val="00C63A7B"/>
    <w:rsid w:val="00C645CB"/>
    <w:rsid w:val="00C649E1"/>
    <w:rsid w:val="00C64D56"/>
    <w:rsid w:val="00C6526A"/>
    <w:rsid w:val="00C656C9"/>
    <w:rsid w:val="00C65A0E"/>
    <w:rsid w:val="00C65B8F"/>
    <w:rsid w:val="00C6626B"/>
    <w:rsid w:val="00C66E97"/>
    <w:rsid w:val="00C672A9"/>
    <w:rsid w:val="00C676A7"/>
    <w:rsid w:val="00C676CD"/>
    <w:rsid w:val="00C677A3"/>
    <w:rsid w:val="00C67DC0"/>
    <w:rsid w:val="00C70F60"/>
    <w:rsid w:val="00C71097"/>
    <w:rsid w:val="00C71BD0"/>
    <w:rsid w:val="00C71E80"/>
    <w:rsid w:val="00C7221F"/>
    <w:rsid w:val="00C74081"/>
    <w:rsid w:val="00C74391"/>
    <w:rsid w:val="00C74B21"/>
    <w:rsid w:val="00C74B9C"/>
    <w:rsid w:val="00C74BD9"/>
    <w:rsid w:val="00C75220"/>
    <w:rsid w:val="00C75282"/>
    <w:rsid w:val="00C75447"/>
    <w:rsid w:val="00C75A6C"/>
    <w:rsid w:val="00C75DA3"/>
    <w:rsid w:val="00C76498"/>
    <w:rsid w:val="00C76A04"/>
    <w:rsid w:val="00C775A9"/>
    <w:rsid w:val="00C777D0"/>
    <w:rsid w:val="00C77EA5"/>
    <w:rsid w:val="00C803E5"/>
    <w:rsid w:val="00C807DE"/>
    <w:rsid w:val="00C80F0B"/>
    <w:rsid w:val="00C80FB1"/>
    <w:rsid w:val="00C80FEA"/>
    <w:rsid w:val="00C812F0"/>
    <w:rsid w:val="00C81499"/>
    <w:rsid w:val="00C827A8"/>
    <w:rsid w:val="00C82BAA"/>
    <w:rsid w:val="00C82DC6"/>
    <w:rsid w:val="00C82DE6"/>
    <w:rsid w:val="00C84D16"/>
    <w:rsid w:val="00C84FF1"/>
    <w:rsid w:val="00C852B3"/>
    <w:rsid w:val="00C85306"/>
    <w:rsid w:val="00C85930"/>
    <w:rsid w:val="00C85942"/>
    <w:rsid w:val="00C859D1"/>
    <w:rsid w:val="00C85FFD"/>
    <w:rsid w:val="00C86603"/>
    <w:rsid w:val="00C869EB"/>
    <w:rsid w:val="00C86EE3"/>
    <w:rsid w:val="00C87526"/>
    <w:rsid w:val="00C87779"/>
    <w:rsid w:val="00C878B7"/>
    <w:rsid w:val="00C87DAF"/>
    <w:rsid w:val="00C901A3"/>
    <w:rsid w:val="00C90358"/>
    <w:rsid w:val="00C90849"/>
    <w:rsid w:val="00C908AE"/>
    <w:rsid w:val="00C90A17"/>
    <w:rsid w:val="00C90BD7"/>
    <w:rsid w:val="00C9175C"/>
    <w:rsid w:val="00C91E36"/>
    <w:rsid w:val="00C91F51"/>
    <w:rsid w:val="00C9203D"/>
    <w:rsid w:val="00C92151"/>
    <w:rsid w:val="00C922BA"/>
    <w:rsid w:val="00C923BB"/>
    <w:rsid w:val="00C9269F"/>
    <w:rsid w:val="00C93244"/>
    <w:rsid w:val="00C944B4"/>
    <w:rsid w:val="00C945AE"/>
    <w:rsid w:val="00C94697"/>
    <w:rsid w:val="00C947BA"/>
    <w:rsid w:val="00C94D44"/>
    <w:rsid w:val="00C94E41"/>
    <w:rsid w:val="00C94EC5"/>
    <w:rsid w:val="00C94F8A"/>
    <w:rsid w:val="00C959E6"/>
    <w:rsid w:val="00C96ADB"/>
    <w:rsid w:val="00C96CF8"/>
    <w:rsid w:val="00C9793A"/>
    <w:rsid w:val="00C97D9E"/>
    <w:rsid w:val="00CA0D79"/>
    <w:rsid w:val="00CA1387"/>
    <w:rsid w:val="00CA15A6"/>
    <w:rsid w:val="00CA16A9"/>
    <w:rsid w:val="00CA17FA"/>
    <w:rsid w:val="00CA190A"/>
    <w:rsid w:val="00CA216F"/>
    <w:rsid w:val="00CA225E"/>
    <w:rsid w:val="00CA2A05"/>
    <w:rsid w:val="00CA2E9E"/>
    <w:rsid w:val="00CA486C"/>
    <w:rsid w:val="00CA48C6"/>
    <w:rsid w:val="00CA4CE4"/>
    <w:rsid w:val="00CA4EA8"/>
    <w:rsid w:val="00CA523C"/>
    <w:rsid w:val="00CA5290"/>
    <w:rsid w:val="00CA5333"/>
    <w:rsid w:val="00CA533D"/>
    <w:rsid w:val="00CA57B8"/>
    <w:rsid w:val="00CA5877"/>
    <w:rsid w:val="00CA5DAB"/>
    <w:rsid w:val="00CA6C5B"/>
    <w:rsid w:val="00CA6D79"/>
    <w:rsid w:val="00CA7022"/>
    <w:rsid w:val="00CA7590"/>
    <w:rsid w:val="00CB08BE"/>
    <w:rsid w:val="00CB09B4"/>
    <w:rsid w:val="00CB0D37"/>
    <w:rsid w:val="00CB1001"/>
    <w:rsid w:val="00CB19CA"/>
    <w:rsid w:val="00CB1C48"/>
    <w:rsid w:val="00CB1C87"/>
    <w:rsid w:val="00CB1FC3"/>
    <w:rsid w:val="00CB263F"/>
    <w:rsid w:val="00CB281A"/>
    <w:rsid w:val="00CB2A6D"/>
    <w:rsid w:val="00CB2E85"/>
    <w:rsid w:val="00CB33E7"/>
    <w:rsid w:val="00CB3C61"/>
    <w:rsid w:val="00CB3FFB"/>
    <w:rsid w:val="00CB41E3"/>
    <w:rsid w:val="00CB47EA"/>
    <w:rsid w:val="00CB4AEB"/>
    <w:rsid w:val="00CB4B55"/>
    <w:rsid w:val="00CB4E3C"/>
    <w:rsid w:val="00CB4FA9"/>
    <w:rsid w:val="00CB5212"/>
    <w:rsid w:val="00CB5C43"/>
    <w:rsid w:val="00CB672B"/>
    <w:rsid w:val="00CB6D07"/>
    <w:rsid w:val="00CB70DD"/>
    <w:rsid w:val="00CB7342"/>
    <w:rsid w:val="00CB78F1"/>
    <w:rsid w:val="00CC01DB"/>
    <w:rsid w:val="00CC0298"/>
    <w:rsid w:val="00CC116C"/>
    <w:rsid w:val="00CC1657"/>
    <w:rsid w:val="00CC1A81"/>
    <w:rsid w:val="00CC1C4A"/>
    <w:rsid w:val="00CC1CB6"/>
    <w:rsid w:val="00CC1CE1"/>
    <w:rsid w:val="00CC2C7A"/>
    <w:rsid w:val="00CC34D3"/>
    <w:rsid w:val="00CC415A"/>
    <w:rsid w:val="00CC417F"/>
    <w:rsid w:val="00CC426A"/>
    <w:rsid w:val="00CC4A1B"/>
    <w:rsid w:val="00CC4AFF"/>
    <w:rsid w:val="00CC51D9"/>
    <w:rsid w:val="00CC548F"/>
    <w:rsid w:val="00CC5855"/>
    <w:rsid w:val="00CC5CA1"/>
    <w:rsid w:val="00CC6439"/>
    <w:rsid w:val="00CC6493"/>
    <w:rsid w:val="00CC712F"/>
    <w:rsid w:val="00CC720E"/>
    <w:rsid w:val="00CC73E3"/>
    <w:rsid w:val="00CC7DCA"/>
    <w:rsid w:val="00CD091D"/>
    <w:rsid w:val="00CD0941"/>
    <w:rsid w:val="00CD1086"/>
    <w:rsid w:val="00CD12B8"/>
    <w:rsid w:val="00CD2063"/>
    <w:rsid w:val="00CD23AF"/>
    <w:rsid w:val="00CD2671"/>
    <w:rsid w:val="00CD26D4"/>
    <w:rsid w:val="00CD2721"/>
    <w:rsid w:val="00CD278E"/>
    <w:rsid w:val="00CD29B0"/>
    <w:rsid w:val="00CD2AE9"/>
    <w:rsid w:val="00CD396D"/>
    <w:rsid w:val="00CD3A94"/>
    <w:rsid w:val="00CD3BDD"/>
    <w:rsid w:val="00CD3E67"/>
    <w:rsid w:val="00CD3F45"/>
    <w:rsid w:val="00CD3F75"/>
    <w:rsid w:val="00CD4254"/>
    <w:rsid w:val="00CD429C"/>
    <w:rsid w:val="00CD4545"/>
    <w:rsid w:val="00CD4786"/>
    <w:rsid w:val="00CD4C70"/>
    <w:rsid w:val="00CD51E7"/>
    <w:rsid w:val="00CD5309"/>
    <w:rsid w:val="00CD53AE"/>
    <w:rsid w:val="00CD5B3E"/>
    <w:rsid w:val="00CD5C0A"/>
    <w:rsid w:val="00CD6641"/>
    <w:rsid w:val="00CD677D"/>
    <w:rsid w:val="00CD7E49"/>
    <w:rsid w:val="00CE0127"/>
    <w:rsid w:val="00CE0622"/>
    <w:rsid w:val="00CE0D81"/>
    <w:rsid w:val="00CE13D8"/>
    <w:rsid w:val="00CE2210"/>
    <w:rsid w:val="00CE2765"/>
    <w:rsid w:val="00CE29DA"/>
    <w:rsid w:val="00CE339A"/>
    <w:rsid w:val="00CE3A3A"/>
    <w:rsid w:val="00CE3B3C"/>
    <w:rsid w:val="00CE3D3B"/>
    <w:rsid w:val="00CE3DBC"/>
    <w:rsid w:val="00CE3E5C"/>
    <w:rsid w:val="00CE3F22"/>
    <w:rsid w:val="00CE47DA"/>
    <w:rsid w:val="00CE633C"/>
    <w:rsid w:val="00CE652A"/>
    <w:rsid w:val="00CE655B"/>
    <w:rsid w:val="00CE6698"/>
    <w:rsid w:val="00CE6E93"/>
    <w:rsid w:val="00CE701A"/>
    <w:rsid w:val="00CE7022"/>
    <w:rsid w:val="00CE7258"/>
    <w:rsid w:val="00CE72F8"/>
    <w:rsid w:val="00CE747D"/>
    <w:rsid w:val="00CE78E4"/>
    <w:rsid w:val="00CF0C93"/>
    <w:rsid w:val="00CF11EB"/>
    <w:rsid w:val="00CF1EA0"/>
    <w:rsid w:val="00CF2024"/>
    <w:rsid w:val="00CF2110"/>
    <w:rsid w:val="00CF22B9"/>
    <w:rsid w:val="00CF25A6"/>
    <w:rsid w:val="00CF29F6"/>
    <w:rsid w:val="00CF34EE"/>
    <w:rsid w:val="00CF3B0E"/>
    <w:rsid w:val="00CF4FA4"/>
    <w:rsid w:val="00CF5313"/>
    <w:rsid w:val="00CF637D"/>
    <w:rsid w:val="00CF64A1"/>
    <w:rsid w:val="00CF6FC4"/>
    <w:rsid w:val="00CF7D6A"/>
    <w:rsid w:val="00D00C56"/>
    <w:rsid w:val="00D00C71"/>
    <w:rsid w:val="00D00C8A"/>
    <w:rsid w:val="00D00CC8"/>
    <w:rsid w:val="00D00FE5"/>
    <w:rsid w:val="00D01569"/>
    <w:rsid w:val="00D0161B"/>
    <w:rsid w:val="00D017BB"/>
    <w:rsid w:val="00D01974"/>
    <w:rsid w:val="00D01D85"/>
    <w:rsid w:val="00D02534"/>
    <w:rsid w:val="00D02C20"/>
    <w:rsid w:val="00D02D7D"/>
    <w:rsid w:val="00D02FDA"/>
    <w:rsid w:val="00D03990"/>
    <w:rsid w:val="00D04283"/>
    <w:rsid w:val="00D05082"/>
    <w:rsid w:val="00D050B9"/>
    <w:rsid w:val="00D06649"/>
    <w:rsid w:val="00D0668B"/>
    <w:rsid w:val="00D06865"/>
    <w:rsid w:val="00D06B2D"/>
    <w:rsid w:val="00D06FAF"/>
    <w:rsid w:val="00D07131"/>
    <w:rsid w:val="00D074E8"/>
    <w:rsid w:val="00D07691"/>
    <w:rsid w:val="00D09E07"/>
    <w:rsid w:val="00D11448"/>
    <w:rsid w:val="00D11714"/>
    <w:rsid w:val="00D11950"/>
    <w:rsid w:val="00D12753"/>
    <w:rsid w:val="00D12EE3"/>
    <w:rsid w:val="00D130B8"/>
    <w:rsid w:val="00D135A7"/>
    <w:rsid w:val="00D13E27"/>
    <w:rsid w:val="00D144F9"/>
    <w:rsid w:val="00D14AD2"/>
    <w:rsid w:val="00D15155"/>
    <w:rsid w:val="00D1540A"/>
    <w:rsid w:val="00D1541C"/>
    <w:rsid w:val="00D15646"/>
    <w:rsid w:val="00D1591E"/>
    <w:rsid w:val="00D15C14"/>
    <w:rsid w:val="00D163F6"/>
    <w:rsid w:val="00D1688F"/>
    <w:rsid w:val="00D16BD7"/>
    <w:rsid w:val="00D1702A"/>
    <w:rsid w:val="00D172B2"/>
    <w:rsid w:val="00D173D5"/>
    <w:rsid w:val="00D17C52"/>
    <w:rsid w:val="00D200EE"/>
    <w:rsid w:val="00D20598"/>
    <w:rsid w:val="00D2096C"/>
    <w:rsid w:val="00D21039"/>
    <w:rsid w:val="00D210D9"/>
    <w:rsid w:val="00D2131B"/>
    <w:rsid w:val="00D213C0"/>
    <w:rsid w:val="00D214B2"/>
    <w:rsid w:val="00D21706"/>
    <w:rsid w:val="00D21759"/>
    <w:rsid w:val="00D22C17"/>
    <w:rsid w:val="00D24D73"/>
    <w:rsid w:val="00D2524A"/>
    <w:rsid w:val="00D25CFA"/>
    <w:rsid w:val="00D25E30"/>
    <w:rsid w:val="00D26551"/>
    <w:rsid w:val="00D27380"/>
    <w:rsid w:val="00D3000E"/>
    <w:rsid w:val="00D30955"/>
    <w:rsid w:val="00D309D6"/>
    <w:rsid w:val="00D31962"/>
    <w:rsid w:val="00D320AC"/>
    <w:rsid w:val="00D32441"/>
    <w:rsid w:val="00D326C9"/>
    <w:rsid w:val="00D330DF"/>
    <w:rsid w:val="00D33DA3"/>
    <w:rsid w:val="00D33E67"/>
    <w:rsid w:val="00D34A3C"/>
    <w:rsid w:val="00D34B33"/>
    <w:rsid w:val="00D35939"/>
    <w:rsid w:val="00D35B07"/>
    <w:rsid w:val="00D35E1E"/>
    <w:rsid w:val="00D361CB"/>
    <w:rsid w:val="00D3631C"/>
    <w:rsid w:val="00D3733E"/>
    <w:rsid w:val="00D374CA"/>
    <w:rsid w:val="00D37514"/>
    <w:rsid w:val="00D3787D"/>
    <w:rsid w:val="00D37CE1"/>
    <w:rsid w:val="00D40104"/>
    <w:rsid w:val="00D40116"/>
    <w:rsid w:val="00D407D4"/>
    <w:rsid w:val="00D40C6F"/>
    <w:rsid w:val="00D40F5B"/>
    <w:rsid w:val="00D41395"/>
    <w:rsid w:val="00D417B0"/>
    <w:rsid w:val="00D419C9"/>
    <w:rsid w:val="00D41F1E"/>
    <w:rsid w:val="00D42AEA"/>
    <w:rsid w:val="00D42EE3"/>
    <w:rsid w:val="00D43118"/>
    <w:rsid w:val="00D43134"/>
    <w:rsid w:val="00D43440"/>
    <w:rsid w:val="00D435DA"/>
    <w:rsid w:val="00D43865"/>
    <w:rsid w:val="00D438F2"/>
    <w:rsid w:val="00D43B48"/>
    <w:rsid w:val="00D43FB1"/>
    <w:rsid w:val="00D4438D"/>
    <w:rsid w:val="00D444F5"/>
    <w:rsid w:val="00D446A8"/>
    <w:rsid w:val="00D450F9"/>
    <w:rsid w:val="00D452A8"/>
    <w:rsid w:val="00D4552A"/>
    <w:rsid w:val="00D45A42"/>
    <w:rsid w:val="00D461ED"/>
    <w:rsid w:val="00D463B2"/>
    <w:rsid w:val="00D472CB"/>
    <w:rsid w:val="00D474AE"/>
    <w:rsid w:val="00D47B1B"/>
    <w:rsid w:val="00D47DE4"/>
    <w:rsid w:val="00D50458"/>
    <w:rsid w:val="00D505A3"/>
    <w:rsid w:val="00D50799"/>
    <w:rsid w:val="00D51512"/>
    <w:rsid w:val="00D51C5F"/>
    <w:rsid w:val="00D5333D"/>
    <w:rsid w:val="00D54CBF"/>
    <w:rsid w:val="00D54FF8"/>
    <w:rsid w:val="00D559E3"/>
    <w:rsid w:val="00D55CC2"/>
    <w:rsid w:val="00D5614A"/>
    <w:rsid w:val="00D56C2A"/>
    <w:rsid w:val="00D5729D"/>
    <w:rsid w:val="00D572DA"/>
    <w:rsid w:val="00D57BD4"/>
    <w:rsid w:val="00D57BE5"/>
    <w:rsid w:val="00D57F55"/>
    <w:rsid w:val="00D60432"/>
    <w:rsid w:val="00D604A4"/>
    <w:rsid w:val="00D60FD4"/>
    <w:rsid w:val="00D610C2"/>
    <w:rsid w:val="00D61196"/>
    <w:rsid w:val="00D61529"/>
    <w:rsid w:val="00D61C64"/>
    <w:rsid w:val="00D61C8D"/>
    <w:rsid w:val="00D624C1"/>
    <w:rsid w:val="00D6261D"/>
    <w:rsid w:val="00D62622"/>
    <w:rsid w:val="00D626FC"/>
    <w:rsid w:val="00D62D5F"/>
    <w:rsid w:val="00D63010"/>
    <w:rsid w:val="00D632D7"/>
    <w:rsid w:val="00D6372B"/>
    <w:rsid w:val="00D64111"/>
    <w:rsid w:val="00D6426C"/>
    <w:rsid w:val="00D65358"/>
    <w:rsid w:val="00D65C7F"/>
    <w:rsid w:val="00D664D4"/>
    <w:rsid w:val="00D66507"/>
    <w:rsid w:val="00D66A70"/>
    <w:rsid w:val="00D6731C"/>
    <w:rsid w:val="00D70DA1"/>
    <w:rsid w:val="00D70E57"/>
    <w:rsid w:val="00D71045"/>
    <w:rsid w:val="00D7134C"/>
    <w:rsid w:val="00D721BE"/>
    <w:rsid w:val="00D72D48"/>
    <w:rsid w:val="00D7305F"/>
    <w:rsid w:val="00D7329A"/>
    <w:rsid w:val="00D742C7"/>
    <w:rsid w:val="00D74D2A"/>
    <w:rsid w:val="00D74E6B"/>
    <w:rsid w:val="00D75411"/>
    <w:rsid w:val="00D754F0"/>
    <w:rsid w:val="00D76116"/>
    <w:rsid w:val="00D76E01"/>
    <w:rsid w:val="00D76E8D"/>
    <w:rsid w:val="00D771CD"/>
    <w:rsid w:val="00D776E8"/>
    <w:rsid w:val="00D77807"/>
    <w:rsid w:val="00D77858"/>
    <w:rsid w:val="00D779BE"/>
    <w:rsid w:val="00D77C56"/>
    <w:rsid w:val="00D807D5"/>
    <w:rsid w:val="00D80D09"/>
    <w:rsid w:val="00D822DA"/>
    <w:rsid w:val="00D82E8C"/>
    <w:rsid w:val="00D8318B"/>
    <w:rsid w:val="00D8399D"/>
    <w:rsid w:val="00D83CAC"/>
    <w:rsid w:val="00D83E21"/>
    <w:rsid w:val="00D840EF"/>
    <w:rsid w:val="00D84A60"/>
    <w:rsid w:val="00D84DD3"/>
    <w:rsid w:val="00D84E89"/>
    <w:rsid w:val="00D858B8"/>
    <w:rsid w:val="00D85B08"/>
    <w:rsid w:val="00D85CE4"/>
    <w:rsid w:val="00D8671A"/>
    <w:rsid w:val="00D8681B"/>
    <w:rsid w:val="00D873F2"/>
    <w:rsid w:val="00D87445"/>
    <w:rsid w:val="00D8771A"/>
    <w:rsid w:val="00D87CBF"/>
    <w:rsid w:val="00D87EFE"/>
    <w:rsid w:val="00D9005B"/>
    <w:rsid w:val="00D901F2"/>
    <w:rsid w:val="00D903D9"/>
    <w:rsid w:val="00D905E2"/>
    <w:rsid w:val="00D908B9"/>
    <w:rsid w:val="00D9098E"/>
    <w:rsid w:val="00D90C74"/>
    <w:rsid w:val="00D90E03"/>
    <w:rsid w:val="00D912A9"/>
    <w:rsid w:val="00D91400"/>
    <w:rsid w:val="00D91417"/>
    <w:rsid w:val="00D91496"/>
    <w:rsid w:val="00D91ECF"/>
    <w:rsid w:val="00D91F44"/>
    <w:rsid w:val="00D92A44"/>
    <w:rsid w:val="00D92DD4"/>
    <w:rsid w:val="00D92ECA"/>
    <w:rsid w:val="00D92EF5"/>
    <w:rsid w:val="00D92F0F"/>
    <w:rsid w:val="00D93345"/>
    <w:rsid w:val="00D93855"/>
    <w:rsid w:val="00D93A03"/>
    <w:rsid w:val="00D93B51"/>
    <w:rsid w:val="00D94448"/>
    <w:rsid w:val="00D94592"/>
    <w:rsid w:val="00D94814"/>
    <w:rsid w:val="00D94BB1"/>
    <w:rsid w:val="00D954B5"/>
    <w:rsid w:val="00D956E4"/>
    <w:rsid w:val="00D9600B"/>
    <w:rsid w:val="00D9638E"/>
    <w:rsid w:val="00D97FC2"/>
    <w:rsid w:val="00D97FD6"/>
    <w:rsid w:val="00DA0A47"/>
    <w:rsid w:val="00DA0C39"/>
    <w:rsid w:val="00DA1DE5"/>
    <w:rsid w:val="00DA2D86"/>
    <w:rsid w:val="00DA2EED"/>
    <w:rsid w:val="00DA3075"/>
    <w:rsid w:val="00DA3376"/>
    <w:rsid w:val="00DA36DB"/>
    <w:rsid w:val="00DA39ED"/>
    <w:rsid w:val="00DA3ED6"/>
    <w:rsid w:val="00DA3F3F"/>
    <w:rsid w:val="00DA42C0"/>
    <w:rsid w:val="00DA42E1"/>
    <w:rsid w:val="00DA4AB4"/>
    <w:rsid w:val="00DA52A8"/>
    <w:rsid w:val="00DA5D31"/>
    <w:rsid w:val="00DA5E6E"/>
    <w:rsid w:val="00DA6398"/>
    <w:rsid w:val="00DA6D82"/>
    <w:rsid w:val="00DA702B"/>
    <w:rsid w:val="00DA72A1"/>
    <w:rsid w:val="00DA7A6F"/>
    <w:rsid w:val="00DA7DF6"/>
    <w:rsid w:val="00DB001C"/>
    <w:rsid w:val="00DB07B4"/>
    <w:rsid w:val="00DB0B0B"/>
    <w:rsid w:val="00DB25B9"/>
    <w:rsid w:val="00DB31E5"/>
    <w:rsid w:val="00DB3496"/>
    <w:rsid w:val="00DB35C8"/>
    <w:rsid w:val="00DB38E9"/>
    <w:rsid w:val="00DB4189"/>
    <w:rsid w:val="00DB46EA"/>
    <w:rsid w:val="00DB479B"/>
    <w:rsid w:val="00DB4E01"/>
    <w:rsid w:val="00DB578D"/>
    <w:rsid w:val="00DB587E"/>
    <w:rsid w:val="00DB58CF"/>
    <w:rsid w:val="00DB5A3C"/>
    <w:rsid w:val="00DB6589"/>
    <w:rsid w:val="00DB66D2"/>
    <w:rsid w:val="00DB69F3"/>
    <w:rsid w:val="00DB6ED7"/>
    <w:rsid w:val="00DB6FD5"/>
    <w:rsid w:val="00DB7AD2"/>
    <w:rsid w:val="00DC126E"/>
    <w:rsid w:val="00DC1BB6"/>
    <w:rsid w:val="00DC21C9"/>
    <w:rsid w:val="00DC2C54"/>
    <w:rsid w:val="00DC307A"/>
    <w:rsid w:val="00DC31C7"/>
    <w:rsid w:val="00DC335E"/>
    <w:rsid w:val="00DC3FBB"/>
    <w:rsid w:val="00DC4927"/>
    <w:rsid w:val="00DC4B59"/>
    <w:rsid w:val="00DC52EA"/>
    <w:rsid w:val="00DC55A6"/>
    <w:rsid w:val="00DC560C"/>
    <w:rsid w:val="00DC5DE6"/>
    <w:rsid w:val="00DC5F44"/>
    <w:rsid w:val="00DC60DD"/>
    <w:rsid w:val="00DC676A"/>
    <w:rsid w:val="00DC6899"/>
    <w:rsid w:val="00DC6C55"/>
    <w:rsid w:val="00DD01A2"/>
    <w:rsid w:val="00DD0448"/>
    <w:rsid w:val="00DD094D"/>
    <w:rsid w:val="00DD0C98"/>
    <w:rsid w:val="00DD0E2F"/>
    <w:rsid w:val="00DD0EB2"/>
    <w:rsid w:val="00DD1086"/>
    <w:rsid w:val="00DD15DC"/>
    <w:rsid w:val="00DD27A4"/>
    <w:rsid w:val="00DD2E87"/>
    <w:rsid w:val="00DD32C1"/>
    <w:rsid w:val="00DD3B73"/>
    <w:rsid w:val="00DD4056"/>
    <w:rsid w:val="00DD4C01"/>
    <w:rsid w:val="00DD4D5B"/>
    <w:rsid w:val="00DD5137"/>
    <w:rsid w:val="00DD54BA"/>
    <w:rsid w:val="00DD597F"/>
    <w:rsid w:val="00DD5AD7"/>
    <w:rsid w:val="00DD5C5B"/>
    <w:rsid w:val="00DD5FCE"/>
    <w:rsid w:val="00DD6039"/>
    <w:rsid w:val="00DD6731"/>
    <w:rsid w:val="00DD6991"/>
    <w:rsid w:val="00DD6BA0"/>
    <w:rsid w:val="00DD70A7"/>
    <w:rsid w:val="00DD7C1D"/>
    <w:rsid w:val="00DE03AC"/>
    <w:rsid w:val="00DE0DC3"/>
    <w:rsid w:val="00DE0E2E"/>
    <w:rsid w:val="00DE16B4"/>
    <w:rsid w:val="00DE1764"/>
    <w:rsid w:val="00DE1AA2"/>
    <w:rsid w:val="00DE23AF"/>
    <w:rsid w:val="00DE2CF4"/>
    <w:rsid w:val="00DE2E4A"/>
    <w:rsid w:val="00DE3978"/>
    <w:rsid w:val="00DE4FF8"/>
    <w:rsid w:val="00DE540A"/>
    <w:rsid w:val="00DE575E"/>
    <w:rsid w:val="00DE6EB6"/>
    <w:rsid w:val="00DE70AA"/>
    <w:rsid w:val="00DE7D16"/>
    <w:rsid w:val="00DE7E30"/>
    <w:rsid w:val="00DF03CB"/>
    <w:rsid w:val="00DF0660"/>
    <w:rsid w:val="00DF0691"/>
    <w:rsid w:val="00DF08A1"/>
    <w:rsid w:val="00DF0E50"/>
    <w:rsid w:val="00DF0F07"/>
    <w:rsid w:val="00DF0F11"/>
    <w:rsid w:val="00DF112C"/>
    <w:rsid w:val="00DF1EB4"/>
    <w:rsid w:val="00DF21D1"/>
    <w:rsid w:val="00DF238E"/>
    <w:rsid w:val="00DF2F00"/>
    <w:rsid w:val="00DF2FC2"/>
    <w:rsid w:val="00DF318F"/>
    <w:rsid w:val="00DF34B2"/>
    <w:rsid w:val="00DF36D2"/>
    <w:rsid w:val="00DF3AB0"/>
    <w:rsid w:val="00DF3DC0"/>
    <w:rsid w:val="00DF40E9"/>
    <w:rsid w:val="00DF6117"/>
    <w:rsid w:val="00DF62BE"/>
    <w:rsid w:val="00DF686B"/>
    <w:rsid w:val="00DF6CA6"/>
    <w:rsid w:val="00DF7992"/>
    <w:rsid w:val="00DF79DC"/>
    <w:rsid w:val="00E00CE3"/>
    <w:rsid w:val="00E00D70"/>
    <w:rsid w:val="00E01611"/>
    <w:rsid w:val="00E0229F"/>
    <w:rsid w:val="00E03370"/>
    <w:rsid w:val="00E03928"/>
    <w:rsid w:val="00E04125"/>
    <w:rsid w:val="00E05C3A"/>
    <w:rsid w:val="00E06515"/>
    <w:rsid w:val="00E06C46"/>
    <w:rsid w:val="00E072FA"/>
    <w:rsid w:val="00E07823"/>
    <w:rsid w:val="00E07B60"/>
    <w:rsid w:val="00E107FA"/>
    <w:rsid w:val="00E1089A"/>
    <w:rsid w:val="00E112F7"/>
    <w:rsid w:val="00E1155E"/>
    <w:rsid w:val="00E1184C"/>
    <w:rsid w:val="00E11CB4"/>
    <w:rsid w:val="00E122A0"/>
    <w:rsid w:val="00E122FB"/>
    <w:rsid w:val="00E12987"/>
    <w:rsid w:val="00E12C2B"/>
    <w:rsid w:val="00E131AF"/>
    <w:rsid w:val="00E136F4"/>
    <w:rsid w:val="00E13F92"/>
    <w:rsid w:val="00E145C1"/>
    <w:rsid w:val="00E151F2"/>
    <w:rsid w:val="00E1534B"/>
    <w:rsid w:val="00E15DCB"/>
    <w:rsid w:val="00E16249"/>
    <w:rsid w:val="00E166AF"/>
    <w:rsid w:val="00E16764"/>
    <w:rsid w:val="00E1736F"/>
    <w:rsid w:val="00E17734"/>
    <w:rsid w:val="00E177EA"/>
    <w:rsid w:val="00E17A6F"/>
    <w:rsid w:val="00E209CE"/>
    <w:rsid w:val="00E21035"/>
    <w:rsid w:val="00E22593"/>
    <w:rsid w:val="00E22A04"/>
    <w:rsid w:val="00E22C48"/>
    <w:rsid w:val="00E22CEB"/>
    <w:rsid w:val="00E22E4D"/>
    <w:rsid w:val="00E22F03"/>
    <w:rsid w:val="00E22F76"/>
    <w:rsid w:val="00E23250"/>
    <w:rsid w:val="00E237BF"/>
    <w:rsid w:val="00E239FC"/>
    <w:rsid w:val="00E23F99"/>
    <w:rsid w:val="00E2434E"/>
    <w:rsid w:val="00E245F4"/>
    <w:rsid w:val="00E247B3"/>
    <w:rsid w:val="00E24B60"/>
    <w:rsid w:val="00E24BEE"/>
    <w:rsid w:val="00E256E1"/>
    <w:rsid w:val="00E25709"/>
    <w:rsid w:val="00E25A8C"/>
    <w:rsid w:val="00E26B11"/>
    <w:rsid w:val="00E26B30"/>
    <w:rsid w:val="00E26E94"/>
    <w:rsid w:val="00E27374"/>
    <w:rsid w:val="00E276CF"/>
    <w:rsid w:val="00E27913"/>
    <w:rsid w:val="00E27AAD"/>
    <w:rsid w:val="00E27AD2"/>
    <w:rsid w:val="00E27B6A"/>
    <w:rsid w:val="00E27ED3"/>
    <w:rsid w:val="00E3051B"/>
    <w:rsid w:val="00E31636"/>
    <w:rsid w:val="00E31796"/>
    <w:rsid w:val="00E319FB"/>
    <w:rsid w:val="00E31DCC"/>
    <w:rsid w:val="00E32CA5"/>
    <w:rsid w:val="00E32CBC"/>
    <w:rsid w:val="00E32EAB"/>
    <w:rsid w:val="00E32F37"/>
    <w:rsid w:val="00E3357D"/>
    <w:rsid w:val="00E33723"/>
    <w:rsid w:val="00E34497"/>
    <w:rsid w:val="00E34C04"/>
    <w:rsid w:val="00E3558E"/>
    <w:rsid w:val="00E35846"/>
    <w:rsid w:val="00E35853"/>
    <w:rsid w:val="00E35C65"/>
    <w:rsid w:val="00E36202"/>
    <w:rsid w:val="00E37AB2"/>
    <w:rsid w:val="00E37B24"/>
    <w:rsid w:val="00E411A2"/>
    <w:rsid w:val="00E418C9"/>
    <w:rsid w:val="00E42138"/>
    <w:rsid w:val="00E421A1"/>
    <w:rsid w:val="00E4235C"/>
    <w:rsid w:val="00E425D7"/>
    <w:rsid w:val="00E431CA"/>
    <w:rsid w:val="00E43502"/>
    <w:rsid w:val="00E435B6"/>
    <w:rsid w:val="00E4453B"/>
    <w:rsid w:val="00E4466E"/>
    <w:rsid w:val="00E4480E"/>
    <w:rsid w:val="00E448E1"/>
    <w:rsid w:val="00E44A58"/>
    <w:rsid w:val="00E44CA1"/>
    <w:rsid w:val="00E45482"/>
    <w:rsid w:val="00E45D01"/>
    <w:rsid w:val="00E45F11"/>
    <w:rsid w:val="00E46CED"/>
    <w:rsid w:val="00E4700A"/>
    <w:rsid w:val="00E47317"/>
    <w:rsid w:val="00E47451"/>
    <w:rsid w:val="00E4767F"/>
    <w:rsid w:val="00E476C9"/>
    <w:rsid w:val="00E47941"/>
    <w:rsid w:val="00E501FF"/>
    <w:rsid w:val="00E504DF"/>
    <w:rsid w:val="00E5083F"/>
    <w:rsid w:val="00E50EA7"/>
    <w:rsid w:val="00E51DB2"/>
    <w:rsid w:val="00E5281B"/>
    <w:rsid w:val="00E52CB2"/>
    <w:rsid w:val="00E53552"/>
    <w:rsid w:val="00E543E3"/>
    <w:rsid w:val="00E552C5"/>
    <w:rsid w:val="00E55C3E"/>
    <w:rsid w:val="00E55F0B"/>
    <w:rsid w:val="00E56280"/>
    <w:rsid w:val="00E56478"/>
    <w:rsid w:val="00E56CB2"/>
    <w:rsid w:val="00E57FDB"/>
    <w:rsid w:val="00E60278"/>
    <w:rsid w:val="00E6027E"/>
    <w:rsid w:val="00E6096B"/>
    <w:rsid w:val="00E60988"/>
    <w:rsid w:val="00E614AA"/>
    <w:rsid w:val="00E61796"/>
    <w:rsid w:val="00E61C62"/>
    <w:rsid w:val="00E61F47"/>
    <w:rsid w:val="00E624FA"/>
    <w:rsid w:val="00E63010"/>
    <w:rsid w:val="00E63A52"/>
    <w:rsid w:val="00E63F22"/>
    <w:rsid w:val="00E64139"/>
    <w:rsid w:val="00E64C33"/>
    <w:rsid w:val="00E64D23"/>
    <w:rsid w:val="00E65019"/>
    <w:rsid w:val="00E65312"/>
    <w:rsid w:val="00E655E1"/>
    <w:rsid w:val="00E66245"/>
    <w:rsid w:val="00E6671F"/>
    <w:rsid w:val="00E66A87"/>
    <w:rsid w:val="00E67818"/>
    <w:rsid w:val="00E701AD"/>
    <w:rsid w:val="00E7036F"/>
    <w:rsid w:val="00E7134E"/>
    <w:rsid w:val="00E71F1A"/>
    <w:rsid w:val="00E725B2"/>
    <w:rsid w:val="00E72936"/>
    <w:rsid w:val="00E732F6"/>
    <w:rsid w:val="00E737E8"/>
    <w:rsid w:val="00E73C5C"/>
    <w:rsid w:val="00E73FD7"/>
    <w:rsid w:val="00E74216"/>
    <w:rsid w:val="00E74A7A"/>
    <w:rsid w:val="00E74B3A"/>
    <w:rsid w:val="00E74C73"/>
    <w:rsid w:val="00E75333"/>
    <w:rsid w:val="00E75576"/>
    <w:rsid w:val="00E75798"/>
    <w:rsid w:val="00E75C69"/>
    <w:rsid w:val="00E75D8F"/>
    <w:rsid w:val="00E75EAC"/>
    <w:rsid w:val="00E760E0"/>
    <w:rsid w:val="00E76A4E"/>
    <w:rsid w:val="00E778BE"/>
    <w:rsid w:val="00E77B63"/>
    <w:rsid w:val="00E8044A"/>
    <w:rsid w:val="00E804E6"/>
    <w:rsid w:val="00E80686"/>
    <w:rsid w:val="00E80B63"/>
    <w:rsid w:val="00E80E2C"/>
    <w:rsid w:val="00E820B0"/>
    <w:rsid w:val="00E83E5E"/>
    <w:rsid w:val="00E84A5B"/>
    <w:rsid w:val="00E84ADF"/>
    <w:rsid w:val="00E85A1A"/>
    <w:rsid w:val="00E862A7"/>
    <w:rsid w:val="00E865AF"/>
    <w:rsid w:val="00E869C7"/>
    <w:rsid w:val="00E86A30"/>
    <w:rsid w:val="00E87864"/>
    <w:rsid w:val="00E87F01"/>
    <w:rsid w:val="00E907F2"/>
    <w:rsid w:val="00E90877"/>
    <w:rsid w:val="00E90B62"/>
    <w:rsid w:val="00E91204"/>
    <w:rsid w:val="00E91590"/>
    <w:rsid w:val="00E9174A"/>
    <w:rsid w:val="00E91B24"/>
    <w:rsid w:val="00E91CDD"/>
    <w:rsid w:val="00E92500"/>
    <w:rsid w:val="00E931D3"/>
    <w:rsid w:val="00E9346F"/>
    <w:rsid w:val="00E9359D"/>
    <w:rsid w:val="00E936E4"/>
    <w:rsid w:val="00E942B9"/>
    <w:rsid w:val="00E945A3"/>
    <w:rsid w:val="00E9476B"/>
    <w:rsid w:val="00E9599A"/>
    <w:rsid w:val="00E96920"/>
    <w:rsid w:val="00E97112"/>
    <w:rsid w:val="00E97189"/>
    <w:rsid w:val="00E977A3"/>
    <w:rsid w:val="00E9791F"/>
    <w:rsid w:val="00EA01B5"/>
    <w:rsid w:val="00EA069C"/>
    <w:rsid w:val="00EA0A2C"/>
    <w:rsid w:val="00EA10BD"/>
    <w:rsid w:val="00EA146C"/>
    <w:rsid w:val="00EA1D96"/>
    <w:rsid w:val="00EA2A66"/>
    <w:rsid w:val="00EA3B9D"/>
    <w:rsid w:val="00EA3F99"/>
    <w:rsid w:val="00EA40A3"/>
    <w:rsid w:val="00EA4733"/>
    <w:rsid w:val="00EA5227"/>
    <w:rsid w:val="00EA5927"/>
    <w:rsid w:val="00EA61E8"/>
    <w:rsid w:val="00EA69A1"/>
    <w:rsid w:val="00EA6E2F"/>
    <w:rsid w:val="00EA7FAE"/>
    <w:rsid w:val="00EB0BC6"/>
    <w:rsid w:val="00EB1D18"/>
    <w:rsid w:val="00EB1E8C"/>
    <w:rsid w:val="00EB2333"/>
    <w:rsid w:val="00EB23B4"/>
    <w:rsid w:val="00EB2791"/>
    <w:rsid w:val="00EB3793"/>
    <w:rsid w:val="00EB3E14"/>
    <w:rsid w:val="00EB3E56"/>
    <w:rsid w:val="00EB46DC"/>
    <w:rsid w:val="00EB4AAD"/>
    <w:rsid w:val="00EB4ACD"/>
    <w:rsid w:val="00EB4E38"/>
    <w:rsid w:val="00EB5889"/>
    <w:rsid w:val="00EB5A2E"/>
    <w:rsid w:val="00EB6447"/>
    <w:rsid w:val="00EB64C3"/>
    <w:rsid w:val="00EB6BC9"/>
    <w:rsid w:val="00EB7F02"/>
    <w:rsid w:val="00EC0425"/>
    <w:rsid w:val="00EC055A"/>
    <w:rsid w:val="00EC1385"/>
    <w:rsid w:val="00EC16B9"/>
    <w:rsid w:val="00EC223C"/>
    <w:rsid w:val="00EC25EA"/>
    <w:rsid w:val="00EC3FAD"/>
    <w:rsid w:val="00EC3FCE"/>
    <w:rsid w:val="00EC4287"/>
    <w:rsid w:val="00EC4A88"/>
    <w:rsid w:val="00EC51A1"/>
    <w:rsid w:val="00EC5DAD"/>
    <w:rsid w:val="00EC5E70"/>
    <w:rsid w:val="00EC667A"/>
    <w:rsid w:val="00EC6810"/>
    <w:rsid w:val="00EC6C5F"/>
    <w:rsid w:val="00EC7B64"/>
    <w:rsid w:val="00ED00FF"/>
    <w:rsid w:val="00ED0442"/>
    <w:rsid w:val="00ED0C51"/>
    <w:rsid w:val="00ED1403"/>
    <w:rsid w:val="00ED1834"/>
    <w:rsid w:val="00ED21AE"/>
    <w:rsid w:val="00ED38D5"/>
    <w:rsid w:val="00ED3BFF"/>
    <w:rsid w:val="00ED3FAD"/>
    <w:rsid w:val="00ED5564"/>
    <w:rsid w:val="00ED5792"/>
    <w:rsid w:val="00ED5ABE"/>
    <w:rsid w:val="00ED6096"/>
    <w:rsid w:val="00ED63E8"/>
    <w:rsid w:val="00ED6C35"/>
    <w:rsid w:val="00ED6F3D"/>
    <w:rsid w:val="00ED711B"/>
    <w:rsid w:val="00ED75BC"/>
    <w:rsid w:val="00ED7AA1"/>
    <w:rsid w:val="00ED7BB7"/>
    <w:rsid w:val="00ED7E92"/>
    <w:rsid w:val="00EE0D74"/>
    <w:rsid w:val="00EE1002"/>
    <w:rsid w:val="00EE14F0"/>
    <w:rsid w:val="00EE17ED"/>
    <w:rsid w:val="00EE1C1E"/>
    <w:rsid w:val="00EE27D5"/>
    <w:rsid w:val="00EE32B0"/>
    <w:rsid w:val="00EE36D6"/>
    <w:rsid w:val="00EE3E39"/>
    <w:rsid w:val="00EE405D"/>
    <w:rsid w:val="00EE4153"/>
    <w:rsid w:val="00EE415F"/>
    <w:rsid w:val="00EE4EDB"/>
    <w:rsid w:val="00EE51C3"/>
    <w:rsid w:val="00EE5881"/>
    <w:rsid w:val="00EE5A64"/>
    <w:rsid w:val="00EE6C50"/>
    <w:rsid w:val="00EE70CB"/>
    <w:rsid w:val="00EE7E40"/>
    <w:rsid w:val="00EF0688"/>
    <w:rsid w:val="00EF0B37"/>
    <w:rsid w:val="00EF0F5E"/>
    <w:rsid w:val="00EF111C"/>
    <w:rsid w:val="00EF126B"/>
    <w:rsid w:val="00EF12D2"/>
    <w:rsid w:val="00EF154D"/>
    <w:rsid w:val="00EF1AA9"/>
    <w:rsid w:val="00EF1EBC"/>
    <w:rsid w:val="00EF29A2"/>
    <w:rsid w:val="00EF37FA"/>
    <w:rsid w:val="00EF3A48"/>
    <w:rsid w:val="00EF3FED"/>
    <w:rsid w:val="00EF481B"/>
    <w:rsid w:val="00EF4C00"/>
    <w:rsid w:val="00EF4C82"/>
    <w:rsid w:val="00EF50FD"/>
    <w:rsid w:val="00EF55AE"/>
    <w:rsid w:val="00EF5D77"/>
    <w:rsid w:val="00EF60D3"/>
    <w:rsid w:val="00EF711A"/>
    <w:rsid w:val="00EF75DF"/>
    <w:rsid w:val="00EF7EC6"/>
    <w:rsid w:val="00F0040C"/>
    <w:rsid w:val="00F0051C"/>
    <w:rsid w:val="00F00D1E"/>
    <w:rsid w:val="00F00EF7"/>
    <w:rsid w:val="00F01141"/>
    <w:rsid w:val="00F012F2"/>
    <w:rsid w:val="00F024FB"/>
    <w:rsid w:val="00F0265A"/>
    <w:rsid w:val="00F03D63"/>
    <w:rsid w:val="00F04551"/>
    <w:rsid w:val="00F04776"/>
    <w:rsid w:val="00F04BF8"/>
    <w:rsid w:val="00F0550A"/>
    <w:rsid w:val="00F05ACD"/>
    <w:rsid w:val="00F05B5B"/>
    <w:rsid w:val="00F06035"/>
    <w:rsid w:val="00F060FF"/>
    <w:rsid w:val="00F06890"/>
    <w:rsid w:val="00F069AC"/>
    <w:rsid w:val="00F07914"/>
    <w:rsid w:val="00F10753"/>
    <w:rsid w:val="00F10AC5"/>
    <w:rsid w:val="00F10DD9"/>
    <w:rsid w:val="00F122E2"/>
    <w:rsid w:val="00F12B34"/>
    <w:rsid w:val="00F13562"/>
    <w:rsid w:val="00F1419F"/>
    <w:rsid w:val="00F142FC"/>
    <w:rsid w:val="00F14538"/>
    <w:rsid w:val="00F1509F"/>
    <w:rsid w:val="00F15273"/>
    <w:rsid w:val="00F157C5"/>
    <w:rsid w:val="00F15830"/>
    <w:rsid w:val="00F1623C"/>
    <w:rsid w:val="00F16863"/>
    <w:rsid w:val="00F16916"/>
    <w:rsid w:val="00F16CF1"/>
    <w:rsid w:val="00F170C5"/>
    <w:rsid w:val="00F17138"/>
    <w:rsid w:val="00F172D6"/>
    <w:rsid w:val="00F2091C"/>
    <w:rsid w:val="00F209C2"/>
    <w:rsid w:val="00F21145"/>
    <w:rsid w:val="00F21B26"/>
    <w:rsid w:val="00F21BA1"/>
    <w:rsid w:val="00F2239B"/>
    <w:rsid w:val="00F23144"/>
    <w:rsid w:val="00F232E7"/>
    <w:rsid w:val="00F23322"/>
    <w:rsid w:val="00F243B8"/>
    <w:rsid w:val="00F244EF"/>
    <w:rsid w:val="00F25164"/>
    <w:rsid w:val="00F256F6"/>
    <w:rsid w:val="00F26512"/>
    <w:rsid w:val="00F26AA5"/>
    <w:rsid w:val="00F26C6B"/>
    <w:rsid w:val="00F26DB8"/>
    <w:rsid w:val="00F27756"/>
    <w:rsid w:val="00F27A43"/>
    <w:rsid w:val="00F27AA2"/>
    <w:rsid w:val="00F27AD8"/>
    <w:rsid w:val="00F27E9F"/>
    <w:rsid w:val="00F3037B"/>
    <w:rsid w:val="00F30B96"/>
    <w:rsid w:val="00F3124E"/>
    <w:rsid w:val="00F313DD"/>
    <w:rsid w:val="00F32088"/>
    <w:rsid w:val="00F32156"/>
    <w:rsid w:val="00F32ABF"/>
    <w:rsid w:val="00F32B6A"/>
    <w:rsid w:val="00F32D88"/>
    <w:rsid w:val="00F32E1A"/>
    <w:rsid w:val="00F33255"/>
    <w:rsid w:val="00F33961"/>
    <w:rsid w:val="00F33B67"/>
    <w:rsid w:val="00F33DD5"/>
    <w:rsid w:val="00F33E57"/>
    <w:rsid w:val="00F33F51"/>
    <w:rsid w:val="00F34844"/>
    <w:rsid w:val="00F349F0"/>
    <w:rsid w:val="00F34AB6"/>
    <w:rsid w:val="00F34ECB"/>
    <w:rsid w:val="00F36C3A"/>
    <w:rsid w:val="00F36D8D"/>
    <w:rsid w:val="00F3759D"/>
    <w:rsid w:val="00F375D3"/>
    <w:rsid w:val="00F377EA"/>
    <w:rsid w:val="00F40556"/>
    <w:rsid w:val="00F40DE9"/>
    <w:rsid w:val="00F414A2"/>
    <w:rsid w:val="00F41C66"/>
    <w:rsid w:val="00F41F8C"/>
    <w:rsid w:val="00F42229"/>
    <w:rsid w:val="00F4257E"/>
    <w:rsid w:val="00F42C4E"/>
    <w:rsid w:val="00F42CD3"/>
    <w:rsid w:val="00F430D1"/>
    <w:rsid w:val="00F43A78"/>
    <w:rsid w:val="00F43BA3"/>
    <w:rsid w:val="00F43D65"/>
    <w:rsid w:val="00F44147"/>
    <w:rsid w:val="00F44283"/>
    <w:rsid w:val="00F4657C"/>
    <w:rsid w:val="00F46961"/>
    <w:rsid w:val="00F47CA4"/>
    <w:rsid w:val="00F47EB7"/>
    <w:rsid w:val="00F47F9E"/>
    <w:rsid w:val="00F50AC7"/>
    <w:rsid w:val="00F50C87"/>
    <w:rsid w:val="00F510E8"/>
    <w:rsid w:val="00F51262"/>
    <w:rsid w:val="00F51BC1"/>
    <w:rsid w:val="00F52168"/>
    <w:rsid w:val="00F522B2"/>
    <w:rsid w:val="00F52613"/>
    <w:rsid w:val="00F531E4"/>
    <w:rsid w:val="00F5352C"/>
    <w:rsid w:val="00F53723"/>
    <w:rsid w:val="00F546E7"/>
    <w:rsid w:val="00F547FF"/>
    <w:rsid w:val="00F54DB0"/>
    <w:rsid w:val="00F54F96"/>
    <w:rsid w:val="00F55526"/>
    <w:rsid w:val="00F55577"/>
    <w:rsid w:val="00F555A0"/>
    <w:rsid w:val="00F55713"/>
    <w:rsid w:val="00F55CC0"/>
    <w:rsid w:val="00F56269"/>
    <w:rsid w:val="00F564C7"/>
    <w:rsid w:val="00F56752"/>
    <w:rsid w:val="00F5694C"/>
    <w:rsid w:val="00F56F99"/>
    <w:rsid w:val="00F57139"/>
    <w:rsid w:val="00F575E2"/>
    <w:rsid w:val="00F57C44"/>
    <w:rsid w:val="00F57CA7"/>
    <w:rsid w:val="00F60A21"/>
    <w:rsid w:val="00F6120D"/>
    <w:rsid w:val="00F61EC3"/>
    <w:rsid w:val="00F6221A"/>
    <w:rsid w:val="00F638C4"/>
    <w:rsid w:val="00F63EE3"/>
    <w:rsid w:val="00F640DD"/>
    <w:rsid w:val="00F64254"/>
    <w:rsid w:val="00F64645"/>
    <w:rsid w:val="00F652A2"/>
    <w:rsid w:val="00F65397"/>
    <w:rsid w:val="00F6574C"/>
    <w:rsid w:val="00F66A85"/>
    <w:rsid w:val="00F677ED"/>
    <w:rsid w:val="00F67BDE"/>
    <w:rsid w:val="00F7054F"/>
    <w:rsid w:val="00F70B84"/>
    <w:rsid w:val="00F70D29"/>
    <w:rsid w:val="00F71673"/>
    <w:rsid w:val="00F71739"/>
    <w:rsid w:val="00F71A54"/>
    <w:rsid w:val="00F71B33"/>
    <w:rsid w:val="00F71E4E"/>
    <w:rsid w:val="00F7299E"/>
    <w:rsid w:val="00F7306E"/>
    <w:rsid w:val="00F73685"/>
    <w:rsid w:val="00F73720"/>
    <w:rsid w:val="00F73759"/>
    <w:rsid w:val="00F73D98"/>
    <w:rsid w:val="00F74E13"/>
    <w:rsid w:val="00F7504D"/>
    <w:rsid w:val="00F7533C"/>
    <w:rsid w:val="00F75956"/>
    <w:rsid w:val="00F75B6F"/>
    <w:rsid w:val="00F75CA8"/>
    <w:rsid w:val="00F774A9"/>
    <w:rsid w:val="00F77DAB"/>
    <w:rsid w:val="00F807BD"/>
    <w:rsid w:val="00F810D4"/>
    <w:rsid w:val="00F8123C"/>
    <w:rsid w:val="00F813AE"/>
    <w:rsid w:val="00F81545"/>
    <w:rsid w:val="00F81EE7"/>
    <w:rsid w:val="00F8212B"/>
    <w:rsid w:val="00F8298B"/>
    <w:rsid w:val="00F83098"/>
    <w:rsid w:val="00F8327B"/>
    <w:rsid w:val="00F83CEC"/>
    <w:rsid w:val="00F8552C"/>
    <w:rsid w:val="00F859EE"/>
    <w:rsid w:val="00F85D33"/>
    <w:rsid w:val="00F86970"/>
    <w:rsid w:val="00F86BA5"/>
    <w:rsid w:val="00F874B3"/>
    <w:rsid w:val="00F8783C"/>
    <w:rsid w:val="00F87CE3"/>
    <w:rsid w:val="00F87DA0"/>
    <w:rsid w:val="00F9024B"/>
    <w:rsid w:val="00F90E9A"/>
    <w:rsid w:val="00F913AF"/>
    <w:rsid w:val="00F915F4"/>
    <w:rsid w:val="00F91C02"/>
    <w:rsid w:val="00F92267"/>
    <w:rsid w:val="00F9245B"/>
    <w:rsid w:val="00F92A14"/>
    <w:rsid w:val="00F92A2D"/>
    <w:rsid w:val="00F92B3D"/>
    <w:rsid w:val="00F92CA2"/>
    <w:rsid w:val="00F931F4"/>
    <w:rsid w:val="00F9360C"/>
    <w:rsid w:val="00F93845"/>
    <w:rsid w:val="00F938BD"/>
    <w:rsid w:val="00F93C71"/>
    <w:rsid w:val="00F93D9A"/>
    <w:rsid w:val="00F93F91"/>
    <w:rsid w:val="00F952E0"/>
    <w:rsid w:val="00F96003"/>
    <w:rsid w:val="00F964DC"/>
    <w:rsid w:val="00F9662F"/>
    <w:rsid w:val="00F9696C"/>
    <w:rsid w:val="00F96BA9"/>
    <w:rsid w:val="00F96D70"/>
    <w:rsid w:val="00F971DA"/>
    <w:rsid w:val="00F9743C"/>
    <w:rsid w:val="00F97AA6"/>
    <w:rsid w:val="00F97AE8"/>
    <w:rsid w:val="00FA0279"/>
    <w:rsid w:val="00FA029E"/>
    <w:rsid w:val="00FA10AA"/>
    <w:rsid w:val="00FA12DF"/>
    <w:rsid w:val="00FA12ED"/>
    <w:rsid w:val="00FA132D"/>
    <w:rsid w:val="00FA13F2"/>
    <w:rsid w:val="00FA1CB7"/>
    <w:rsid w:val="00FA1F37"/>
    <w:rsid w:val="00FA218C"/>
    <w:rsid w:val="00FA21AE"/>
    <w:rsid w:val="00FA2BEB"/>
    <w:rsid w:val="00FA2FFE"/>
    <w:rsid w:val="00FA3B1D"/>
    <w:rsid w:val="00FA3E34"/>
    <w:rsid w:val="00FA4274"/>
    <w:rsid w:val="00FA430A"/>
    <w:rsid w:val="00FA4799"/>
    <w:rsid w:val="00FA51BD"/>
    <w:rsid w:val="00FA530F"/>
    <w:rsid w:val="00FA549F"/>
    <w:rsid w:val="00FA5916"/>
    <w:rsid w:val="00FA5F5C"/>
    <w:rsid w:val="00FA6010"/>
    <w:rsid w:val="00FA7C72"/>
    <w:rsid w:val="00FA7DA3"/>
    <w:rsid w:val="00FA7FDF"/>
    <w:rsid w:val="00FB024E"/>
    <w:rsid w:val="00FB12BF"/>
    <w:rsid w:val="00FB1D9B"/>
    <w:rsid w:val="00FB24F9"/>
    <w:rsid w:val="00FB2A05"/>
    <w:rsid w:val="00FB2C74"/>
    <w:rsid w:val="00FB2C8E"/>
    <w:rsid w:val="00FB3388"/>
    <w:rsid w:val="00FB3490"/>
    <w:rsid w:val="00FB36B0"/>
    <w:rsid w:val="00FB4D21"/>
    <w:rsid w:val="00FB4D66"/>
    <w:rsid w:val="00FB4E76"/>
    <w:rsid w:val="00FB4ECC"/>
    <w:rsid w:val="00FB50EE"/>
    <w:rsid w:val="00FB5175"/>
    <w:rsid w:val="00FB5504"/>
    <w:rsid w:val="00FB586B"/>
    <w:rsid w:val="00FB58D6"/>
    <w:rsid w:val="00FB62A1"/>
    <w:rsid w:val="00FB6B86"/>
    <w:rsid w:val="00FB74EC"/>
    <w:rsid w:val="00FB7990"/>
    <w:rsid w:val="00FB7E9E"/>
    <w:rsid w:val="00FC023E"/>
    <w:rsid w:val="00FC036A"/>
    <w:rsid w:val="00FC0389"/>
    <w:rsid w:val="00FC0ED8"/>
    <w:rsid w:val="00FC1091"/>
    <w:rsid w:val="00FC1E18"/>
    <w:rsid w:val="00FC2749"/>
    <w:rsid w:val="00FC2A09"/>
    <w:rsid w:val="00FC2FBA"/>
    <w:rsid w:val="00FC321C"/>
    <w:rsid w:val="00FC3B12"/>
    <w:rsid w:val="00FC3D6D"/>
    <w:rsid w:val="00FC3DE6"/>
    <w:rsid w:val="00FC4334"/>
    <w:rsid w:val="00FC4759"/>
    <w:rsid w:val="00FC4A58"/>
    <w:rsid w:val="00FC4CE2"/>
    <w:rsid w:val="00FC6230"/>
    <w:rsid w:val="00FC655F"/>
    <w:rsid w:val="00FC6CF4"/>
    <w:rsid w:val="00FC6EF6"/>
    <w:rsid w:val="00FC76E7"/>
    <w:rsid w:val="00FC78DD"/>
    <w:rsid w:val="00FC7A16"/>
    <w:rsid w:val="00FD0034"/>
    <w:rsid w:val="00FD03C8"/>
    <w:rsid w:val="00FD12D6"/>
    <w:rsid w:val="00FD1D33"/>
    <w:rsid w:val="00FD1E72"/>
    <w:rsid w:val="00FD1E74"/>
    <w:rsid w:val="00FD1FFD"/>
    <w:rsid w:val="00FD21E6"/>
    <w:rsid w:val="00FD2899"/>
    <w:rsid w:val="00FD3296"/>
    <w:rsid w:val="00FD343B"/>
    <w:rsid w:val="00FD39FF"/>
    <w:rsid w:val="00FD3AFC"/>
    <w:rsid w:val="00FD3D1F"/>
    <w:rsid w:val="00FD407D"/>
    <w:rsid w:val="00FD41B0"/>
    <w:rsid w:val="00FD54FD"/>
    <w:rsid w:val="00FD5716"/>
    <w:rsid w:val="00FD593A"/>
    <w:rsid w:val="00FD5FE9"/>
    <w:rsid w:val="00FD6155"/>
    <w:rsid w:val="00FD6221"/>
    <w:rsid w:val="00FD62CF"/>
    <w:rsid w:val="00FD6640"/>
    <w:rsid w:val="00FD6884"/>
    <w:rsid w:val="00FD73F3"/>
    <w:rsid w:val="00FD7548"/>
    <w:rsid w:val="00FD7E6F"/>
    <w:rsid w:val="00FE0545"/>
    <w:rsid w:val="00FE07AD"/>
    <w:rsid w:val="00FE0BB4"/>
    <w:rsid w:val="00FE1313"/>
    <w:rsid w:val="00FE1922"/>
    <w:rsid w:val="00FE25C7"/>
    <w:rsid w:val="00FE276A"/>
    <w:rsid w:val="00FE2D97"/>
    <w:rsid w:val="00FE44A7"/>
    <w:rsid w:val="00FE4A88"/>
    <w:rsid w:val="00FE5414"/>
    <w:rsid w:val="00FE5AFC"/>
    <w:rsid w:val="00FE5EA1"/>
    <w:rsid w:val="00FE5FD8"/>
    <w:rsid w:val="00FE6104"/>
    <w:rsid w:val="00FE6768"/>
    <w:rsid w:val="00FE6BB4"/>
    <w:rsid w:val="00FE750F"/>
    <w:rsid w:val="00FE7AA7"/>
    <w:rsid w:val="00FE7D5D"/>
    <w:rsid w:val="00FF019A"/>
    <w:rsid w:val="00FF0564"/>
    <w:rsid w:val="00FF0783"/>
    <w:rsid w:val="00FF0D08"/>
    <w:rsid w:val="00FF0EA2"/>
    <w:rsid w:val="00FF10B1"/>
    <w:rsid w:val="00FF1199"/>
    <w:rsid w:val="00FF16E3"/>
    <w:rsid w:val="00FF1A46"/>
    <w:rsid w:val="00FF2054"/>
    <w:rsid w:val="00FF209B"/>
    <w:rsid w:val="00FF31E8"/>
    <w:rsid w:val="00FF3B8F"/>
    <w:rsid w:val="00FF44C5"/>
    <w:rsid w:val="00FF4CB2"/>
    <w:rsid w:val="00FF524E"/>
    <w:rsid w:val="00FF5483"/>
    <w:rsid w:val="00FF560A"/>
    <w:rsid w:val="00FF5CEA"/>
    <w:rsid w:val="00FF6AE0"/>
    <w:rsid w:val="00FF7697"/>
    <w:rsid w:val="01224122"/>
    <w:rsid w:val="0127CAF5"/>
    <w:rsid w:val="013A4AED"/>
    <w:rsid w:val="013CA0D1"/>
    <w:rsid w:val="013DAF76"/>
    <w:rsid w:val="01435A48"/>
    <w:rsid w:val="015ECDF1"/>
    <w:rsid w:val="0178CD7D"/>
    <w:rsid w:val="0182C1A5"/>
    <w:rsid w:val="01854BFE"/>
    <w:rsid w:val="018A784F"/>
    <w:rsid w:val="0197F088"/>
    <w:rsid w:val="019E452E"/>
    <w:rsid w:val="01B18EA3"/>
    <w:rsid w:val="01CC1277"/>
    <w:rsid w:val="01FCF1BE"/>
    <w:rsid w:val="02016C17"/>
    <w:rsid w:val="021032ED"/>
    <w:rsid w:val="022F85D0"/>
    <w:rsid w:val="0236F2FC"/>
    <w:rsid w:val="024FFBA9"/>
    <w:rsid w:val="026E91B4"/>
    <w:rsid w:val="02792643"/>
    <w:rsid w:val="027D30E4"/>
    <w:rsid w:val="027E9F15"/>
    <w:rsid w:val="027FDFB0"/>
    <w:rsid w:val="02830A74"/>
    <w:rsid w:val="028452C2"/>
    <w:rsid w:val="0285CD74"/>
    <w:rsid w:val="02943916"/>
    <w:rsid w:val="0295D55C"/>
    <w:rsid w:val="02A14ABA"/>
    <w:rsid w:val="02A531AE"/>
    <w:rsid w:val="02FC87AF"/>
    <w:rsid w:val="03077220"/>
    <w:rsid w:val="031E2F85"/>
    <w:rsid w:val="033991F9"/>
    <w:rsid w:val="037E3E8A"/>
    <w:rsid w:val="0391A2B9"/>
    <w:rsid w:val="03A5B2FB"/>
    <w:rsid w:val="03E2520D"/>
    <w:rsid w:val="03F44539"/>
    <w:rsid w:val="0415656D"/>
    <w:rsid w:val="04269FB7"/>
    <w:rsid w:val="043D1B1B"/>
    <w:rsid w:val="04432CC7"/>
    <w:rsid w:val="048714CC"/>
    <w:rsid w:val="048C5D2A"/>
    <w:rsid w:val="04AE25D0"/>
    <w:rsid w:val="04B8A35E"/>
    <w:rsid w:val="04C3C80A"/>
    <w:rsid w:val="04CC4DA3"/>
    <w:rsid w:val="04FDB5CB"/>
    <w:rsid w:val="05166073"/>
    <w:rsid w:val="05239D9C"/>
    <w:rsid w:val="05427272"/>
    <w:rsid w:val="0553DC11"/>
    <w:rsid w:val="055F1B0E"/>
    <w:rsid w:val="056DD2AF"/>
    <w:rsid w:val="056F4117"/>
    <w:rsid w:val="058C63AF"/>
    <w:rsid w:val="0590E7F5"/>
    <w:rsid w:val="059B8DAB"/>
    <w:rsid w:val="059B9F92"/>
    <w:rsid w:val="05D3FB05"/>
    <w:rsid w:val="06173669"/>
    <w:rsid w:val="063CE260"/>
    <w:rsid w:val="0644E47C"/>
    <w:rsid w:val="06453CBC"/>
    <w:rsid w:val="0670D50A"/>
    <w:rsid w:val="06A24DD2"/>
    <w:rsid w:val="06BB379A"/>
    <w:rsid w:val="06E0CC98"/>
    <w:rsid w:val="06FBF7CA"/>
    <w:rsid w:val="0709A757"/>
    <w:rsid w:val="074E436A"/>
    <w:rsid w:val="075DFD81"/>
    <w:rsid w:val="076D36F6"/>
    <w:rsid w:val="0790A480"/>
    <w:rsid w:val="07949738"/>
    <w:rsid w:val="079FEEBC"/>
    <w:rsid w:val="07F4575B"/>
    <w:rsid w:val="07FA7EFF"/>
    <w:rsid w:val="080E0C9E"/>
    <w:rsid w:val="08184CA6"/>
    <w:rsid w:val="082A6718"/>
    <w:rsid w:val="082FA6B3"/>
    <w:rsid w:val="08410A0C"/>
    <w:rsid w:val="086F458F"/>
    <w:rsid w:val="087061B9"/>
    <w:rsid w:val="089167C6"/>
    <w:rsid w:val="08C5150F"/>
    <w:rsid w:val="08CB7254"/>
    <w:rsid w:val="08F763E1"/>
    <w:rsid w:val="090FCE9D"/>
    <w:rsid w:val="09635F4B"/>
    <w:rsid w:val="09776C56"/>
    <w:rsid w:val="0984C5FB"/>
    <w:rsid w:val="09B0F9D5"/>
    <w:rsid w:val="09C7D191"/>
    <w:rsid w:val="09F03BB3"/>
    <w:rsid w:val="0A11E80C"/>
    <w:rsid w:val="0A3214B5"/>
    <w:rsid w:val="0A321E03"/>
    <w:rsid w:val="0A39B3C8"/>
    <w:rsid w:val="0A4218DC"/>
    <w:rsid w:val="0A4FC675"/>
    <w:rsid w:val="0A51602D"/>
    <w:rsid w:val="0A7158AD"/>
    <w:rsid w:val="0AA7DFAA"/>
    <w:rsid w:val="0AC71DDF"/>
    <w:rsid w:val="0B050C23"/>
    <w:rsid w:val="0B0B3937"/>
    <w:rsid w:val="0B15F26F"/>
    <w:rsid w:val="0B265A09"/>
    <w:rsid w:val="0B3A862F"/>
    <w:rsid w:val="0B3D363D"/>
    <w:rsid w:val="0B59AD09"/>
    <w:rsid w:val="0B8EBF7A"/>
    <w:rsid w:val="0BA4100C"/>
    <w:rsid w:val="0BC5702A"/>
    <w:rsid w:val="0C0562A3"/>
    <w:rsid w:val="0C1303EC"/>
    <w:rsid w:val="0C16FB4B"/>
    <w:rsid w:val="0C3BA9BA"/>
    <w:rsid w:val="0C5CFF07"/>
    <w:rsid w:val="0C69824A"/>
    <w:rsid w:val="0C850A46"/>
    <w:rsid w:val="0C9F89CA"/>
    <w:rsid w:val="0CA22FF3"/>
    <w:rsid w:val="0CC2BE06"/>
    <w:rsid w:val="0CC9C0DD"/>
    <w:rsid w:val="0CCD91AF"/>
    <w:rsid w:val="0CEB2541"/>
    <w:rsid w:val="0D202C7C"/>
    <w:rsid w:val="0D28CA47"/>
    <w:rsid w:val="0D40D547"/>
    <w:rsid w:val="0D599B6A"/>
    <w:rsid w:val="0D706A24"/>
    <w:rsid w:val="0D7475B4"/>
    <w:rsid w:val="0D768A80"/>
    <w:rsid w:val="0D9F19BA"/>
    <w:rsid w:val="0E07DF68"/>
    <w:rsid w:val="0E12E633"/>
    <w:rsid w:val="0E1BD4DF"/>
    <w:rsid w:val="0E4EE9F8"/>
    <w:rsid w:val="0E795167"/>
    <w:rsid w:val="0E9FFC92"/>
    <w:rsid w:val="0EDDED0F"/>
    <w:rsid w:val="0EE55FBC"/>
    <w:rsid w:val="0EFFBE25"/>
    <w:rsid w:val="0F01C366"/>
    <w:rsid w:val="0F6BF0C7"/>
    <w:rsid w:val="0F70A86F"/>
    <w:rsid w:val="0F7934A2"/>
    <w:rsid w:val="0F947CB5"/>
    <w:rsid w:val="0F9E0C75"/>
    <w:rsid w:val="0FA76A8D"/>
    <w:rsid w:val="0FBFE727"/>
    <w:rsid w:val="100D99E6"/>
    <w:rsid w:val="1012088E"/>
    <w:rsid w:val="101ADFD3"/>
    <w:rsid w:val="104A5F1B"/>
    <w:rsid w:val="105E49DF"/>
    <w:rsid w:val="10665600"/>
    <w:rsid w:val="10752741"/>
    <w:rsid w:val="109B13B2"/>
    <w:rsid w:val="109E57DC"/>
    <w:rsid w:val="10C56995"/>
    <w:rsid w:val="110275C6"/>
    <w:rsid w:val="112CBD20"/>
    <w:rsid w:val="1170BF7F"/>
    <w:rsid w:val="119C6063"/>
    <w:rsid w:val="11A9E16E"/>
    <w:rsid w:val="11F0FDF3"/>
    <w:rsid w:val="1276B2F5"/>
    <w:rsid w:val="127CBC73"/>
    <w:rsid w:val="1284F9FC"/>
    <w:rsid w:val="12C297FD"/>
    <w:rsid w:val="12E384B2"/>
    <w:rsid w:val="13075235"/>
    <w:rsid w:val="1308BC91"/>
    <w:rsid w:val="130C414A"/>
    <w:rsid w:val="13138ACE"/>
    <w:rsid w:val="1319696B"/>
    <w:rsid w:val="131C84B3"/>
    <w:rsid w:val="132EBA17"/>
    <w:rsid w:val="13634E70"/>
    <w:rsid w:val="137253ED"/>
    <w:rsid w:val="13A04909"/>
    <w:rsid w:val="13A9BCCE"/>
    <w:rsid w:val="13C64584"/>
    <w:rsid w:val="13C93020"/>
    <w:rsid w:val="13D2E2CC"/>
    <w:rsid w:val="13DE3D6D"/>
    <w:rsid w:val="14047CCA"/>
    <w:rsid w:val="146E0EB3"/>
    <w:rsid w:val="14A6EAA4"/>
    <w:rsid w:val="14ADAEEE"/>
    <w:rsid w:val="14B1259D"/>
    <w:rsid w:val="14BDCD75"/>
    <w:rsid w:val="14C4B803"/>
    <w:rsid w:val="14C88F9A"/>
    <w:rsid w:val="14F3CE03"/>
    <w:rsid w:val="14F63C00"/>
    <w:rsid w:val="14F72123"/>
    <w:rsid w:val="1513CE95"/>
    <w:rsid w:val="154DA8C6"/>
    <w:rsid w:val="1553D90A"/>
    <w:rsid w:val="1554E53F"/>
    <w:rsid w:val="156428BC"/>
    <w:rsid w:val="157ABF46"/>
    <w:rsid w:val="157DEC68"/>
    <w:rsid w:val="15927CEC"/>
    <w:rsid w:val="1595B65C"/>
    <w:rsid w:val="15A1E0B3"/>
    <w:rsid w:val="15A27A7B"/>
    <w:rsid w:val="15EDFF38"/>
    <w:rsid w:val="15EE427E"/>
    <w:rsid w:val="15F7A248"/>
    <w:rsid w:val="15F9C8F0"/>
    <w:rsid w:val="15FAD6DC"/>
    <w:rsid w:val="1604649B"/>
    <w:rsid w:val="162C14D1"/>
    <w:rsid w:val="16316168"/>
    <w:rsid w:val="164EEB6B"/>
    <w:rsid w:val="165DFEC0"/>
    <w:rsid w:val="1674A01F"/>
    <w:rsid w:val="168E295A"/>
    <w:rsid w:val="16AA6E15"/>
    <w:rsid w:val="16E69F15"/>
    <w:rsid w:val="16EE3999"/>
    <w:rsid w:val="170FA3C8"/>
    <w:rsid w:val="1712D9CA"/>
    <w:rsid w:val="173C274C"/>
    <w:rsid w:val="1754BA20"/>
    <w:rsid w:val="1769A71C"/>
    <w:rsid w:val="1797DFC4"/>
    <w:rsid w:val="17E8E77C"/>
    <w:rsid w:val="17F95B95"/>
    <w:rsid w:val="17F9BE5D"/>
    <w:rsid w:val="17FD5BA0"/>
    <w:rsid w:val="18121DC6"/>
    <w:rsid w:val="1812D3D5"/>
    <w:rsid w:val="185A8A98"/>
    <w:rsid w:val="1861369B"/>
    <w:rsid w:val="186BFE02"/>
    <w:rsid w:val="18A4ED57"/>
    <w:rsid w:val="18AC0489"/>
    <w:rsid w:val="18BB0ECF"/>
    <w:rsid w:val="18E23340"/>
    <w:rsid w:val="18E24BDD"/>
    <w:rsid w:val="1904D45F"/>
    <w:rsid w:val="1928BA13"/>
    <w:rsid w:val="192DCFD2"/>
    <w:rsid w:val="19350934"/>
    <w:rsid w:val="1935C352"/>
    <w:rsid w:val="1944212E"/>
    <w:rsid w:val="19867FE4"/>
    <w:rsid w:val="198841F2"/>
    <w:rsid w:val="1995D635"/>
    <w:rsid w:val="199C82BD"/>
    <w:rsid w:val="199E207A"/>
    <w:rsid w:val="19A08FB2"/>
    <w:rsid w:val="19A556C9"/>
    <w:rsid w:val="19A8E48F"/>
    <w:rsid w:val="19B8EF18"/>
    <w:rsid w:val="19B96E86"/>
    <w:rsid w:val="19C76863"/>
    <w:rsid w:val="19D543A5"/>
    <w:rsid w:val="19D613DE"/>
    <w:rsid w:val="19DBB1B6"/>
    <w:rsid w:val="19DD2965"/>
    <w:rsid w:val="19DF28FC"/>
    <w:rsid w:val="19F03861"/>
    <w:rsid w:val="1A00C510"/>
    <w:rsid w:val="1A10DE6D"/>
    <w:rsid w:val="1A1DAE66"/>
    <w:rsid w:val="1A51293D"/>
    <w:rsid w:val="1A71E530"/>
    <w:rsid w:val="1A7FBAC7"/>
    <w:rsid w:val="1A8EEE82"/>
    <w:rsid w:val="1AA3759C"/>
    <w:rsid w:val="1AE7DFA9"/>
    <w:rsid w:val="1AF27754"/>
    <w:rsid w:val="1B05A62F"/>
    <w:rsid w:val="1B3B298D"/>
    <w:rsid w:val="1B49633D"/>
    <w:rsid w:val="1B4AD310"/>
    <w:rsid w:val="1B4F2281"/>
    <w:rsid w:val="1B515528"/>
    <w:rsid w:val="1B59DACC"/>
    <w:rsid w:val="1B6D60F3"/>
    <w:rsid w:val="1B71066E"/>
    <w:rsid w:val="1B77B65E"/>
    <w:rsid w:val="1B7E3C89"/>
    <w:rsid w:val="1B980B22"/>
    <w:rsid w:val="1BA9819C"/>
    <w:rsid w:val="1BAE58AF"/>
    <w:rsid w:val="1BB76561"/>
    <w:rsid w:val="1BBC3957"/>
    <w:rsid w:val="1BEA72EE"/>
    <w:rsid w:val="1C492A6C"/>
    <w:rsid w:val="1C6BB610"/>
    <w:rsid w:val="1C83235D"/>
    <w:rsid w:val="1C8882FA"/>
    <w:rsid w:val="1CA366BA"/>
    <w:rsid w:val="1CBD9122"/>
    <w:rsid w:val="1CC7B208"/>
    <w:rsid w:val="1CDD75A0"/>
    <w:rsid w:val="1CE55B33"/>
    <w:rsid w:val="1CFE9399"/>
    <w:rsid w:val="1D1C5D50"/>
    <w:rsid w:val="1D473F67"/>
    <w:rsid w:val="1D59FF1C"/>
    <w:rsid w:val="1D64E0ED"/>
    <w:rsid w:val="1D77E597"/>
    <w:rsid w:val="1D8128A8"/>
    <w:rsid w:val="1D81FAAD"/>
    <w:rsid w:val="1DA30678"/>
    <w:rsid w:val="1DBDF56A"/>
    <w:rsid w:val="1DD44719"/>
    <w:rsid w:val="1E07BFCC"/>
    <w:rsid w:val="1E1758ED"/>
    <w:rsid w:val="1E206BEA"/>
    <w:rsid w:val="1E2AEB3B"/>
    <w:rsid w:val="1E34F5EE"/>
    <w:rsid w:val="1E5E22D5"/>
    <w:rsid w:val="1E81B129"/>
    <w:rsid w:val="1E9634BF"/>
    <w:rsid w:val="1ED22EC7"/>
    <w:rsid w:val="1EE29D1C"/>
    <w:rsid w:val="1EF7F08F"/>
    <w:rsid w:val="1F1C4682"/>
    <w:rsid w:val="1F2F59B0"/>
    <w:rsid w:val="1F3CE8B9"/>
    <w:rsid w:val="1F437541"/>
    <w:rsid w:val="1F4BC6C1"/>
    <w:rsid w:val="1F4C5306"/>
    <w:rsid w:val="1F9CD3AE"/>
    <w:rsid w:val="1FC9D449"/>
    <w:rsid w:val="1FF61AD3"/>
    <w:rsid w:val="20007A9B"/>
    <w:rsid w:val="20112832"/>
    <w:rsid w:val="2038F8C3"/>
    <w:rsid w:val="2067AC4F"/>
    <w:rsid w:val="208410AA"/>
    <w:rsid w:val="209B328B"/>
    <w:rsid w:val="20A32C22"/>
    <w:rsid w:val="20A9360C"/>
    <w:rsid w:val="20C7A20D"/>
    <w:rsid w:val="20F09AF5"/>
    <w:rsid w:val="20F4EB96"/>
    <w:rsid w:val="2100EBD3"/>
    <w:rsid w:val="21068D73"/>
    <w:rsid w:val="21111DE3"/>
    <w:rsid w:val="2118DBF5"/>
    <w:rsid w:val="21208716"/>
    <w:rsid w:val="213440F6"/>
    <w:rsid w:val="2142D701"/>
    <w:rsid w:val="2146C80A"/>
    <w:rsid w:val="215ADDE8"/>
    <w:rsid w:val="2179B57D"/>
    <w:rsid w:val="21947B5E"/>
    <w:rsid w:val="219D165F"/>
    <w:rsid w:val="21D2CE27"/>
    <w:rsid w:val="21E657AC"/>
    <w:rsid w:val="22269945"/>
    <w:rsid w:val="22285BC1"/>
    <w:rsid w:val="223D60CE"/>
    <w:rsid w:val="22464842"/>
    <w:rsid w:val="224AE971"/>
    <w:rsid w:val="225A1825"/>
    <w:rsid w:val="2279D86D"/>
    <w:rsid w:val="228268E7"/>
    <w:rsid w:val="2286E22C"/>
    <w:rsid w:val="229DC08C"/>
    <w:rsid w:val="22ACC57E"/>
    <w:rsid w:val="22BDC70B"/>
    <w:rsid w:val="22E3DB00"/>
    <w:rsid w:val="22FA6DD7"/>
    <w:rsid w:val="23174A17"/>
    <w:rsid w:val="231ACD69"/>
    <w:rsid w:val="231CF89E"/>
    <w:rsid w:val="2381738B"/>
    <w:rsid w:val="238BD68A"/>
    <w:rsid w:val="23946FA5"/>
    <w:rsid w:val="2399BA8B"/>
    <w:rsid w:val="23A4C785"/>
    <w:rsid w:val="23A67BCC"/>
    <w:rsid w:val="23DBE7A2"/>
    <w:rsid w:val="23E02887"/>
    <w:rsid w:val="23EC33F5"/>
    <w:rsid w:val="24101AA4"/>
    <w:rsid w:val="2416C55A"/>
    <w:rsid w:val="242A6C1D"/>
    <w:rsid w:val="24509FC8"/>
    <w:rsid w:val="2463BF27"/>
    <w:rsid w:val="24669A5C"/>
    <w:rsid w:val="246DF507"/>
    <w:rsid w:val="24AF416C"/>
    <w:rsid w:val="24B07D34"/>
    <w:rsid w:val="24B85069"/>
    <w:rsid w:val="24B9D6F8"/>
    <w:rsid w:val="24EDCB0A"/>
    <w:rsid w:val="250E8F6F"/>
    <w:rsid w:val="25119AF2"/>
    <w:rsid w:val="2513E3F3"/>
    <w:rsid w:val="251CFEFE"/>
    <w:rsid w:val="2521CD8F"/>
    <w:rsid w:val="25808154"/>
    <w:rsid w:val="2598F3B7"/>
    <w:rsid w:val="25999A68"/>
    <w:rsid w:val="25BFCE89"/>
    <w:rsid w:val="25D0C5FD"/>
    <w:rsid w:val="25D8C5E3"/>
    <w:rsid w:val="25E3C63F"/>
    <w:rsid w:val="2601C1A4"/>
    <w:rsid w:val="2604607B"/>
    <w:rsid w:val="2609F901"/>
    <w:rsid w:val="2613AF86"/>
    <w:rsid w:val="26149AAE"/>
    <w:rsid w:val="26336561"/>
    <w:rsid w:val="2635B492"/>
    <w:rsid w:val="263AFE8B"/>
    <w:rsid w:val="26476B61"/>
    <w:rsid w:val="265ED241"/>
    <w:rsid w:val="26647922"/>
    <w:rsid w:val="26861EC8"/>
    <w:rsid w:val="26999136"/>
    <w:rsid w:val="2699D95D"/>
    <w:rsid w:val="26B945D4"/>
    <w:rsid w:val="26C156A5"/>
    <w:rsid w:val="26C5D66F"/>
    <w:rsid w:val="26D84B13"/>
    <w:rsid w:val="26E9E73B"/>
    <w:rsid w:val="275B8D37"/>
    <w:rsid w:val="276DC756"/>
    <w:rsid w:val="276DCD2E"/>
    <w:rsid w:val="278B1B9B"/>
    <w:rsid w:val="279302D5"/>
    <w:rsid w:val="27B67E55"/>
    <w:rsid w:val="27B87AD4"/>
    <w:rsid w:val="27C34876"/>
    <w:rsid w:val="27D4B026"/>
    <w:rsid w:val="2807FF71"/>
    <w:rsid w:val="2822D62D"/>
    <w:rsid w:val="283B3007"/>
    <w:rsid w:val="28473030"/>
    <w:rsid w:val="284BBFB4"/>
    <w:rsid w:val="286F783A"/>
    <w:rsid w:val="288D6329"/>
    <w:rsid w:val="2898D3F2"/>
    <w:rsid w:val="289F800E"/>
    <w:rsid w:val="28A2CB8E"/>
    <w:rsid w:val="28EB8797"/>
    <w:rsid w:val="29115F92"/>
    <w:rsid w:val="293DD338"/>
    <w:rsid w:val="294567AA"/>
    <w:rsid w:val="29487249"/>
    <w:rsid w:val="2961B53D"/>
    <w:rsid w:val="297F4916"/>
    <w:rsid w:val="298F6CE5"/>
    <w:rsid w:val="29A794DF"/>
    <w:rsid w:val="29BEA487"/>
    <w:rsid w:val="29D70068"/>
    <w:rsid w:val="29E9226D"/>
    <w:rsid w:val="2A09B029"/>
    <w:rsid w:val="2A14C97B"/>
    <w:rsid w:val="2A1B46AC"/>
    <w:rsid w:val="2A35965A"/>
    <w:rsid w:val="2A3AD638"/>
    <w:rsid w:val="2A426D3B"/>
    <w:rsid w:val="2A6968CD"/>
    <w:rsid w:val="2A76515E"/>
    <w:rsid w:val="2A7E1AC9"/>
    <w:rsid w:val="2A7F084B"/>
    <w:rsid w:val="2AA346F9"/>
    <w:rsid w:val="2AAAF4F4"/>
    <w:rsid w:val="2ABCF7E0"/>
    <w:rsid w:val="2ACECE1D"/>
    <w:rsid w:val="2ACFCDB9"/>
    <w:rsid w:val="2AD5A6CF"/>
    <w:rsid w:val="2AF70360"/>
    <w:rsid w:val="2B092F4D"/>
    <w:rsid w:val="2B1AD0FB"/>
    <w:rsid w:val="2B1D416A"/>
    <w:rsid w:val="2B1F2A89"/>
    <w:rsid w:val="2B253701"/>
    <w:rsid w:val="2B35F764"/>
    <w:rsid w:val="2B3B3291"/>
    <w:rsid w:val="2B798086"/>
    <w:rsid w:val="2B946B0B"/>
    <w:rsid w:val="2BC180AD"/>
    <w:rsid w:val="2BC7DC46"/>
    <w:rsid w:val="2BC7E53D"/>
    <w:rsid w:val="2BDC6104"/>
    <w:rsid w:val="2BF880BE"/>
    <w:rsid w:val="2BFB7D7C"/>
    <w:rsid w:val="2BFDD10B"/>
    <w:rsid w:val="2C0AFFFA"/>
    <w:rsid w:val="2C11B57E"/>
    <w:rsid w:val="2C188C66"/>
    <w:rsid w:val="2C42F0FB"/>
    <w:rsid w:val="2C532FA0"/>
    <w:rsid w:val="2C5AA134"/>
    <w:rsid w:val="2C7150F7"/>
    <w:rsid w:val="2C774584"/>
    <w:rsid w:val="2C7EA640"/>
    <w:rsid w:val="2C8634E1"/>
    <w:rsid w:val="2CB96215"/>
    <w:rsid w:val="2CD0A21A"/>
    <w:rsid w:val="2D076352"/>
    <w:rsid w:val="2D345E5D"/>
    <w:rsid w:val="2D53092D"/>
    <w:rsid w:val="2D72F131"/>
    <w:rsid w:val="2D818EFA"/>
    <w:rsid w:val="2D836D5C"/>
    <w:rsid w:val="2DA7869A"/>
    <w:rsid w:val="2DAE2083"/>
    <w:rsid w:val="2DD64939"/>
    <w:rsid w:val="2DDDF0C6"/>
    <w:rsid w:val="2DDE7247"/>
    <w:rsid w:val="2DE73C82"/>
    <w:rsid w:val="2DE75815"/>
    <w:rsid w:val="2DEBB1EE"/>
    <w:rsid w:val="2DEDD014"/>
    <w:rsid w:val="2DEEFD3C"/>
    <w:rsid w:val="2E037839"/>
    <w:rsid w:val="2E12EA25"/>
    <w:rsid w:val="2E210F06"/>
    <w:rsid w:val="2E587AF4"/>
    <w:rsid w:val="2E7B6549"/>
    <w:rsid w:val="2E8BD342"/>
    <w:rsid w:val="2EB1278B"/>
    <w:rsid w:val="2F08B851"/>
    <w:rsid w:val="2F092E3D"/>
    <w:rsid w:val="2F0F3F2A"/>
    <w:rsid w:val="2F2C907D"/>
    <w:rsid w:val="2F4D5C2C"/>
    <w:rsid w:val="2F5AAEC4"/>
    <w:rsid w:val="2F754E9B"/>
    <w:rsid w:val="2F8FDE08"/>
    <w:rsid w:val="2FA42462"/>
    <w:rsid w:val="2FCA90FA"/>
    <w:rsid w:val="2FD69973"/>
    <w:rsid w:val="3021F420"/>
    <w:rsid w:val="3027715F"/>
    <w:rsid w:val="30372BCE"/>
    <w:rsid w:val="30381597"/>
    <w:rsid w:val="303E0029"/>
    <w:rsid w:val="30603193"/>
    <w:rsid w:val="306E3E8A"/>
    <w:rsid w:val="3090334D"/>
    <w:rsid w:val="3098E368"/>
    <w:rsid w:val="309F7407"/>
    <w:rsid w:val="30A4F203"/>
    <w:rsid w:val="30B30F32"/>
    <w:rsid w:val="30FE1844"/>
    <w:rsid w:val="3107730F"/>
    <w:rsid w:val="310F4153"/>
    <w:rsid w:val="311547FC"/>
    <w:rsid w:val="3124B8C1"/>
    <w:rsid w:val="31297D64"/>
    <w:rsid w:val="313495DD"/>
    <w:rsid w:val="3154A13E"/>
    <w:rsid w:val="31C806B8"/>
    <w:rsid w:val="31ED4EC4"/>
    <w:rsid w:val="321CF6DD"/>
    <w:rsid w:val="32261C46"/>
    <w:rsid w:val="32423EC9"/>
    <w:rsid w:val="324D7BFE"/>
    <w:rsid w:val="326ACF37"/>
    <w:rsid w:val="326D9BF2"/>
    <w:rsid w:val="3272C421"/>
    <w:rsid w:val="328A6C4B"/>
    <w:rsid w:val="32A1D983"/>
    <w:rsid w:val="32B23BDF"/>
    <w:rsid w:val="32E33969"/>
    <w:rsid w:val="32E33D83"/>
    <w:rsid w:val="32E7A369"/>
    <w:rsid w:val="32FB3FB8"/>
    <w:rsid w:val="332AFC0B"/>
    <w:rsid w:val="33655060"/>
    <w:rsid w:val="336F8611"/>
    <w:rsid w:val="336FAA83"/>
    <w:rsid w:val="337EF4D6"/>
    <w:rsid w:val="33831B7A"/>
    <w:rsid w:val="33956E71"/>
    <w:rsid w:val="33A010E1"/>
    <w:rsid w:val="33AAB266"/>
    <w:rsid w:val="33AD22C0"/>
    <w:rsid w:val="33BE03B6"/>
    <w:rsid w:val="33E359DB"/>
    <w:rsid w:val="33ED73FD"/>
    <w:rsid w:val="34022682"/>
    <w:rsid w:val="341DE0A8"/>
    <w:rsid w:val="3449559B"/>
    <w:rsid w:val="345A9CF2"/>
    <w:rsid w:val="3480181F"/>
    <w:rsid w:val="34950B95"/>
    <w:rsid w:val="34DB321B"/>
    <w:rsid w:val="35002074"/>
    <w:rsid w:val="3530FE6D"/>
    <w:rsid w:val="3548E638"/>
    <w:rsid w:val="3568313A"/>
    <w:rsid w:val="35876E37"/>
    <w:rsid w:val="3598E26B"/>
    <w:rsid w:val="359B2403"/>
    <w:rsid w:val="35BC84FD"/>
    <w:rsid w:val="35E4B66C"/>
    <w:rsid w:val="35F902AC"/>
    <w:rsid w:val="361BEEE7"/>
    <w:rsid w:val="362666FB"/>
    <w:rsid w:val="36665CC2"/>
    <w:rsid w:val="366BDD98"/>
    <w:rsid w:val="36A4C914"/>
    <w:rsid w:val="36AB9502"/>
    <w:rsid w:val="36BAEACE"/>
    <w:rsid w:val="36E82166"/>
    <w:rsid w:val="36F32D0E"/>
    <w:rsid w:val="36FF07E8"/>
    <w:rsid w:val="37098B90"/>
    <w:rsid w:val="3741C1AD"/>
    <w:rsid w:val="3748933D"/>
    <w:rsid w:val="37530367"/>
    <w:rsid w:val="376A8CF6"/>
    <w:rsid w:val="376DD6AC"/>
    <w:rsid w:val="378546A8"/>
    <w:rsid w:val="37DB9065"/>
    <w:rsid w:val="37E940FF"/>
    <w:rsid w:val="37FC3A38"/>
    <w:rsid w:val="38332719"/>
    <w:rsid w:val="384C6075"/>
    <w:rsid w:val="387E3031"/>
    <w:rsid w:val="3881FB70"/>
    <w:rsid w:val="3886107A"/>
    <w:rsid w:val="38B22868"/>
    <w:rsid w:val="38C8A226"/>
    <w:rsid w:val="38CCF61B"/>
    <w:rsid w:val="38E886CE"/>
    <w:rsid w:val="3950147E"/>
    <w:rsid w:val="39525818"/>
    <w:rsid w:val="3958D641"/>
    <w:rsid w:val="396D446E"/>
    <w:rsid w:val="39B237FB"/>
    <w:rsid w:val="39BEE9D3"/>
    <w:rsid w:val="39C5038D"/>
    <w:rsid w:val="39DFB727"/>
    <w:rsid w:val="39E3C406"/>
    <w:rsid w:val="3A26C912"/>
    <w:rsid w:val="3A2E5D56"/>
    <w:rsid w:val="3A4AB2E2"/>
    <w:rsid w:val="3A52C729"/>
    <w:rsid w:val="3A5FAD4D"/>
    <w:rsid w:val="3A77ECE7"/>
    <w:rsid w:val="3A907BA4"/>
    <w:rsid w:val="3A93DA44"/>
    <w:rsid w:val="3A9F8FC0"/>
    <w:rsid w:val="3ACBFEE0"/>
    <w:rsid w:val="3B13FA6B"/>
    <w:rsid w:val="3B4A215F"/>
    <w:rsid w:val="3B53BF51"/>
    <w:rsid w:val="3B62DC6E"/>
    <w:rsid w:val="3B64921B"/>
    <w:rsid w:val="3B8C5F0C"/>
    <w:rsid w:val="3BAEC7FB"/>
    <w:rsid w:val="3BB51723"/>
    <w:rsid w:val="3BBD1EDD"/>
    <w:rsid w:val="3BCD3CB7"/>
    <w:rsid w:val="3BE26943"/>
    <w:rsid w:val="3BE336D4"/>
    <w:rsid w:val="3C04AB52"/>
    <w:rsid w:val="3C1583D6"/>
    <w:rsid w:val="3C3214D1"/>
    <w:rsid w:val="3C5ADCC7"/>
    <w:rsid w:val="3C751F37"/>
    <w:rsid w:val="3C783595"/>
    <w:rsid w:val="3C81E3DD"/>
    <w:rsid w:val="3C9DCB98"/>
    <w:rsid w:val="3CADB10E"/>
    <w:rsid w:val="3CB6B9F9"/>
    <w:rsid w:val="3CF6D53C"/>
    <w:rsid w:val="3CFA970A"/>
    <w:rsid w:val="3D01C83B"/>
    <w:rsid w:val="3D3A5034"/>
    <w:rsid w:val="3D6AA5AA"/>
    <w:rsid w:val="3D6ADE53"/>
    <w:rsid w:val="3D749531"/>
    <w:rsid w:val="3D7C58F3"/>
    <w:rsid w:val="3DA3EAAE"/>
    <w:rsid w:val="3DAE5880"/>
    <w:rsid w:val="3DC1B8B1"/>
    <w:rsid w:val="3E0C0D57"/>
    <w:rsid w:val="3E0ECD07"/>
    <w:rsid w:val="3E27E1DB"/>
    <w:rsid w:val="3E33AE01"/>
    <w:rsid w:val="3E3468BD"/>
    <w:rsid w:val="3E34D54D"/>
    <w:rsid w:val="3E477EF9"/>
    <w:rsid w:val="3E4C7A57"/>
    <w:rsid w:val="3E58A657"/>
    <w:rsid w:val="3E69EE83"/>
    <w:rsid w:val="3E7D49B8"/>
    <w:rsid w:val="3EB3C8D0"/>
    <w:rsid w:val="3ED84E53"/>
    <w:rsid w:val="3EF8FB03"/>
    <w:rsid w:val="3F266696"/>
    <w:rsid w:val="3F31C2A7"/>
    <w:rsid w:val="3F3C95A9"/>
    <w:rsid w:val="3F42390A"/>
    <w:rsid w:val="3F5A6A02"/>
    <w:rsid w:val="3F62DB89"/>
    <w:rsid w:val="3F77793D"/>
    <w:rsid w:val="3F91DC20"/>
    <w:rsid w:val="3FA2EA6A"/>
    <w:rsid w:val="3FA4DBF2"/>
    <w:rsid w:val="3FB64300"/>
    <w:rsid w:val="3FE6113E"/>
    <w:rsid w:val="3FF9B35E"/>
    <w:rsid w:val="3FFF3D05"/>
    <w:rsid w:val="4034DDEF"/>
    <w:rsid w:val="406E24E7"/>
    <w:rsid w:val="407253B2"/>
    <w:rsid w:val="409962B0"/>
    <w:rsid w:val="40A39994"/>
    <w:rsid w:val="40AC27B7"/>
    <w:rsid w:val="40B437AA"/>
    <w:rsid w:val="40C09F85"/>
    <w:rsid w:val="40CD3A64"/>
    <w:rsid w:val="41133CB0"/>
    <w:rsid w:val="4121BB29"/>
    <w:rsid w:val="413445D0"/>
    <w:rsid w:val="414540B0"/>
    <w:rsid w:val="4169D984"/>
    <w:rsid w:val="4177FFC4"/>
    <w:rsid w:val="418F7E43"/>
    <w:rsid w:val="41A3999A"/>
    <w:rsid w:val="41AC17C9"/>
    <w:rsid w:val="41BEDDB7"/>
    <w:rsid w:val="41E9C93A"/>
    <w:rsid w:val="4200E05F"/>
    <w:rsid w:val="424BC2D9"/>
    <w:rsid w:val="42664631"/>
    <w:rsid w:val="429ADCAE"/>
    <w:rsid w:val="42CA3402"/>
    <w:rsid w:val="42CE0E75"/>
    <w:rsid w:val="42F68254"/>
    <w:rsid w:val="430A4452"/>
    <w:rsid w:val="43216452"/>
    <w:rsid w:val="433720B4"/>
    <w:rsid w:val="433D8E4F"/>
    <w:rsid w:val="434F581D"/>
    <w:rsid w:val="437E5361"/>
    <w:rsid w:val="43C33E35"/>
    <w:rsid w:val="43CC3343"/>
    <w:rsid w:val="43D02F1D"/>
    <w:rsid w:val="4405FDE8"/>
    <w:rsid w:val="44173E62"/>
    <w:rsid w:val="443D578F"/>
    <w:rsid w:val="44995651"/>
    <w:rsid w:val="44C36CAC"/>
    <w:rsid w:val="44DC372C"/>
    <w:rsid w:val="44F7B2D2"/>
    <w:rsid w:val="451748D2"/>
    <w:rsid w:val="454A3EF2"/>
    <w:rsid w:val="457CE0E6"/>
    <w:rsid w:val="45842FC9"/>
    <w:rsid w:val="45A83958"/>
    <w:rsid w:val="462E774D"/>
    <w:rsid w:val="4636183B"/>
    <w:rsid w:val="46756C60"/>
    <w:rsid w:val="4693C4FA"/>
    <w:rsid w:val="469B812C"/>
    <w:rsid w:val="46BE37BA"/>
    <w:rsid w:val="46BEB234"/>
    <w:rsid w:val="46D132FE"/>
    <w:rsid w:val="46D64465"/>
    <w:rsid w:val="46F327DA"/>
    <w:rsid w:val="4721BF5F"/>
    <w:rsid w:val="4725FF6B"/>
    <w:rsid w:val="475119ED"/>
    <w:rsid w:val="4796FB0E"/>
    <w:rsid w:val="47A3A9A7"/>
    <w:rsid w:val="47B5188E"/>
    <w:rsid w:val="47BA05C4"/>
    <w:rsid w:val="47C9CC16"/>
    <w:rsid w:val="47D387EC"/>
    <w:rsid w:val="480E78FC"/>
    <w:rsid w:val="480F1324"/>
    <w:rsid w:val="48107D01"/>
    <w:rsid w:val="4811D53C"/>
    <w:rsid w:val="4832028A"/>
    <w:rsid w:val="485E93C9"/>
    <w:rsid w:val="4866BDD4"/>
    <w:rsid w:val="48795598"/>
    <w:rsid w:val="48A9D9F2"/>
    <w:rsid w:val="48BC0FF0"/>
    <w:rsid w:val="48C0B5BC"/>
    <w:rsid w:val="48CADE84"/>
    <w:rsid w:val="48CFE45F"/>
    <w:rsid w:val="48D47FD1"/>
    <w:rsid w:val="48E0A92B"/>
    <w:rsid w:val="48E8A023"/>
    <w:rsid w:val="48EF1468"/>
    <w:rsid w:val="490354CD"/>
    <w:rsid w:val="494BE692"/>
    <w:rsid w:val="4953B71D"/>
    <w:rsid w:val="49774AE9"/>
    <w:rsid w:val="498CF3A0"/>
    <w:rsid w:val="49A5799B"/>
    <w:rsid w:val="49B51F31"/>
    <w:rsid w:val="49F0AC64"/>
    <w:rsid w:val="49F94371"/>
    <w:rsid w:val="4A038901"/>
    <w:rsid w:val="4A24D0FC"/>
    <w:rsid w:val="4A55D043"/>
    <w:rsid w:val="4A68D055"/>
    <w:rsid w:val="4A6B32F5"/>
    <w:rsid w:val="4A70BFF6"/>
    <w:rsid w:val="4A7FF356"/>
    <w:rsid w:val="4A87487E"/>
    <w:rsid w:val="4A9CD0A8"/>
    <w:rsid w:val="4AE84CE5"/>
    <w:rsid w:val="4AFDBDA1"/>
    <w:rsid w:val="4B0A2A8A"/>
    <w:rsid w:val="4B275087"/>
    <w:rsid w:val="4B4CE649"/>
    <w:rsid w:val="4B5BED83"/>
    <w:rsid w:val="4B7812F7"/>
    <w:rsid w:val="4B8FB9A6"/>
    <w:rsid w:val="4B9AEF62"/>
    <w:rsid w:val="4BC9A018"/>
    <w:rsid w:val="4BDE0668"/>
    <w:rsid w:val="4BE98C4D"/>
    <w:rsid w:val="4C062FC4"/>
    <w:rsid w:val="4C46FE54"/>
    <w:rsid w:val="4C494986"/>
    <w:rsid w:val="4C4F8960"/>
    <w:rsid w:val="4C58D7D3"/>
    <w:rsid w:val="4C5B8256"/>
    <w:rsid w:val="4C66048A"/>
    <w:rsid w:val="4C7B8900"/>
    <w:rsid w:val="4CA51D05"/>
    <w:rsid w:val="4CD58890"/>
    <w:rsid w:val="4CE6BFFD"/>
    <w:rsid w:val="4D043661"/>
    <w:rsid w:val="4D3CA400"/>
    <w:rsid w:val="4D856004"/>
    <w:rsid w:val="4D88EA1C"/>
    <w:rsid w:val="4DABCF99"/>
    <w:rsid w:val="4DCFBB00"/>
    <w:rsid w:val="4DDD955E"/>
    <w:rsid w:val="4DFF5353"/>
    <w:rsid w:val="4E0AD442"/>
    <w:rsid w:val="4E25C7DE"/>
    <w:rsid w:val="4E2EC007"/>
    <w:rsid w:val="4E30259F"/>
    <w:rsid w:val="4E709C32"/>
    <w:rsid w:val="4E883738"/>
    <w:rsid w:val="4E8B221A"/>
    <w:rsid w:val="4EB8CFB4"/>
    <w:rsid w:val="4EC1DF19"/>
    <w:rsid w:val="4EC88344"/>
    <w:rsid w:val="4ED8888F"/>
    <w:rsid w:val="4EE5834B"/>
    <w:rsid w:val="4EEC3312"/>
    <w:rsid w:val="4EEDCE71"/>
    <w:rsid w:val="4EFCF544"/>
    <w:rsid w:val="4F1C3AFE"/>
    <w:rsid w:val="4F40F1AE"/>
    <w:rsid w:val="4FDC8963"/>
    <w:rsid w:val="5010CE5E"/>
    <w:rsid w:val="5027E59E"/>
    <w:rsid w:val="507DC895"/>
    <w:rsid w:val="5084FDCC"/>
    <w:rsid w:val="50AFD797"/>
    <w:rsid w:val="50BB38CE"/>
    <w:rsid w:val="50D064E8"/>
    <w:rsid w:val="50DCFB8C"/>
    <w:rsid w:val="50DF9A0F"/>
    <w:rsid w:val="50EDC677"/>
    <w:rsid w:val="50FBBDF4"/>
    <w:rsid w:val="51332BC2"/>
    <w:rsid w:val="513731A0"/>
    <w:rsid w:val="514F735A"/>
    <w:rsid w:val="516B1A6C"/>
    <w:rsid w:val="517C573F"/>
    <w:rsid w:val="518D45FC"/>
    <w:rsid w:val="519B4A05"/>
    <w:rsid w:val="519DBF29"/>
    <w:rsid w:val="51A8B29C"/>
    <w:rsid w:val="51C6872F"/>
    <w:rsid w:val="51F28CB6"/>
    <w:rsid w:val="52073794"/>
    <w:rsid w:val="52379306"/>
    <w:rsid w:val="523CFD84"/>
    <w:rsid w:val="528ABFAF"/>
    <w:rsid w:val="52917E26"/>
    <w:rsid w:val="52EB2D46"/>
    <w:rsid w:val="52FAEB63"/>
    <w:rsid w:val="530ECBD1"/>
    <w:rsid w:val="532EBA4A"/>
    <w:rsid w:val="53553204"/>
    <w:rsid w:val="535B303F"/>
    <w:rsid w:val="537EAE53"/>
    <w:rsid w:val="53A750A7"/>
    <w:rsid w:val="53B6D060"/>
    <w:rsid w:val="53BB3D7A"/>
    <w:rsid w:val="53D7AB37"/>
    <w:rsid w:val="540D41BB"/>
    <w:rsid w:val="5416D869"/>
    <w:rsid w:val="5447A121"/>
    <w:rsid w:val="5464A131"/>
    <w:rsid w:val="546B9C7B"/>
    <w:rsid w:val="547C2A09"/>
    <w:rsid w:val="54983A19"/>
    <w:rsid w:val="54A169F5"/>
    <w:rsid w:val="54B0E142"/>
    <w:rsid w:val="54D5EE5D"/>
    <w:rsid w:val="54DEF306"/>
    <w:rsid w:val="54F49189"/>
    <w:rsid w:val="54FD4769"/>
    <w:rsid w:val="551BE7A5"/>
    <w:rsid w:val="553DAE2D"/>
    <w:rsid w:val="5570631E"/>
    <w:rsid w:val="5585EF4B"/>
    <w:rsid w:val="55A9D371"/>
    <w:rsid w:val="55C44498"/>
    <w:rsid w:val="55D8BFD9"/>
    <w:rsid w:val="55EC3E17"/>
    <w:rsid w:val="55EC8F9F"/>
    <w:rsid w:val="55F4B08A"/>
    <w:rsid w:val="55FD04D5"/>
    <w:rsid w:val="560A5C15"/>
    <w:rsid w:val="563071AD"/>
    <w:rsid w:val="56377877"/>
    <w:rsid w:val="56462A75"/>
    <w:rsid w:val="565353E2"/>
    <w:rsid w:val="565DB53D"/>
    <w:rsid w:val="5661A68F"/>
    <w:rsid w:val="566315ED"/>
    <w:rsid w:val="5668B724"/>
    <w:rsid w:val="56762BE8"/>
    <w:rsid w:val="56771997"/>
    <w:rsid w:val="56CD5C5F"/>
    <w:rsid w:val="56E74252"/>
    <w:rsid w:val="5714AD1F"/>
    <w:rsid w:val="575213BA"/>
    <w:rsid w:val="5755163A"/>
    <w:rsid w:val="5772B906"/>
    <w:rsid w:val="57BAA6EB"/>
    <w:rsid w:val="57C33488"/>
    <w:rsid w:val="57C582BD"/>
    <w:rsid w:val="57EC26C9"/>
    <w:rsid w:val="58004AD1"/>
    <w:rsid w:val="580A041A"/>
    <w:rsid w:val="580A864F"/>
    <w:rsid w:val="580E8D3B"/>
    <w:rsid w:val="58137631"/>
    <w:rsid w:val="584B6AB0"/>
    <w:rsid w:val="58540F78"/>
    <w:rsid w:val="5864F4BA"/>
    <w:rsid w:val="5865741B"/>
    <w:rsid w:val="586BEB70"/>
    <w:rsid w:val="58826F13"/>
    <w:rsid w:val="5894EB24"/>
    <w:rsid w:val="589BB15C"/>
    <w:rsid w:val="58C559EB"/>
    <w:rsid w:val="58D4B1C0"/>
    <w:rsid w:val="58DA7C28"/>
    <w:rsid w:val="58F1BF6C"/>
    <w:rsid w:val="590413F9"/>
    <w:rsid w:val="591B8D51"/>
    <w:rsid w:val="5927442E"/>
    <w:rsid w:val="59303D8C"/>
    <w:rsid w:val="594A4901"/>
    <w:rsid w:val="595677DE"/>
    <w:rsid w:val="596190F7"/>
    <w:rsid w:val="5988627F"/>
    <w:rsid w:val="59A3F2D8"/>
    <w:rsid w:val="59A77548"/>
    <w:rsid w:val="59A88F07"/>
    <w:rsid w:val="59B9437B"/>
    <w:rsid w:val="59C2EA9B"/>
    <w:rsid w:val="59CDAFDF"/>
    <w:rsid w:val="59F5E5DC"/>
    <w:rsid w:val="5A1B1226"/>
    <w:rsid w:val="5A214CDA"/>
    <w:rsid w:val="5A377321"/>
    <w:rsid w:val="5A4040D4"/>
    <w:rsid w:val="5A42BBC2"/>
    <w:rsid w:val="5A45F489"/>
    <w:rsid w:val="5A53208F"/>
    <w:rsid w:val="5A854B38"/>
    <w:rsid w:val="5AA41790"/>
    <w:rsid w:val="5AAECB79"/>
    <w:rsid w:val="5AB5BCC1"/>
    <w:rsid w:val="5AE60715"/>
    <w:rsid w:val="5AFC5214"/>
    <w:rsid w:val="5B142380"/>
    <w:rsid w:val="5B20816B"/>
    <w:rsid w:val="5B2BF58F"/>
    <w:rsid w:val="5B2D0A4C"/>
    <w:rsid w:val="5B2D74F5"/>
    <w:rsid w:val="5B2F85C1"/>
    <w:rsid w:val="5B348F8B"/>
    <w:rsid w:val="5B553F1A"/>
    <w:rsid w:val="5B571FE3"/>
    <w:rsid w:val="5B6A6996"/>
    <w:rsid w:val="5B6AA8EA"/>
    <w:rsid w:val="5B6F1903"/>
    <w:rsid w:val="5BC381DE"/>
    <w:rsid w:val="5BD5CAB5"/>
    <w:rsid w:val="5BF9CC68"/>
    <w:rsid w:val="5C0E490A"/>
    <w:rsid w:val="5C1CB5E4"/>
    <w:rsid w:val="5C30FB64"/>
    <w:rsid w:val="5C421EAA"/>
    <w:rsid w:val="5C514327"/>
    <w:rsid w:val="5C774505"/>
    <w:rsid w:val="5C7FF03F"/>
    <w:rsid w:val="5C949169"/>
    <w:rsid w:val="5CA037C5"/>
    <w:rsid w:val="5CA474F8"/>
    <w:rsid w:val="5CB190BB"/>
    <w:rsid w:val="5CB25542"/>
    <w:rsid w:val="5D3063C8"/>
    <w:rsid w:val="5D3E9C45"/>
    <w:rsid w:val="5D4C3FC3"/>
    <w:rsid w:val="5D56E73C"/>
    <w:rsid w:val="5D57DF5F"/>
    <w:rsid w:val="5D728C7E"/>
    <w:rsid w:val="5D7DC47F"/>
    <w:rsid w:val="5D9DB8E9"/>
    <w:rsid w:val="5DAE979B"/>
    <w:rsid w:val="5E02F81D"/>
    <w:rsid w:val="5E186EA4"/>
    <w:rsid w:val="5E25FDCB"/>
    <w:rsid w:val="5E3C53E1"/>
    <w:rsid w:val="5E4CFDAD"/>
    <w:rsid w:val="5E6606E9"/>
    <w:rsid w:val="5E6F842A"/>
    <w:rsid w:val="5E794D58"/>
    <w:rsid w:val="5E829822"/>
    <w:rsid w:val="5F0B701F"/>
    <w:rsid w:val="5F1C1255"/>
    <w:rsid w:val="5F29FFDE"/>
    <w:rsid w:val="5F60DE1F"/>
    <w:rsid w:val="5FC5FD46"/>
    <w:rsid w:val="5FD4F1F6"/>
    <w:rsid w:val="5FDBF899"/>
    <w:rsid w:val="5FE043DD"/>
    <w:rsid w:val="5FF54E7C"/>
    <w:rsid w:val="6009658A"/>
    <w:rsid w:val="6009C4FC"/>
    <w:rsid w:val="601A12D8"/>
    <w:rsid w:val="602700A6"/>
    <w:rsid w:val="60777D0B"/>
    <w:rsid w:val="60AB3519"/>
    <w:rsid w:val="60C66C65"/>
    <w:rsid w:val="60DC7779"/>
    <w:rsid w:val="60E3CAD8"/>
    <w:rsid w:val="6114EB7A"/>
    <w:rsid w:val="611682F9"/>
    <w:rsid w:val="61186407"/>
    <w:rsid w:val="61335F70"/>
    <w:rsid w:val="61391B06"/>
    <w:rsid w:val="61463FE3"/>
    <w:rsid w:val="61517696"/>
    <w:rsid w:val="619A688F"/>
    <w:rsid w:val="61A57BFD"/>
    <w:rsid w:val="61B0EC6F"/>
    <w:rsid w:val="61B42E6E"/>
    <w:rsid w:val="61D9254B"/>
    <w:rsid w:val="61DA5E76"/>
    <w:rsid w:val="61E0B9E1"/>
    <w:rsid w:val="61F97A07"/>
    <w:rsid w:val="61FEE16B"/>
    <w:rsid w:val="6223B49D"/>
    <w:rsid w:val="625FC6FF"/>
    <w:rsid w:val="62783000"/>
    <w:rsid w:val="62BEBC95"/>
    <w:rsid w:val="62F496E3"/>
    <w:rsid w:val="63057B38"/>
    <w:rsid w:val="630A7305"/>
    <w:rsid w:val="630AE48D"/>
    <w:rsid w:val="630BAB54"/>
    <w:rsid w:val="631BF512"/>
    <w:rsid w:val="631C32C5"/>
    <w:rsid w:val="631CDB64"/>
    <w:rsid w:val="632ED38B"/>
    <w:rsid w:val="633EEA04"/>
    <w:rsid w:val="6354D0FF"/>
    <w:rsid w:val="6367AD24"/>
    <w:rsid w:val="6368ADF5"/>
    <w:rsid w:val="636B9C46"/>
    <w:rsid w:val="6370DCD7"/>
    <w:rsid w:val="639D9FF5"/>
    <w:rsid w:val="63F0D0D0"/>
    <w:rsid w:val="63F7719F"/>
    <w:rsid w:val="63FAAF39"/>
    <w:rsid w:val="641017F6"/>
    <w:rsid w:val="641F4980"/>
    <w:rsid w:val="64227F9A"/>
    <w:rsid w:val="64480C36"/>
    <w:rsid w:val="6449E354"/>
    <w:rsid w:val="644B9BFB"/>
    <w:rsid w:val="64526993"/>
    <w:rsid w:val="645C1C40"/>
    <w:rsid w:val="64636BBA"/>
    <w:rsid w:val="6478B6F0"/>
    <w:rsid w:val="64810D86"/>
    <w:rsid w:val="6489ADCB"/>
    <w:rsid w:val="64A650D2"/>
    <w:rsid w:val="64C0614C"/>
    <w:rsid w:val="64E4447A"/>
    <w:rsid w:val="64EA8B5C"/>
    <w:rsid w:val="64EC7A69"/>
    <w:rsid w:val="6511E0ED"/>
    <w:rsid w:val="653EF174"/>
    <w:rsid w:val="65B8FCC5"/>
    <w:rsid w:val="65C782E1"/>
    <w:rsid w:val="65CA0F10"/>
    <w:rsid w:val="661462DE"/>
    <w:rsid w:val="6617B990"/>
    <w:rsid w:val="66394A27"/>
    <w:rsid w:val="66813FEF"/>
    <w:rsid w:val="6689B81E"/>
    <w:rsid w:val="668E36C5"/>
    <w:rsid w:val="66967BF9"/>
    <w:rsid w:val="66968706"/>
    <w:rsid w:val="66AD0EE0"/>
    <w:rsid w:val="66B264BB"/>
    <w:rsid w:val="66C4B663"/>
    <w:rsid w:val="66CDDE09"/>
    <w:rsid w:val="66CF10D9"/>
    <w:rsid w:val="66E60144"/>
    <w:rsid w:val="66FF926F"/>
    <w:rsid w:val="673AF543"/>
    <w:rsid w:val="677EA732"/>
    <w:rsid w:val="678CF3C7"/>
    <w:rsid w:val="67955022"/>
    <w:rsid w:val="67E1C6A5"/>
    <w:rsid w:val="68144E78"/>
    <w:rsid w:val="684A0587"/>
    <w:rsid w:val="6863B9D9"/>
    <w:rsid w:val="689663D5"/>
    <w:rsid w:val="68A236CB"/>
    <w:rsid w:val="68B0D4CD"/>
    <w:rsid w:val="68B3624F"/>
    <w:rsid w:val="68BB7D96"/>
    <w:rsid w:val="696ED13A"/>
    <w:rsid w:val="69892747"/>
    <w:rsid w:val="69A074B7"/>
    <w:rsid w:val="69A6D1D2"/>
    <w:rsid w:val="69BBA1A9"/>
    <w:rsid w:val="69CB6857"/>
    <w:rsid w:val="69D6622E"/>
    <w:rsid w:val="6A088983"/>
    <w:rsid w:val="6A0DFD65"/>
    <w:rsid w:val="6A0E6632"/>
    <w:rsid w:val="6A0E75C7"/>
    <w:rsid w:val="6A374CD5"/>
    <w:rsid w:val="6A3F1113"/>
    <w:rsid w:val="6A486828"/>
    <w:rsid w:val="6A49BA12"/>
    <w:rsid w:val="6A4D6861"/>
    <w:rsid w:val="6A5440D4"/>
    <w:rsid w:val="6A74B8A2"/>
    <w:rsid w:val="6ABC4B8F"/>
    <w:rsid w:val="6ABF1F1D"/>
    <w:rsid w:val="6AD4DE53"/>
    <w:rsid w:val="6ADB241D"/>
    <w:rsid w:val="6B008DAA"/>
    <w:rsid w:val="6B0D40D9"/>
    <w:rsid w:val="6B1AC5AA"/>
    <w:rsid w:val="6B23BF59"/>
    <w:rsid w:val="6B9A9B2B"/>
    <w:rsid w:val="6BA4BA2D"/>
    <w:rsid w:val="6BA66FD2"/>
    <w:rsid w:val="6BF59245"/>
    <w:rsid w:val="6C151857"/>
    <w:rsid w:val="6C2085C7"/>
    <w:rsid w:val="6C2835E2"/>
    <w:rsid w:val="6C49B7C7"/>
    <w:rsid w:val="6C655863"/>
    <w:rsid w:val="6C6BB63A"/>
    <w:rsid w:val="6CBD7A28"/>
    <w:rsid w:val="6CC0A85D"/>
    <w:rsid w:val="6CD27E2A"/>
    <w:rsid w:val="6CF07E6D"/>
    <w:rsid w:val="6D58CB1F"/>
    <w:rsid w:val="6D8DB045"/>
    <w:rsid w:val="6D9E713E"/>
    <w:rsid w:val="6DC93993"/>
    <w:rsid w:val="6DDF55A7"/>
    <w:rsid w:val="6E471AC1"/>
    <w:rsid w:val="6E4EB3F5"/>
    <w:rsid w:val="6E57CF12"/>
    <w:rsid w:val="6EAF0F3B"/>
    <w:rsid w:val="6EBD4434"/>
    <w:rsid w:val="6EC60D71"/>
    <w:rsid w:val="6EC99262"/>
    <w:rsid w:val="6ECBE29C"/>
    <w:rsid w:val="6EDC2739"/>
    <w:rsid w:val="6EDCD667"/>
    <w:rsid w:val="6EEC1414"/>
    <w:rsid w:val="6EF0D5DA"/>
    <w:rsid w:val="6F01085C"/>
    <w:rsid w:val="6F1D24B7"/>
    <w:rsid w:val="6F44DF17"/>
    <w:rsid w:val="6F73EFF0"/>
    <w:rsid w:val="6F742E7E"/>
    <w:rsid w:val="6FA8DE56"/>
    <w:rsid w:val="6FEF5530"/>
    <w:rsid w:val="6FF00ADC"/>
    <w:rsid w:val="6FF83257"/>
    <w:rsid w:val="7001A9DA"/>
    <w:rsid w:val="7011173D"/>
    <w:rsid w:val="7025DACA"/>
    <w:rsid w:val="704EDE30"/>
    <w:rsid w:val="70594B71"/>
    <w:rsid w:val="705C46CD"/>
    <w:rsid w:val="706081FF"/>
    <w:rsid w:val="70875390"/>
    <w:rsid w:val="7094C47A"/>
    <w:rsid w:val="70B3B6A6"/>
    <w:rsid w:val="70D28C08"/>
    <w:rsid w:val="70EA4FE5"/>
    <w:rsid w:val="70EF5B96"/>
    <w:rsid w:val="70F48F36"/>
    <w:rsid w:val="71020F29"/>
    <w:rsid w:val="7128E051"/>
    <w:rsid w:val="71543218"/>
    <w:rsid w:val="715898B3"/>
    <w:rsid w:val="71C68C6A"/>
    <w:rsid w:val="71D85BB2"/>
    <w:rsid w:val="71E91F22"/>
    <w:rsid w:val="7219910A"/>
    <w:rsid w:val="7228F9A7"/>
    <w:rsid w:val="72536126"/>
    <w:rsid w:val="725D8D77"/>
    <w:rsid w:val="728CCA07"/>
    <w:rsid w:val="729AB3AB"/>
    <w:rsid w:val="72A537BD"/>
    <w:rsid w:val="72A84413"/>
    <w:rsid w:val="72C57907"/>
    <w:rsid w:val="72EB47C5"/>
    <w:rsid w:val="72EB7A64"/>
    <w:rsid w:val="72EF346D"/>
    <w:rsid w:val="72F1EE37"/>
    <w:rsid w:val="7301333F"/>
    <w:rsid w:val="730EDCA7"/>
    <w:rsid w:val="732677A6"/>
    <w:rsid w:val="73639E72"/>
    <w:rsid w:val="7368079D"/>
    <w:rsid w:val="736C1E40"/>
    <w:rsid w:val="738449BC"/>
    <w:rsid w:val="73905081"/>
    <w:rsid w:val="73961174"/>
    <w:rsid w:val="73A6E2F9"/>
    <w:rsid w:val="73C4F64C"/>
    <w:rsid w:val="73E408EE"/>
    <w:rsid w:val="74120A25"/>
    <w:rsid w:val="7419DA16"/>
    <w:rsid w:val="744A3889"/>
    <w:rsid w:val="74679AB9"/>
    <w:rsid w:val="749DAF17"/>
    <w:rsid w:val="74A4B629"/>
    <w:rsid w:val="74A97A75"/>
    <w:rsid w:val="74BE2788"/>
    <w:rsid w:val="74D7FE1D"/>
    <w:rsid w:val="74E8C91E"/>
    <w:rsid w:val="74FB7871"/>
    <w:rsid w:val="7535B08D"/>
    <w:rsid w:val="753A3E62"/>
    <w:rsid w:val="7567CF93"/>
    <w:rsid w:val="7581AD47"/>
    <w:rsid w:val="758E6FB6"/>
    <w:rsid w:val="75993E13"/>
    <w:rsid w:val="75A0BA3F"/>
    <w:rsid w:val="75B28517"/>
    <w:rsid w:val="75ED2F56"/>
    <w:rsid w:val="7629908C"/>
    <w:rsid w:val="764421A7"/>
    <w:rsid w:val="764902D6"/>
    <w:rsid w:val="76565886"/>
    <w:rsid w:val="765BE2CD"/>
    <w:rsid w:val="770089C2"/>
    <w:rsid w:val="770DA85D"/>
    <w:rsid w:val="775B38C8"/>
    <w:rsid w:val="775E22D0"/>
    <w:rsid w:val="77901520"/>
    <w:rsid w:val="77990078"/>
    <w:rsid w:val="779C03F4"/>
    <w:rsid w:val="77C0EA11"/>
    <w:rsid w:val="77C6BC6A"/>
    <w:rsid w:val="77D83447"/>
    <w:rsid w:val="77DF6F1E"/>
    <w:rsid w:val="781B7B5D"/>
    <w:rsid w:val="78257C7A"/>
    <w:rsid w:val="782981A2"/>
    <w:rsid w:val="7840ACB6"/>
    <w:rsid w:val="7858F1BC"/>
    <w:rsid w:val="785AE92A"/>
    <w:rsid w:val="786302DA"/>
    <w:rsid w:val="787BD965"/>
    <w:rsid w:val="7884B182"/>
    <w:rsid w:val="788C09C7"/>
    <w:rsid w:val="788E8725"/>
    <w:rsid w:val="78D317C3"/>
    <w:rsid w:val="78EE4593"/>
    <w:rsid w:val="78FA6873"/>
    <w:rsid w:val="790D71AC"/>
    <w:rsid w:val="7926FE68"/>
    <w:rsid w:val="7943B631"/>
    <w:rsid w:val="798A376D"/>
    <w:rsid w:val="798C92FE"/>
    <w:rsid w:val="79E47071"/>
    <w:rsid w:val="79F74CAD"/>
    <w:rsid w:val="7A0AECF1"/>
    <w:rsid w:val="7A101D92"/>
    <w:rsid w:val="7A1C625A"/>
    <w:rsid w:val="7A2E45B8"/>
    <w:rsid w:val="7A3605CA"/>
    <w:rsid w:val="7A3809E6"/>
    <w:rsid w:val="7A43223B"/>
    <w:rsid w:val="7A5D8C10"/>
    <w:rsid w:val="7AA62351"/>
    <w:rsid w:val="7ABF26AF"/>
    <w:rsid w:val="7AC8BC66"/>
    <w:rsid w:val="7ACD1732"/>
    <w:rsid w:val="7B0EFEF2"/>
    <w:rsid w:val="7B1078B0"/>
    <w:rsid w:val="7B15B0B7"/>
    <w:rsid w:val="7B16939C"/>
    <w:rsid w:val="7B6C8885"/>
    <w:rsid w:val="7B79B35A"/>
    <w:rsid w:val="7B924142"/>
    <w:rsid w:val="7BC22739"/>
    <w:rsid w:val="7BFF1895"/>
    <w:rsid w:val="7C032186"/>
    <w:rsid w:val="7C42C6D0"/>
    <w:rsid w:val="7C4D1FA5"/>
    <w:rsid w:val="7C86674E"/>
    <w:rsid w:val="7C95EA49"/>
    <w:rsid w:val="7C9B0DFF"/>
    <w:rsid w:val="7CD0B55F"/>
    <w:rsid w:val="7CD65158"/>
    <w:rsid w:val="7CDDB5A1"/>
    <w:rsid w:val="7D0B797C"/>
    <w:rsid w:val="7D5110C2"/>
    <w:rsid w:val="7D89ECBF"/>
    <w:rsid w:val="7D8BD1E9"/>
    <w:rsid w:val="7D90DB4D"/>
    <w:rsid w:val="7DAC4A2F"/>
    <w:rsid w:val="7DD21273"/>
    <w:rsid w:val="7DDAAFCA"/>
    <w:rsid w:val="7E8CB181"/>
    <w:rsid w:val="7E90C8BD"/>
    <w:rsid w:val="7E9B5542"/>
    <w:rsid w:val="7ECF881E"/>
    <w:rsid w:val="7EFF769B"/>
    <w:rsid w:val="7F0B5024"/>
    <w:rsid w:val="7F1115A6"/>
    <w:rsid w:val="7F163B18"/>
    <w:rsid w:val="7F18AC20"/>
    <w:rsid w:val="7F214E71"/>
    <w:rsid w:val="7F37CA5A"/>
    <w:rsid w:val="7F921BDF"/>
    <w:rsid w:val="7F93307E"/>
    <w:rsid w:val="7F9DBBCD"/>
    <w:rsid w:val="7FBFC56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9CD81"/>
  <w15:docId w15:val="{220F9DB3-F59E-47C0-8F31-B997D4BF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ABC4B8F"/>
    <w:pPr>
      <w:spacing w:after="0"/>
    </w:pPr>
    <w:rPr>
      <w:rFonts w:ascii="DIN-Regular" w:eastAsia="Times New Roman" w:hAnsi="DIN-Regular" w:cs="Times New Roman"/>
      <w:sz w:val="24"/>
      <w:szCs w:val="24"/>
      <w:lang w:val="en-US" w:eastAsia="en-GB"/>
    </w:rPr>
  </w:style>
  <w:style w:type="paragraph" w:styleId="Heading1">
    <w:name w:val="heading 1"/>
    <w:basedOn w:val="Normal"/>
    <w:next w:val="Normal"/>
    <w:link w:val="Heading1Char"/>
    <w:uiPriority w:val="1"/>
    <w:qFormat/>
    <w:rsid w:val="6ABC4B8F"/>
    <w:pPr>
      <w:keepNext/>
      <w:spacing w:before="240" w:after="60"/>
      <w:outlineLvl w:val="0"/>
    </w:pPr>
    <w:rPr>
      <w:rFonts w:ascii="Arial" w:hAnsi="Arial" w:cs="Arial"/>
      <w:b/>
      <w:bCs/>
      <w:sz w:val="32"/>
      <w:szCs w:val="32"/>
    </w:rPr>
  </w:style>
  <w:style w:type="paragraph" w:styleId="Heading2">
    <w:name w:val="heading 2"/>
    <w:basedOn w:val="Normal"/>
    <w:next w:val="Normal"/>
    <w:link w:val="Heading2Char"/>
    <w:uiPriority w:val="1"/>
    <w:qFormat/>
    <w:rsid w:val="008643C9"/>
    <w:pPr>
      <w:keepNext/>
      <w:spacing w:before="240" w:after="60"/>
      <w:outlineLvl w:val="1"/>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643C9"/>
    <w:rPr>
      <w:rFonts w:ascii="Arial" w:eastAsia="Times New Roman" w:hAnsi="Arial" w:cs="Arial"/>
      <w:b/>
      <w:bCs/>
      <w:sz w:val="32"/>
      <w:szCs w:val="32"/>
      <w:lang w:val="en-US" w:eastAsia="en-GB"/>
    </w:rPr>
  </w:style>
  <w:style w:type="character" w:customStyle="1" w:styleId="Heading2Char">
    <w:name w:val="Heading 2 Char"/>
    <w:basedOn w:val="DefaultParagraphFont"/>
    <w:link w:val="Heading2"/>
    <w:rsid w:val="008643C9"/>
    <w:rPr>
      <w:rFonts w:ascii="Arial" w:eastAsia="Times New Roman" w:hAnsi="Arial" w:cs="Times New Roman"/>
      <w:b/>
      <w:i/>
      <w:sz w:val="24"/>
      <w:szCs w:val="20"/>
      <w:lang w:eastAsia="en-GB"/>
    </w:rPr>
  </w:style>
  <w:style w:type="paragraph" w:customStyle="1" w:styleId="paragraph1">
    <w:name w:val="paragraph 1"/>
    <w:basedOn w:val="Normal"/>
    <w:link w:val="paragraph1Char"/>
    <w:uiPriority w:val="1"/>
    <w:rsid w:val="008643C9"/>
    <w:pPr>
      <w:ind w:left="709"/>
      <w:jc w:val="both"/>
    </w:pPr>
  </w:style>
  <w:style w:type="table" w:styleId="TableGrid">
    <w:name w:val="Table Grid"/>
    <w:basedOn w:val="TableNormal"/>
    <w:uiPriority w:val="39"/>
    <w:rsid w:val="008643C9"/>
    <w:pPr>
      <w:spacing w:after="0" w:line="240" w:lineRule="auto"/>
    </w:pPr>
    <w:rPr>
      <w:rFonts w:ascii="Times New Roman" w:eastAsia="Times New Roman" w:hAnsi="Times New Roman" w:cs="Times New Roman"/>
      <w:sz w:val="20"/>
      <w:szCs w:val="20"/>
      <w:lang w:eastAsia="en-GB"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1Char">
    <w:name w:val="paragraph 1 Char"/>
    <w:basedOn w:val="DefaultParagraphFont"/>
    <w:link w:val="paragraph1"/>
    <w:rsid w:val="008643C9"/>
    <w:rPr>
      <w:rFonts w:ascii="DIN-Regular" w:eastAsia="Times New Roman" w:hAnsi="DIN-Regular" w:cs="Times New Roman"/>
      <w:sz w:val="24"/>
      <w:szCs w:val="20"/>
      <w:lang w:eastAsia="en-GB"/>
    </w:rPr>
  </w:style>
  <w:style w:type="paragraph" w:styleId="Header">
    <w:name w:val="header"/>
    <w:basedOn w:val="Normal"/>
    <w:link w:val="HeaderChar"/>
    <w:uiPriority w:val="1"/>
    <w:unhideWhenUsed/>
    <w:rsid w:val="008643C9"/>
    <w:pPr>
      <w:tabs>
        <w:tab w:val="center" w:pos="4513"/>
        <w:tab w:val="right" w:pos="9026"/>
      </w:tabs>
    </w:pPr>
  </w:style>
  <w:style w:type="character" w:customStyle="1" w:styleId="HeaderChar">
    <w:name w:val="Header Char"/>
    <w:basedOn w:val="DefaultParagraphFont"/>
    <w:link w:val="Header"/>
    <w:uiPriority w:val="99"/>
    <w:rsid w:val="008643C9"/>
    <w:rPr>
      <w:rFonts w:ascii="DIN-Regular" w:eastAsia="Times New Roman" w:hAnsi="DIN-Regular" w:cs="Times New Roman"/>
      <w:sz w:val="24"/>
      <w:szCs w:val="20"/>
      <w:lang w:eastAsia="en-GB"/>
    </w:rPr>
  </w:style>
  <w:style w:type="paragraph" w:styleId="Footer">
    <w:name w:val="footer"/>
    <w:basedOn w:val="Normal"/>
    <w:link w:val="FooterChar"/>
    <w:uiPriority w:val="99"/>
    <w:unhideWhenUsed/>
    <w:rsid w:val="008643C9"/>
    <w:pPr>
      <w:tabs>
        <w:tab w:val="center" w:pos="4513"/>
        <w:tab w:val="right" w:pos="9026"/>
      </w:tabs>
    </w:pPr>
  </w:style>
  <w:style w:type="character" w:customStyle="1" w:styleId="FooterChar">
    <w:name w:val="Footer Char"/>
    <w:basedOn w:val="DefaultParagraphFont"/>
    <w:link w:val="Footer"/>
    <w:uiPriority w:val="99"/>
    <w:rsid w:val="008643C9"/>
    <w:rPr>
      <w:rFonts w:ascii="DIN-Regular" w:eastAsia="Times New Roman" w:hAnsi="DIN-Regular" w:cs="Times New Roman"/>
      <w:sz w:val="24"/>
      <w:szCs w:val="20"/>
      <w:lang w:eastAsia="en-GB"/>
    </w:rPr>
  </w:style>
  <w:style w:type="paragraph" w:styleId="BalloonText">
    <w:name w:val="Balloon Text"/>
    <w:basedOn w:val="Normal"/>
    <w:link w:val="BalloonTextChar"/>
    <w:uiPriority w:val="99"/>
    <w:semiHidden/>
    <w:unhideWhenUsed/>
    <w:rsid w:val="008643C9"/>
    <w:rPr>
      <w:rFonts w:ascii="Tahoma" w:hAnsi="Tahoma" w:cs="Tahoma"/>
      <w:sz w:val="16"/>
      <w:szCs w:val="16"/>
    </w:rPr>
  </w:style>
  <w:style w:type="character" w:customStyle="1" w:styleId="BalloonTextChar">
    <w:name w:val="Balloon Text Char"/>
    <w:basedOn w:val="DefaultParagraphFont"/>
    <w:link w:val="BalloonText"/>
    <w:uiPriority w:val="99"/>
    <w:semiHidden/>
    <w:rsid w:val="008643C9"/>
    <w:rPr>
      <w:rFonts w:ascii="Tahoma" w:eastAsia="Times New Roman" w:hAnsi="Tahoma" w:cs="Tahoma"/>
      <w:sz w:val="16"/>
      <w:szCs w:val="16"/>
      <w:lang w:eastAsia="en-GB"/>
    </w:rPr>
  </w:style>
  <w:style w:type="paragraph" w:styleId="TOC8">
    <w:name w:val="toc 8"/>
    <w:basedOn w:val="Normal"/>
    <w:next w:val="Normal"/>
    <w:uiPriority w:val="1"/>
    <w:semiHidden/>
    <w:rsid w:val="6ABC4B8F"/>
    <w:pPr>
      <w:tabs>
        <w:tab w:val="left" w:pos="483"/>
      </w:tabs>
      <w:spacing w:before="200" w:after="60"/>
      <w:ind w:left="57"/>
    </w:pPr>
    <w:rPr>
      <w:noProof/>
      <w:sz w:val="16"/>
      <w:szCs w:val="16"/>
    </w:rPr>
  </w:style>
  <w:style w:type="paragraph" w:styleId="ListParagraph">
    <w:name w:val="List Paragraph"/>
    <w:aliases w:val="#Listenabsatz,Liste 1"/>
    <w:basedOn w:val="Normal"/>
    <w:link w:val="ListParagraphChar"/>
    <w:uiPriority w:val="34"/>
    <w:qFormat/>
    <w:rsid w:val="008404E4"/>
    <w:pPr>
      <w:spacing w:before="120" w:after="120"/>
      <w:ind w:left="720"/>
      <w:contextualSpacing/>
    </w:pPr>
    <w:rPr>
      <w:rFonts w:asciiTheme="minorHAnsi" w:eastAsia="Batang" w:hAnsiTheme="minorHAnsi" w:cstheme="minorBidi"/>
      <w:sz w:val="22"/>
      <w:szCs w:val="22"/>
      <w:lang w:eastAsia="en-US"/>
    </w:rPr>
  </w:style>
  <w:style w:type="character" w:styleId="CommentReference">
    <w:name w:val="annotation reference"/>
    <w:basedOn w:val="DefaultParagraphFont"/>
    <w:uiPriority w:val="99"/>
    <w:semiHidden/>
    <w:unhideWhenUsed/>
    <w:rsid w:val="00FD5716"/>
    <w:rPr>
      <w:sz w:val="16"/>
      <w:szCs w:val="16"/>
    </w:rPr>
  </w:style>
  <w:style w:type="paragraph" w:styleId="CommentText">
    <w:name w:val="annotation text"/>
    <w:basedOn w:val="Normal"/>
    <w:link w:val="CommentTextChar"/>
    <w:uiPriority w:val="99"/>
    <w:unhideWhenUsed/>
    <w:rsid w:val="00FD5716"/>
    <w:rPr>
      <w:sz w:val="20"/>
    </w:rPr>
  </w:style>
  <w:style w:type="character" w:customStyle="1" w:styleId="CommentTextChar">
    <w:name w:val="Comment Text Char"/>
    <w:basedOn w:val="DefaultParagraphFont"/>
    <w:link w:val="CommentText"/>
    <w:uiPriority w:val="99"/>
    <w:rsid w:val="00FD5716"/>
    <w:rPr>
      <w:rFonts w:ascii="DIN-Regular" w:eastAsia="Times New Roman" w:hAnsi="DIN-Regular"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D5716"/>
    <w:rPr>
      <w:b/>
      <w:bCs/>
    </w:rPr>
  </w:style>
  <w:style w:type="character" w:customStyle="1" w:styleId="CommentSubjectChar">
    <w:name w:val="Comment Subject Char"/>
    <w:basedOn w:val="CommentTextChar"/>
    <w:link w:val="CommentSubject"/>
    <w:uiPriority w:val="99"/>
    <w:semiHidden/>
    <w:rsid w:val="00FD5716"/>
    <w:rPr>
      <w:rFonts w:ascii="DIN-Regular" w:eastAsia="Times New Roman" w:hAnsi="DIN-Regular" w:cs="Times New Roman"/>
      <w:b/>
      <w:bCs/>
      <w:sz w:val="20"/>
      <w:szCs w:val="20"/>
      <w:lang w:eastAsia="en-GB"/>
    </w:rPr>
  </w:style>
  <w:style w:type="paragraph" w:styleId="FootnoteText">
    <w:name w:val="footnote text"/>
    <w:basedOn w:val="Normal"/>
    <w:link w:val="FootnoteTextChar"/>
    <w:uiPriority w:val="99"/>
    <w:semiHidden/>
    <w:unhideWhenUsed/>
    <w:rsid w:val="001161E0"/>
    <w:rPr>
      <w:rFonts w:ascii="Calibri" w:eastAsiaTheme="minorHAnsi" w:hAnsi="Calibri"/>
      <w:sz w:val="22"/>
      <w:szCs w:val="22"/>
      <w:lang w:eastAsia="en-US"/>
    </w:rPr>
  </w:style>
  <w:style w:type="character" w:customStyle="1" w:styleId="FootnoteTextChar">
    <w:name w:val="Footnote Text Char"/>
    <w:basedOn w:val="DefaultParagraphFont"/>
    <w:link w:val="FootnoteText"/>
    <w:uiPriority w:val="99"/>
    <w:semiHidden/>
    <w:rsid w:val="001161E0"/>
    <w:rPr>
      <w:rFonts w:ascii="Calibri" w:hAnsi="Calibri" w:cs="Times New Roman"/>
      <w:lang w:val="en-US"/>
    </w:rPr>
  </w:style>
  <w:style w:type="character" w:styleId="FootnoteReference">
    <w:name w:val="footnote reference"/>
    <w:basedOn w:val="DefaultParagraphFont"/>
    <w:uiPriority w:val="99"/>
    <w:semiHidden/>
    <w:unhideWhenUsed/>
    <w:rsid w:val="001161E0"/>
    <w:rPr>
      <w:vertAlign w:val="superscript"/>
    </w:rPr>
  </w:style>
  <w:style w:type="character" w:styleId="Hyperlink">
    <w:name w:val="Hyperlink"/>
    <w:basedOn w:val="DefaultParagraphFont"/>
    <w:uiPriority w:val="99"/>
    <w:unhideWhenUsed/>
    <w:rsid w:val="00BF28B3"/>
    <w:rPr>
      <w:color w:val="0000FF" w:themeColor="hyperlink"/>
      <w:u w:val="single"/>
    </w:rPr>
  </w:style>
  <w:style w:type="paragraph" w:styleId="NoSpacing">
    <w:name w:val="No Spacing"/>
    <w:uiPriority w:val="1"/>
    <w:qFormat/>
    <w:rsid w:val="002765AD"/>
    <w:pPr>
      <w:spacing w:after="0" w:line="240" w:lineRule="auto"/>
    </w:pPr>
    <w:rPr>
      <w:rFonts w:ascii="DIN-Regular" w:eastAsia="Times New Roman" w:hAnsi="DIN-Regular" w:cs="Times New Roman"/>
      <w:sz w:val="24"/>
      <w:szCs w:val="20"/>
      <w:lang w:eastAsia="en-GB"/>
    </w:rPr>
  </w:style>
  <w:style w:type="paragraph" w:styleId="Revision">
    <w:name w:val="Revision"/>
    <w:hidden/>
    <w:uiPriority w:val="99"/>
    <w:semiHidden/>
    <w:rsid w:val="00306319"/>
    <w:pPr>
      <w:spacing w:after="0" w:line="240" w:lineRule="auto"/>
    </w:pPr>
    <w:rPr>
      <w:rFonts w:ascii="DIN-Regular" w:eastAsia="Times New Roman" w:hAnsi="DIN-Regular" w:cs="Times New Roman"/>
      <w:sz w:val="24"/>
      <w:szCs w:val="20"/>
      <w:lang w:eastAsia="en-GB"/>
    </w:rPr>
  </w:style>
  <w:style w:type="character" w:styleId="FollowedHyperlink">
    <w:name w:val="FollowedHyperlink"/>
    <w:basedOn w:val="DefaultParagraphFont"/>
    <w:uiPriority w:val="99"/>
    <w:semiHidden/>
    <w:unhideWhenUsed/>
    <w:rsid w:val="00CB0D37"/>
    <w:rPr>
      <w:color w:val="800080" w:themeColor="followedHyperlink"/>
      <w:u w:val="single"/>
    </w:rPr>
  </w:style>
  <w:style w:type="character" w:styleId="UnresolvedMention">
    <w:name w:val="Unresolved Mention"/>
    <w:basedOn w:val="DefaultParagraphFont"/>
    <w:uiPriority w:val="99"/>
    <w:semiHidden/>
    <w:unhideWhenUsed/>
    <w:rsid w:val="00A05A33"/>
    <w:rPr>
      <w:color w:val="605E5C"/>
      <w:shd w:val="clear" w:color="auto" w:fill="E1DFDD"/>
    </w:rPr>
  </w:style>
  <w:style w:type="paragraph" w:styleId="NormalWeb">
    <w:name w:val="Normal (Web)"/>
    <w:basedOn w:val="Normal"/>
    <w:uiPriority w:val="99"/>
    <w:semiHidden/>
    <w:unhideWhenUsed/>
    <w:rsid w:val="6ABC4B8F"/>
    <w:pPr>
      <w:spacing w:beforeAutospacing="1" w:afterAutospacing="1"/>
    </w:pPr>
    <w:rPr>
      <w:rFonts w:ascii="Times New Roman" w:hAnsi="Times New Roman"/>
      <w:lang w:eastAsia="en-US"/>
    </w:rPr>
  </w:style>
  <w:style w:type="paragraph" w:customStyle="1" w:styleId="paragraph">
    <w:name w:val="paragraph"/>
    <w:basedOn w:val="Normal"/>
    <w:uiPriority w:val="1"/>
    <w:rsid w:val="6ABC4B8F"/>
    <w:pPr>
      <w:spacing w:beforeAutospacing="1" w:afterAutospacing="1"/>
    </w:pPr>
    <w:rPr>
      <w:rFonts w:ascii="Times New Roman" w:hAnsi="Times New Roman"/>
      <w:lang w:eastAsia="en-US"/>
    </w:rPr>
  </w:style>
  <w:style w:type="character" w:customStyle="1" w:styleId="normaltextrun">
    <w:name w:val="normaltextrun"/>
    <w:basedOn w:val="DefaultParagraphFont"/>
    <w:rsid w:val="000C2B88"/>
  </w:style>
  <w:style w:type="character" w:customStyle="1" w:styleId="eop">
    <w:name w:val="eop"/>
    <w:basedOn w:val="DefaultParagraphFont"/>
    <w:rsid w:val="000C2B88"/>
  </w:style>
  <w:style w:type="character" w:customStyle="1" w:styleId="spellingerror">
    <w:name w:val="spellingerror"/>
    <w:basedOn w:val="DefaultParagraphFont"/>
    <w:rsid w:val="000C2B88"/>
  </w:style>
  <w:style w:type="paragraph" w:customStyle="1" w:styleId="TableParagraph">
    <w:name w:val="Table Paragraph"/>
    <w:basedOn w:val="Normal"/>
    <w:uiPriority w:val="1"/>
    <w:qFormat/>
    <w:rsid w:val="6ABC4B8F"/>
    <w:pPr>
      <w:widowControl w:val="0"/>
      <w:ind w:left="107"/>
    </w:pPr>
    <w:rPr>
      <w:rFonts w:ascii="Calibri" w:eastAsia="Calibri" w:hAnsi="Calibri" w:cs="Calibri"/>
      <w:sz w:val="22"/>
      <w:szCs w:val="22"/>
      <w:lang w:eastAsia="en-US"/>
    </w:rPr>
  </w:style>
  <w:style w:type="paragraph" w:styleId="TOCHeading">
    <w:name w:val="TOC Heading"/>
    <w:basedOn w:val="Heading1"/>
    <w:next w:val="Normal"/>
    <w:uiPriority w:val="39"/>
    <w:unhideWhenUsed/>
    <w:qFormat/>
    <w:rsid w:val="00E1534B"/>
    <w:pPr>
      <w:keepLines/>
      <w:spacing w:after="0" w:line="259" w:lineRule="auto"/>
      <w:outlineLvl w:val="9"/>
    </w:pPr>
    <w:rPr>
      <w:rFonts w:asciiTheme="majorHAnsi" w:eastAsiaTheme="majorEastAsia" w:hAnsiTheme="majorHAnsi" w:cstheme="majorBidi"/>
      <w:b w:val="0"/>
      <w:bCs w:val="0"/>
      <w:color w:val="365F91" w:themeColor="accent1" w:themeShade="BF"/>
      <w:lang w:eastAsia="en-US"/>
    </w:rPr>
  </w:style>
  <w:style w:type="paragraph" w:styleId="TOC1">
    <w:name w:val="toc 1"/>
    <w:basedOn w:val="Normal"/>
    <w:next w:val="Normal"/>
    <w:uiPriority w:val="39"/>
    <w:unhideWhenUsed/>
    <w:rsid w:val="6ABC4B8F"/>
    <w:pPr>
      <w:spacing w:after="100"/>
    </w:pPr>
  </w:style>
  <w:style w:type="paragraph" w:styleId="TOC2">
    <w:name w:val="toc 2"/>
    <w:basedOn w:val="Normal"/>
    <w:next w:val="Normal"/>
    <w:uiPriority w:val="39"/>
    <w:unhideWhenUsed/>
    <w:rsid w:val="6ABC4B8F"/>
    <w:pPr>
      <w:spacing w:after="100"/>
      <w:ind w:left="240"/>
    </w:pPr>
  </w:style>
  <w:style w:type="character" w:customStyle="1" w:styleId="ListParagraphChar">
    <w:name w:val="List Paragraph Char"/>
    <w:aliases w:val="#Listenabsatz Char,Liste 1 Char"/>
    <w:basedOn w:val="DefaultParagraphFont"/>
    <w:link w:val="ListParagraph"/>
    <w:uiPriority w:val="34"/>
    <w:rsid w:val="0093682C"/>
    <w:rPr>
      <w:rFonts w:eastAsia="Batang"/>
      <w:lang w:val="en-US"/>
    </w:rPr>
  </w:style>
  <w:style w:type="character" w:styleId="Mention">
    <w:name w:val="Mention"/>
    <w:basedOn w:val="DefaultParagraphFont"/>
    <w:uiPriority w:val="99"/>
    <w:unhideWhenUsed/>
    <w:rsid w:val="00F414A2"/>
    <w:rPr>
      <w:color w:val="2B579A"/>
      <w:shd w:val="clear" w:color="auto" w:fill="E1DFDD"/>
    </w:rPr>
  </w:style>
  <w:style w:type="paragraph" w:customStyle="1" w:styleId="Default">
    <w:name w:val="Default"/>
    <w:rsid w:val="00D70E57"/>
    <w:pPr>
      <w:autoSpaceDE w:val="0"/>
      <w:autoSpaceDN w:val="0"/>
      <w:adjustRightInd w:val="0"/>
      <w:spacing w:after="0" w:line="240" w:lineRule="auto"/>
    </w:pPr>
    <w:rPr>
      <w:rFonts w:ascii="News Gothic GDB" w:hAnsi="News Gothic GDB" w:cs="News Gothic GDB"/>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2932">
      <w:bodyDiv w:val="1"/>
      <w:marLeft w:val="0"/>
      <w:marRight w:val="0"/>
      <w:marTop w:val="0"/>
      <w:marBottom w:val="0"/>
      <w:divBdr>
        <w:top w:val="none" w:sz="0" w:space="0" w:color="auto"/>
        <w:left w:val="none" w:sz="0" w:space="0" w:color="auto"/>
        <w:bottom w:val="none" w:sz="0" w:space="0" w:color="auto"/>
        <w:right w:val="none" w:sz="0" w:space="0" w:color="auto"/>
      </w:divBdr>
    </w:div>
    <w:div w:id="35933777">
      <w:bodyDiv w:val="1"/>
      <w:marLeft w:val="0"/>
      <w:marRight w:val="0"/>
      <w:marTop w:val="0"/>
      <w:marBottom w:val="0"/>
      <w:divBdr>
        <w:top w:val="none" w:sz="0" w:space="0" w:color="auto"/>
        <w:left w:val="none" w:sz="0" w:space="0" w:color="auto"/>
        <w:bottom w:val="none" w:sz="0" w:space="0" w:color="auto"/>
        <w:right w:val="none" w:sz="0" w:space="0" w:color="auto"/>
      </w:divBdr>
    </w:div>
    <w:div w:id="60373511">
      <w:bodyDiv w:val="1"/>
      <w:marLeft w:val="0"/>
      <w:marRight w:val="0"/>
      <w:marTop w:val="0"/>
      <w:marBottom w:val="0"/>
      <w:divBdr>
        <w:top w:val="none" w:sz="0" w:space="0" w:color="auto"/>
        <w:left w:val="none" w:sz="0" w:space="0" w:color="auto"/>
        <w:bottom w:val="none" w:sz="0" w:space="0" w:color="auto"/>
        <w:right w:val="none" w:sz="0" w:space="0" w:color="auto"/>
      </w:divBdr>
    </w:div>
    <w:div w:id="83690184">
      <w:bodyDiv w:val="1"/>
      <w:marLeft w:val="0"/>
      <w:marRight w:val="0"/>
      <w:marTop w:val="0"/>
      <w:marBottom w:val="0"/>
      <w:divBdr>
        <w:top w:val="none" w:sz="0" w:space="0" w:color="auto"/>
        <w:left w:val="none" w:sz="0" w:space="0" w:color="auto"/>
        <w:bottom w:val="none" w:sz="0" w:space="0" w:color="auto"/>
        <w:right w:val="none" w:sz="0" w:space="0" w:color="auto"/>
      </w:divBdr>
    </w:div>
    <w:div w:id="97796078">
      <w:bodyDiv w:val="1"/>
      <w:marLeft w:val="0"/>
      <w:marRight w:val="0"/>
      <w:marTop w:val="0"/>
      <w:marBottom w:val="0"/>
      <w:divBdr>
        <w:top w:val="none" w:sz="0" w:space="0" w:color="auto"/>
        <w:left w:val="none" w:sz="0" w:space="0" w:color="auto"/>
        <w:bottom w:val="none" w:sz="0" w:space="0" w:color="auto"/>
        <w:right w:val="none" w:sz="0" w:space="0" w:color="auto"/>
      </w:divBdr>
    </w:div>
    <w:div w:id="120147419">
      <w:bodyDiv w:val="1"/>
      <w:marLeft w:val="0"/>
      <w:marRight w:val="0"/>
      <w:marTop w:val="0"/>
      <w:marBottom w:val="0"/>
      <w:divBdr>
        <w:top w:val="none" w:sz="0" w:space="0" w:color="auto"/>
        <w:left w:val="none" w:sz="0" w:space="0" w:color="auto"/>
        <w:bottom w:val="none" w:sz="0" w:space="0" w:color="auto"/>
        <w:right w:val="none" w:sz="0" w:space="0" w:color="auto"/>
      </w:divBdr>
    </w:div>
    <w:div w:id="204291098">
      <w:bodyDiv w:val="1"/>
      <w:marLeft w:val="0"/>
      <w:marRight w:val="0"/>
      <w:marTop w:val="0"/>
      <w:marBottom w:val="0"/>
      <w:divBdr>
        <w:top w:val="none" w:sz="0" w:space="0" w:color="auto"/>
        <w:left w:val="none" w:sz="0" w:space="0" w:color="auto"/>
        <w:bottom w:val="none" w:sz="0" w:space="0" w:color="auto"/>
        <w:right w:val="none" w:sz="0" w:space="0" w:color="auto"/>
      </w:divBdr>
    </w:div>
    <w:div w:id="276644836">
      <w:bodyDiv w:val="1"/>
      <w:marLeft w:val="0"/>
      <w:marRight w:val="0"/>
      <w:marTop w:val="0"/>
      <w:marBottom w:val="0"/>
      <w:divBdr>
        <w:top w:val="none" w:sz="0" w:space="0" w:color="auto"/>
        <w:left w:val="none" w:sz="0" w:space="0" w:color="auto"/>
        <w:bottom w:val="none" w:sz="0" w:space="0" w:color="auto"/>
        <w:right w:val="none" w:sz="0" w:space="0" w:color="auto"/>
      </w:divBdr>
      <w:divsChild>
        <w:div w:id="1905411184">
          <w:marLeft w:val="0"/>
          <w:marRight w:val="0"/>
          <w:marTop w:val="0"/>
          <w:marBottom w:val="0"/>
          <w:divBdr>
            <w:top w:val="none" w:sz="0" w:space="0" w:color="auto"/>
            <w:left w:val="none" w:sz="0" w:space="0" w:color="auto"/>
            <w:bottom w:val="none" w:sz="0" w:space="0" w:color="auto"/>
            <w:right w:val="none" w:sz="0" w:space="0" w:color="auto"/>
          </w:divBdr>
        </w:div>
      </w:divsChild>
    </w:div>
    <w:div w:id="306016932">
      <w:bodyDiv w:val="1"/>
      <w:marLeft w:val="0"/>
      <w:marRight w:val="0"/>
      <w:marTop w:val="0"/>
      <w:marBottom w:val="0"/>
      <w:divBdr>
        <w:top w:val="none" w:sz="0" w:space="0" w:color="auto"/>
        <w:left w:val="none" w:sz="0" w:space="0" w:color="auto"/>
        <w:bottom w:val="none" w:sz="0" w:space="0" w:color="auto"/>
        <w:right w:val="none" w:sz="0" w:space="0" w:color="auto"/>
      </w:divBdr>
    </w:div>
    <w:div w:id="333454723">
      <w:bodyDiv w:val="1"/>
      <w:marLeft w:val="0"/>
      <w:marRight w:val="0"/>
      <w:marTop w:val="0"/>
      <w:marBottom w:val="0"/>
      <w:divBdr>
        <w:top w:val="none" w:sz="0" w:space="0" w:color="auto"/>
        <w:left w:val="none" w:sz="0" w:space="0" w:color="auto"/>
        <w:bottom w:val="none" w:sz="0" w:space="0" w:color="auto"/>
        <w:right w:val="none" w:sz="0" w:space="0" w:color="auto"/>
      </w:divBdr>
      <w:divsChild>
        <w:div w:id="3240808">
          <w:marLeft w:val="0"/>
          <w:marRight w:val="0"/>
          <w:marTop w:val="0"/>
          <w:marBottom w:val="0"/>
          <w:divBdr>
            <w:top w:val="none" w:sz="0" w:space="0" w:color="auto"/>
            <w:left w:val="none" w:sz="0" w:space="0" w:color="auto"/>
            <w:bottom w:val="none" w:sz="0" w:space="0" w:color="auto"/>
            <w:right w:val="none" w:sz="0" w:space="0" w:color="auto"/>
          </w:divBdr>
          <w:divsChild>
            <w:div w:id="952516979">
              <w:marLeft w:val="0"/>
              <w:marRight w:val="0"/>
              <w:marTop w:val="0"/>
              <w:marBottom w:val="0"/>
              <w:divBdr>
                <w:top w:val="none" w:sz="0" w:space="0" w:color="auto"/>
                <w:left w:val="none" w:sz="0" w:space="0" w:color="auto"/>
                <w:bottom w:val="none" w:sz="0" w:space="0" w:color="auto"/>
                <w:right w:val="none" w:sz="0" w:space="0" w:color="auto"/>
              </w:divBdr>
            </w:div>
          </w:divsChild>
        </w:div>
        <w:div w:id="11417190">
          <w:marLeft w:val="0"/>
          <w:marRight w:val="0"/>
          <w:marTop w:val="0"/>
          <w:marBottom w:val="0"/>
          <w:divBdr>
            <w:top w:val="none" w:sz="0" w:space="0" w:color="auto"/>
            <w:left w:val="none" w:sz="0" w:space="0" w:color="auto"/>
            <w:bottom w:val="none" w:sz="0" w:space="0" w:color="auto"/>
            <w:right w:val="none" w:sz="0" w:space="0" w:color="auto"/>
          </w:divBdr>
          <w:divsChild>
            <w:div w:id="644700450">
              <w:marLeft w:val="0"/>
              <w:marRight w:val="0"/>
              <w:marTop w:val="0"/>
              <w:marBottom w:val="0"/>
              <w:divBdr>
                <w:top w:val="none" w:sz="0" w:space="0" w:color="auto"/>
                <w:left w:val="none" w:sz="0" w:space="0" w:color="auto"/>
                <w:bottom w:val="none" w:sz="0" w:space="0" w:color="auto"/>
                <w:right w:val="none" w:sz="0" w:space="0" w:color="auto"/>
              </w:divBdr>
            </w:div>
          </w:divsChild>
        </w:div>
        <w:div w:id="47189318">
          <w:marLeft w:val="0"/>
          <w:marRight w:val="0"/>
          <w:marTop w:val="0"/>
          <w:marBottom w:val="0"/>
          <w:divBdr>
            <w:top w:val="none" w:sz="0" w:space="0" w:color="auto"/>
            <w:left w:val="none" w:sz="0" w:space="0" w:color="auto"/>
            <w:bottom w:val="none" w:sz="0" w:space="0" w:color="auto"/>
            <w:right w:val="none" w:sz="0" w:space="0" w:color="auto"/>
          </w:divBdr>
          <w:divsChild>
            <w:div w:id="2069113619">
              <w:marLeft w:val="0"/>
              <w:marRight w:val="0"/>
              <w:marTop w:val="0"/>
              <w:marBottom w:val="0"/>
              <w:divBdr>
                <w:top w:val="none" w:sz="0" w:space="0" w:color="auto"/>
                <w:left w:val="none" w:sz="0" w:space="0" w:color="auto"/>
                <w:bottom w:val="none" w:sz="0" w:space="0" w:color="auto"/>
                <w:right w:val="none" w:sz="0" w:space="0" w:color="auto"/>
              </w:divBdr>
            </w:div>
          </w:divsChild>
        </w:div>
        <w:div w:id="122427718">
          <w:marLeft w:val="0"/>
          <w:marRight w:val="0"/>
          <w:marTop w:val="0"/>
          <w:marBottom w:val="0"/>
          <w:divBdr>
            <w:top w:val="none" w:sz="0" w:space="0" w:color="auto"/>
            <w:left w:val="none" w:sz="0" w:space="0" w:color="auto"/>
            <w:bottom w:val="none" w:sz="0" w:space="0" w:color="auto"/>
            <w:right w:val="none" w:sz="0" w:space="0" w:color="auto"/>
          </w:divBdr>
          <w:divsChild>
            <w:div w:id="2110275772">
              <w:marLeft w:val="0"/>
              <w:marRight w:val="0"/>
              <w:marTop w:val="0"/>
              <w:marBottom w:val="0"/>
              <w:divBdr>
                <w:top w:val="none" w:sz="0" w:space="0" w:color="auto"/>
                <w:left w:val="none" w:sz="0" w:space="0" w:color="auto"/>
                <w:bottom w:val="none" w:sz="0" w:space="0" w:color="auto"/>
                <w:right w:val="none" w:sz="0" w:space="0" w:color="auto"/>
              </w:divBdr>
            </w:div>
          </w:divsChild>
        </w:div>
        <w:div w:id="152071910">
          <w:marLeft w:val="0"/>
          <w:marRight w:val="0"/>
          <w:marTop w:val="0"/>
          <w:marBottom w:val="0"/>
          <w:divBdr>
            <w:top w:val="none" w:sz="0" w:space="0" w:color="auto"/>
            <w:left w:val="none" w:sz="0" w:space="0" w:color="auto"/>
            <w:bottom w:val="none" w:sz="0" w:space="0" w:color="auto"/>
            <w:right w:val="none" w:sz="0" w:space="0" w:color="auto"/>
          </w:divBdr>
          <w:divsChild>
            <w:div w:id="1253970115">
              <w:marLeft w:val="0"/>
              <w:marRight w:val="0"/>
              <w:marTop w:val="0"/>
              <w:marBottom w:val="0"/>
              <w:divBdr>
                <w:top w:val="none" w:sz="0" w:space="0" w:color="auto"/>
                <w:left w:val="none" w:sz="0" w:space="0" w:color="auto"/>
                <w:bottom w:val="none" w:sz="0" w:space="0" w:color="auto"/>
                <w:right w:val="none" w:sz="0" w:space="0" w:color="auto"/>
              </w:divBdr>
            </w:div>
          </w:divsChild>
        </w:div>
        <w:div w:id="264919624">
          <w:marLeft w:val="0"/>
          <w:marRight w:val="0"/>
          <w:marTop w:val="0"/>
          <w:marBottom w:val="0"/>
          <w:divBdr>
            <w:top w:val="none" w:sz="0" w:space="0" w:color="auto"/>
            <w:left w:val="none" w:sz="0" w:space="0" w:color="auto"/>
            <w:bottom w:val="none" w:sz="0" w:space="0" w:color="auto"/>
            <w:right w:val="none" w:sz="0" w:space="0" w:color="auto"/>
          </w:divBdr>
          <w:divsChild>
            <w:div w:id="1522283090">
              <w:marLeft w:val="0"/>
              <w:marRight w:val="0"/>
              <w:marTop w:val="0"/>
              <w:marBottom w:val="0"/>
              <w:divBdr>
                <w:top w:val="none" w:sz="0" w:space="0" w:color="auto"/>
                <w:left w:val="none" w:sz="0" w:space="0" w:color="auto"/>
                <w:bottom w:val="none" w:sz="0" w:space="0" w:color="auto"/>
                <w:right w:val="none" w:sz="0" w:space="0" w:color="auto"/>
              </w:divBdr>
            </w:div>
          </w:divsChild>
        </w:div>
        <w:div w:id="337852024">
          <w:marLeft w:val="0"/>
          <w:marRight w:val="0"/>
          <w:marTop w:val="0"/>
          <w:marBottom w:val="0"/>
          <w:divBdr>
            <w:top w:val="none" w:sz="0" w:space="0" w:color="auto"/>
            <w:left w:val="none" w:sz="0" w:space="0" w:color="auto"/>
            <w:bottom w:val="none" w:sz="0" w:space="0" w:color="auto"/>
            <w:right w:val="none" w:sz="0" w:space="0" w:color="auto"/>
          </w:divBdr>
          <w:divsChild>
            <w:div w:id="1085802260">
              <w:marLeft w:val="0"/>
              <w:marRight w:val="0"/>
              <w:marTop w:val="0"/>
              <w:marBottom w:val="0"/>
              <w:divBdr>
                <w:top w:val="none" w:sz="0" w:space="0" w:color="auto"/>
                <w:left w:val="none" w:sz="0" w:space="0" w:color="auto"/>
                <w:bottom w:val="none" w:sz="0" w:space="0" w:color="auto"/>
                <w:right w:val="none" w:sz="0" w:space="0" w:color="auto"/>
              </w:divBdr>
            </w:div>
          </w:divsChild>
        </w:div>
        <w:div w:id="424813032">
          <w:marLeft w:val="0"/>
          <w:marRight w:val="0"/>
          <w:marTop w:val="0"/>
          <w:marBottom w:val="0"/>
          <w:divBdr>
            <w:top w:val="none" w:sz="0" w:space="0" w:color="auto"/>
            <w:left w:val="none" w:sz="0" w:space="0" w:color="auto"/>
            <w:bottom w:val="none" w:sz="0" w:space="0" w:color="auto"/>
            <w:right w:val="none" w:sz="0" w:space="0" w:color="auto"/>
          </w:divBdr>
          <w:divsChild>
            <w:div w:id="1689214219">
              <w:marLeft w:val="0"/>
              <w:marRight w:val="0"/>
              <w:marTop w:val="0"/>
              <w:marBottom w:val="0"/>
              <w:divBdr>
                <w:top w:val="none" w:sz="0" w:space="0" w:color="auto"/>
                <w:left w:val="none" w:sz="0" w:space="0" w:color="auto"/>
                <w:bottom w:val="none" w:sz="0" w:space="0" w:color="auto"/>
                <w:right w:val="none" w:sz="0" w:space="0" w:color="auto"/>
              </w:divBdr>
            </w:div>
          </w:divsChild>
        </w:div>
        <w:div w:id="440951866">
          <w:marLeft w:val="0"/>
          <w:marRight w:val="0"/>
          <w:marTop w:val="0"/>
          <w:marBottom w:val="0"/>
          <w:divBdr>
            <w:top w:val="none" w:sz="0" w:space="0" w:color="auto"/>
            <w:left w:val="none" w:sz="0" w:space="0" w:color="auto"/>
            <w:bottom w:val="none" w:sz="0" w:space="0" w:color="auto"/>
            <w:right w:val="none" w:sz="0" w:space="0" w:color="auto"/>
          </w:divBdr>
          <w:divsChild>
            <w:div w:id="243533308">
              <w:marLeft w:val="0"/>
              <w:marRight w:val="0"/>
              <w:marTop w:val="0"/>
              <w:marBottom w:val="0"/>
              <w:divBdr>
                <w:top w:val="none" w:sz="0" w:space="0" w:color="auto"/>
                <w:left w:val="none" w:sz="0" w:space="0" w:color="auto"/>
                <w:bottom w:val="none" w:sz="0" w:space="0" w:color="auto"/>
                <w:right w:val="none" w:sz="0" w:space="0" w:color="auto"/>
              </w:divBdr>
            </w:div>
          </w:divsChild>
        </w:div>
        <w:div w:id="493029175">
          <w:marLeft w:val="0"/>
          <w:marRight w:val="0"/>
          <w:marTop w:val="0"/>
          <w:marBottom w:val="0"/>
          <w:divBdr>
            <w:top w:val="none" w:sz="0" w:space="0" w:color="auto"/>
            <w:left w:val="none" w:sz="0" w:space="0" w:color="auto"/>
            <w:bottom w:val="none" w:sz="0" w:space="0" w:color="auto"/>
            <w:right w:val="none" w:sz="0" w:space="0" w:color="auto"/>
          </w:divBdr>
          <w:divsChild>
            <w:div w:id="144665244">
              <w:marLeft w:val="0"/>
              <w:marRight w:val="0"/>
              <w:marTop w:val="0"/>
              <w:marBottom w:val="0"/>
              <w:divBdr>
                <w:top w:val="none" w:sz="0" w:space="0" w:color="auto"/>
                <w:left w:val="none" w:sz="0" w:space="0" w:color="auto"/>
                <w:bottom w:val="none" w:sz="0" w:space="0" w:color="auto"/>
                <w:right w:val="none" w:sz="0" w:space="0" w:color="auto"/>
              </w:divBdr>
            </w:div>
          </w:divsChild>
        </w:div>
        <w:div w:id="497185824">
          <w:marLeft w:val="0"/>
          <w:marRight w:val="0"/>
          <w:marTop w:val="0"/>
          <w:marBottom w:val="0"/>
          <w:divBdr>
            <w:top w:val="none" w:sz="0" w:space="0" w:color="auto"/>
            <w:left w:val="none" w:sz="0" w:space="0" w:color="auto"/>
            <w:bottom w:val="none" w:sz="0" w:space="0" w:color="auto"/>
            <w:right w:val="none" w:sz="0" w:space="0" w:color="auto"/>
          </w:divBdr>
          <w:divsChild>
            <w:div w:id="730539335">
              <w:marLeft w:val="0"/>
              <w:marRight w:val="0"/>
              <w:marTop w:val="0"/>
              <w:marBottom w:val="0"/>
              <w:divBdr>
                <w:top w:val="none" w:sz="0" w:space="0" w:color="auto"/>
                <w:left w:val="none" w:sz="0" w:space="0" w:color="auto"/>
                <w:bottom w:val="none" w:sz="0" w:space="0" w:color="auto"/>
                <w:right w:val="none" w:sz="0" w:space="0" w:color="auto"/>
              </w:divBdr>
            </w:div>
          </w:divsChild>
        </w:div>
        <w:div w:id="581834985">
          <w:marLeft w:val="0"/>
          <w:marRight w:val="0"/>
          <w:marTop w:val="0"/>
          <w:marBottom w:val="0"/>
          <w:divBdr>
            <w:top w:val="none" w:sz="0" w:space="0" w:color="auto"/>
            <w:left w:val="none" w:sz="0" w:space="0" w:color="auto"/>
            <w:bottom w:val="none" w:sz="0" w:space="0" w:color="auto"/>
            <w:right w:val="none" w:sz="0" w:space="0" w:color="auto"/>
          </w:divBdr>
          <w:divsChild>
            <w:div w:id="1869681996">
              <w:marLeft w:val="0"/>
              <w:marRight w:val="0"/>
              <w:marTop w:val="0"/>
              <w:marBottom w:val="0"/>
              <w:divBdr>
                <w:top w:val="none" w:sz="0" w:space="0" w:color="auto"/>
                <w:left w:val="none" w:sz="0" w:space="0" w:color="auto"/>
                <w:bottom w:val="none" w:sz="0" w:space="0" w:color="auto"/>
                <w:right w:val="none" w:sz="0" w:space="0" w:color="auto"/>
              </w:divBdr>
            </w:div>
          </w:divsChild>
        </w:div>
        <w:div w:id="624119442">
          <w:marLeft w:val="0"/>
          <w:marRight w:val="0"/>
          <w:marTop w:val="0"/>
          <w:marBottom w:val="0"/>
          <w:divBdr>
            <w:top w:val="none" w:sz="0" w:space="0" w:color="auto"/>
            <w:left w:val="none" w:sz="0" w:space="0" w:color="auto"/>
            <w:bottom w:val="none" w:sz="0" w:space="0" w:color="auto"/>
            <w:right w:val="none" w:sz="0" w:space="0" w:color="auto"/>
          </w:divBdr>
          <w:divsChild>
            <w:div w:id="49885849">
              <w:marLeft w:val="0"/>
              <w:marRight w:val="0"/>
              <w:marTop w:val="0"/>
              <w:marBottom w:val="0"/>
              <w:divBdr>
                <w:top w:val="none" w:sz="0" w:space="0" w:color="auto"/>
                <w:left w:val="none" w:sz="0" w:space="0" w:color="auto"/>
                <w:bottom w:val="none" w:sz="0" w:space="0" w:color="auto"/>
                <w:right w:val="none" w:sz="0" w:space="0" w:color="auto"/>
              </w:divBdr>
            </w:div>
          </w:divsChild>
        </w:div>
        <w:div w:id="656568982">
          <w:marLeft w:val="0"/>
          <w:marRight w:val="0"/>
          <w:marTop w:val="0"/>
          <w:marBottom w:val="0"/>
          <w:divBdr>
            <w:top w:val="none" w:sz="0" w:space="0" w:color="auto"/>
            <w:left w:val="none" w:sz="0" w:space="0" w:color="auto"/>
            <w:bottom w:val="none" w:sz="0" w:space="0" w:color="auto"/>
            <w:right w:val="none" w:sz="0" w:space="0" w:color="auto"/>
          </w:divBdr>
          <w:divsChild>
            <w:div w:id="1505821717">
              <w:marLeft w:val="0"/>
              <w:marRight w:val="0"/>
              <w:marTop w:val="0"/>
              <w:marBottom w:val="0"/>
              <w:divBdr>
                <w:top w:val="none" w:sz="0" w:space="0" w:color="auto"/>
                <w:left w:val="none" w:sz="0" w:space="0" w:color="auto"/>
                <w:bottom w:val="none" w:sz="0" w:space="0" w:color="auto"/>
                <w:right w:val="none" w:sz="0" w:space="0" w:color="auto"/>
              </w:divBdr>
            </w:div>
          </w:divsChild>
        </w:div>
        <w:div w:id="669411291">
          <w:marLeft w:val="0"/>
          <w:marRight w:val="0"/>
          <w:marTop w:val="0"/>
          <w:marBottom w:val="0"/>
          <w:divBdr>
            <w:top w:val="none" w:sz="0" w:space="0" w:color="auto"/>
            <w:left w:val="none" w:sz="0" w:space="0" w:color="auto"/>
            <w:bottom w:val="none" w:sz="0" w:space="0" w:color="auto"/>
            <w:right w:val="none" w:sz="0" w:space="0" w:color="auto"/>
          </w:divBdr>
          <w:divsChild>
            <w:div w:id="1353873658">
              <w:marLeft w:val="0"/>
              <w:marRight w:val="0"/>
              <w:marTop w:val="0"/>
              <w:marBottom w:val="0"/>
              <w:divBdr>
                <w:top w:val="none" w:sz="0" w:space="0" w:color="auto"/>
                <w:left w:val="none" w:sz="0" w:space="0" w:color="auto"/>
                <w:bottom w:val="none" w:sz="0" w:space="0" w:color="auto"/>
                <w:right w:val="none" w:sz="0" w:space="0" w:color="auto"/>
              </w:divBdr>
            </w:div>
          </w:divsChild>
        </w:div>
        <w:div w:id="707415723">
          <w:marLeft w:val="0"/>
          <w:marRight w:val="0"/>
          <w:marTop w:val="0"/>
          <w:marBottom w:val="0"/>
          <w:divBdr>
            <w:top w:val="none" w:sz="0" w:space="0" w:color="auto"/>
            <w:left w:val="none" w:sz="0" w:space="0" w:color="auto"/>
            <w:bottom w:val="none" w:sz="0" w:space="0" w:color="auto"/>
            <w:right w:val="none" w:sz="0" w:space="0" w:color="auto"/>
          </w:divBdr>
          <w:divsChild>
            <w:div w:id="530804955">
              <w:marLeft w:val="0"/>
              <w:marRight w:val="0"/>
              <w:marTop w:val="0"/>
              <w:marBottom w:val="0"/>
              <w:divBdr>
                <w:top w:val="none" w:sz="0" w:space="0" w:color="auto"/>
                <w:left w:val="none" w:sz="0" w:space="0" w:color="auto"/>
                <w:bottom w:val="none" w:sz="0" w:space="0" w:color="auto"/>
                <w:right w:val="none" w:sz="0" w:space="0" w:color="auto"/>
              </w:divBdr>
            </w:div>
          </w:divsChild>
        </w:div>
        <w:div w:id="723409762">
          <w:marLeft w:val="0"/>
          <w:marRight w:val="0"/>
          <w:marTop w:val="0"/>
          <w:marBottom w:val="0"/>
          <w:divBdr>
            <w:top w:val="none" w:sz="0" w:space="0" w:color="auto"/>
            <w:left w:val="none" w:sz="0" w:space="0" w:color="auto"/>
            <w:bottom w:val="none" w:sz="0" w:space="0" w:color="auto"/>
            <w:right w:val="none" w:sz="0" w:space="0" w:color="auto"/>
          </w:divBdr>
          <w:divsChild>
            <w:div w:id="364454395">
              <w:marLeft w:val="0"/>
              <w:marRight w:val="0"/>
              <w:marTop w:val="0"/>
              <w:marBottom w:val="0"/>
              <w:divBdr>
                <w:top w:val="none" w:sz="0" w:space="0" w:color="auto"/>
                <w:left w:val="none" w:sz="0" w:space="0" w:color="auto"/>
                <w:bottom w:val="none" w:sz="0" w:space="0" w:color="auto"/>
                <w:right w:val="none" w:sz="0" w:space="0" w:color="auto"/>
              </w:divBdr>
            </w:div>
          </w:divsChild>
        </w:div>
        <w:div w:id="728648786">
          <w:marLeft w:val="0"/>
          <w:marRight w:val="0"/>
          <w:marTop w:val="0"/>
          <w:marBottom w:val="0"/>
          <w:divBdr>
            <w:top w:val="none" w:sz="0" w:space="0" w:color="auto"/>
            <w:left w:val="none" w:sz="0" w:space="0" w:color="auto"/>
            <w:bottom w:val="none" w:sz="0" w:space="0" w:color="auto"/>
            <w:right w:val="none" w:sz="0" w:space="0" w:color="auto"/>
          </w:divBdr>
          <w:divsChild>
            <w:div w:id="236787481">
              <w:marLeft w:val="0"/>
              <w:marRight w:val="0"/>
              <w:marTop w:val="0"/>
              <w:marBottom w:val="0"/>
              <w:divBdr>
                <w:top w:val="none" w:sz="0" w:space="0" w:color="auto"/>
                <w:left w:val="none" w:sz="0" w:space="0" w:color="auto"/>
                <w:bottom w:val="none" w:sz="0" w:space="0" w:color="auto"/>
                <w:right w:val="none" w:sz="0" w:space="0" w:color="auto"/>
              </w:divBdr>
            </w:div>
          </w:divsChild>
        </w:div>
        <w:div w:id="807625765">
          <w:marLeft w:val="0"/>
          <w:marRight w:val="0"/>
          <w:marTop w:val="0"/>
          <w:marBottom w:val="0"/>
          <w:divBdr>
            <w:top w:val="none" w:sz="0" w:space="0" w:color="auto"/>
            <w:left w:val="none" w:sz="0" w:space="0" w:color="auto"/>
            <w:bottom w:val="none" w:sz="0" w:space="0" w:color="auto"/>
            <w:right w:val="none" w:sz="0" w:space="0" w:color="auto"/>
          </w:divBdr>
          <w:divsChild>
            <w:div w:id="725952766">
              <w:marLeft w:val="0"/>
              <w:marRight w:val="0"/>
              <w:marTop w:val="0"/>
              <w:marBottom w:val="0"/>
              <w:divBdr>
                <w:top w:val="none" w:sz="0" w:space="0" w:color="auto"/>
                <w:left w:val="none" w:sz="0" w:space="0" w:color="auto"/>
                <w:bottom w:val="none" w:sz="0" w:space="0" w:color="auto"/>
                <w:right w:val="none" w:sz="0" w:space="0" w:color="auto"/>
              </w:divBdr>
            </w:div>
          </w:divsChild>
        </w:div>
        <w:div w:id="904220603">
          <w:marLeft w:val="0"/>
          <w:marRight w:val="0"/>
          <w:marTop w:val="0"/>
          <w:marBottom w:val="0"/>
          <w:divBdr>
            <w:top w:val="none" w:sz="0" w:space="0" w:color="auto"/>
            <w:left w:val="none" w:sz="0" w:space="0" w:color="auto"/>
            <w:bottom w:val="none" w:sz="0" w:space="0" w:color="auto"/>
            <w:right w:val="none" w:sz="0" w:space="0" w:color="auto"/>
          </w:divBdr>
          <w:divsChild>
            <w:div w:id="147134674">
              <w:marLeft w:val="0"/>
              <w:marRight w:val="0"/>
              <w:marTop w:val="0"/>
              <w:marBottom w:val="0"/>
              <w:divBdr>
                <w:top w:val="none" w:sz="0" w:space="0" w:color="auto"/>
                <w:left w:val="none" w:sz="0" w:space="0" w:color="auto"/>
                <w:bottom w:val="none" w:sz="0" w:space="0" w:color="auto"/>
                <w:right w:val="none" w:sz="0" w:space="0" w:color="auto"/>
              </w:divBdr>
            </w:div>
          </w:divsChild>
        </w:div>
        <w:div w:id="920674179">
          <w:marLeft w:val="0"/>
          <w:marRight w:val="0"/>
          <w:marTop w:val="0"/>
          <w:marBottom w:val="0"/>
          <w:divBdr>
            <w:top w:val="none" w:sz="0" w:space="0" w:color="auto"/>
            <w:left w:val="none" w:sz="0" w:space="0" w:color="auto"/>
            <w:bottom w:val="none" w:sz="0" w:space="0" w:color="auto"/>
            <w:right w:val="none" w:sz="0" w:space="0" w:color="auto"/>
          </w:divBdr>
          <w:divsChild>
            <w:div w:id="1607956430">
              <w:marLeft w:val="0"/>
              <w:marRight w:val="0"/>
              <w:marTop w:val="0"/>
              <w:marBottom w:val="0"/>
              <w:divBdr>
                <w:top w:val="none" w:sz="0" w:space="0" w:color="auto"/>
                <w:left w:val="none" w:sz="0" w:space="0" w:color="auto"/>
                <w:bottom w:val="none" w:sz="0" w:space="0" w:color="auto"/>
                <w:right w:val="none" w:sz="0" w:space="0" w:color="auto"/>
              </w:divBdr>
            </w:div>
          </w:divsChild>
        </w:div>
        <w:div w:id="920942068">
          <w:marLeft w:val="0"/>
          <w:marRight w:val="0"/>
          <w:marTop w:val="0"/>
          <w:marBottom w:val="0"/>
          <w:divBdr>
            <w:top w:val="none" w:sz="0" w:space="0" w:color="auto"/>
            <w:left w:val="none" w:sz="0" w:space="0" w:color="auto"/>
            <w:bottom w:val="none" w:sz="0" w:space="0" w:color="auto"/>
            <w:right w:val="none" w:sz="0" w:space="0" w:color="auto"/>
          </w:divBdr>
          <w:divsChild>
            <w:div w:id="822352165">
              <w:marLeft w:val="0"/>
              <w:marRight w:val="0"/>
              <w:marTop w:val="0"/>
              <w:marBottom w:val="0"/>
              <w:divBdr>
                <w:top w:val="none" w:sz="0" w:space="0" w:color="auto"/>
                <w:left w:val="none" w:sz="0" w:space="0" w:color="auto"/>
                <w:bottom w:val="none" w:sz="0" w:space="0" w:color="auto"/>
                <w:right w:val="none" w:sz="0" w:space="0" w:color="auto"/>
              </w:divBdr>
            </w:div>
          </w:divsChild>
        </w:div>
        <w:div w:id="948046372">
          <w:marLeft w:val="0"/>
          <w:marRight w:val="0"/>
          <w:marTop w:val="0"/>
          <w:marBottom w:val="0"/>
          <w:divBdr>
            <w:top w:val="none" w:sz="0" w:space="0" w:color="auto"/>
            <w:left w:val="none" w:sz="0" w:space="0" w:color="auto"/>
            <w:bottom w:val="none" w:sz="0" w:space="0" w:color="auto"/>
            <w:right w:val="none" w:sz="0" w:space="0" w:color="auto"/>
          </w:divBdr>
          <w:divsChild>
            <w:div w:id="1394278471">
              <w:marLeft w:val="0"/>
              <w:marRight w:val="0"/>
              <w:marTop w:val="0"/>
              <w:marBottom w:val="0"/>
              <w:divBdr>
                <w:top w:val="none" w:sz="0" w:space="0" w:color="auto"/>
                <w:left w:val="none" w:sz="0" w:space="0" w:color="auto"/>
                <w:bottom w:val="none" w:sz="0" w:space="0" w:color="auto"/>
                <w:right w:val="none" w:sz="0" w:space="0" w:color="auto"/>
              </w:divBdr>
            </w:div>
          </w:divsChild>
        </w:div>
        <w:div w:id="978730462">
          <w:marLeft w:val="0"/>
          <w:marRight w:val="0"/>
          <w:marTop w:val="0"/>
          <w:marBottom w:val="0"/>
          <w:divBdr>
            <w:top w:val="none" w:sz="0" w:space="0" w:color="auto"/>
            <w:left w:val="none" w:sz="0" w:space="0" w:color="auto"/>
            <w:bottom w:val="none" w:sz="0" w:space="0" w:color="auto"/>
            <w:right w:val="none" w:sz="0" w:space="0" w:color="auto"/>
          </w:divBdr>
          <w:divsChild>
            <w:div w:id="1136557980">
              <w:marLeft w:val="0"/>
              <w:marRight w:val="0"/>
              <w:marTop w:val="0"/>
              <w:marBottom w:val="0"/>
              <w:divBdr>
                <w:top w:val="none" w:sz="0" w:space="0" w:color="auto"/>
                <w:left w:val="none" w:sz="0" w:space="0" w:color="auto"/>
                <w:bottom w:val="none" w:sz="0" w:space="0" w:color="auto"/>
                <w:right w:val="none" w:sz="0" w:space="0" w:color="auto"/>
              </w:divBdr>
            </w:div>
          </w:divsChild>
        </w:div>
        <w:div w:id="1081754677">
          <w:marLeft w:val="0"/>
          <w:marRight w:val="0"/>
          <w:marTop w:val="0"/>
          <w:marBottom w:val="0"/>
          <w:divBdr>
            <w:top w:val="none" w:sz="0" w:space="0" w:color="auto"/>
            <w:left w:val="none" w:sz="0" w:space="0" w:color="auto"/>
            <w:bottom w:val="none" w:sz="0" w:space="0" w:color="auto"/>
            <w:right w:val="none" w:sz="0" w:space="0" w:color="auto"/>
          </w:divBdr>
          <w:divsChild>
            <w:div w:id="616300946">
              <w:marLeft w:val="0"/>
              <w:marRight w:val="0"/>
              <w:marTop w:val="0"/>
              <w:marBottom w:val="0"/>
              <w:divBdr>
                <w:top w:val="none" w:sz="0" w:space="0" w:color="auto"/>
                <w:left w:val="none" w:sz="0" w:space="0" w:color="auto"/>
                <w:bottom w:val="none" w:sz="0" w:space="0" w:color="auto"/>
                <w:right w:val="none" w:sz="0" w:space="0" w:color="auto"/>
              </w:divBdr>
            </w:div>
          </w:divsChild>
        </w:div>
        <w:div w:id="1097678514">
          <w:marLeft w:val="0"/>
          <w:marRight w:val="0"/>
          <w:marTop w:val="0"/>
          <w:marBottom w:val="0"/>
          <w:divBdr>
            <w:top w:val="none" w:sz="0" w:space="0" w:color="auto"/>
            <w:left w:val="none" w:sz="0" w:space="0" w:color="auto"/>
            <w:bottom w:val="none" w:sz="0" w:space="0" w:color="auto"/>
            <w:right w:val="none" w:sz="0" w:space="0" w:color="auto"/>
          </w:divBdr>
          <w:divsChild>
            <w:div w:id="1244221901">
              <w:marLeft w:val="0"/>
              <w:marRight w:val="0"/>
              <w:marTop w:val="0"/>
              <w:marBottom w:val="0"/>
              <w:divBdr>
                <w:top w:val="none" w:sz="0" w:space="0" w:color="auto"/>
                <w:left w:val="none" w:sz="0" w:space="0" w:color="auto"/>
                <w:bottom w:val="none" w:sz="0" w:space="0" w:color="auto"/>
                <w:right w:val="none" w:sz="0" w:space="0" w:color="auto"/>
              </w:divBdr>
            </w:div>
          </w:divsChild>
        </w:div>
        <w:div w:id="1140466474">
          <w:marLeft w:val="0"/>
          <w:marRight w:val="0"/>
          <w:marTop w:val="0"/>
          <w:marBottom w:val="0"/>
          <w:divBdr>
            <w:top w:val="none" w:sz="0" w:space="0" w:color="auto"/>
            <w:left w:val="none" w:sz="0" w:space="0" w:color="auto"/>
            <w:bottom w:val="none" w:sz="0" w:space="0" w:color="auto"/>
            <w:right w:val="none" w:sz="0" w:space="0" w:color="auto"/>
          </w:divBdr>
          <w:divsChild>
            <w:div w:id="656501102">
              <w:marLeft w:val="0"/>
              <w:marRight w:val="0"/>
              <w:marTop w:val="0"/>
              <w:marBottom w:val="0"/>
              <w:divBdr>
                <w:top w:val="none" w:sz="0" w:space="0" w:color="auto"/>
                <w:left w:val="none" w:sz="0" w:space="0" w:color="auto"/>
                <w:bottom w:val="none" w:sz="0" w:space="0" w:color="auto"/>
                <w:right w:val="none" w:sz="0" w:space="0" w:color="auto"/>
              </w:divBdr>
            </w:div>
          </w:divsChild>
        </w:div>
        <w:div w:id="1156993875">
          <w:marLeft w:val="0"/>
          <w:marRight w:val="0"/>
          <w:marTop w:val="0"/>
          <w:marBottom w:val="0"/>
          <w:divBdr>
            <w:top w:val="none" w:sz="0" w:space="0" w:color="auto"/>
            <w:left w:val="none" w:sz="0" w:space="0" w:color="auto"/>
            <w:bottom w:val="none" w:sz="0" w:space="0" w:color="auto"/>
            <w:right w:val="none" w:sz="0" w:space="0" w:color="auto"/>
          </w:divBdr>
          <w:divsChild>
            <w:div w:id="1966884771">
              <w:marLeft w:val="0"/>
              <w:marRight w:val="0"/>
              <w:marTop w:val="0"/>
              <w:marBottom w:val="0"/>
              <w:divBdr>
                <w:top w:val="none" w:sz="0" w:space="0" w:color="auto"/>
                <w:left w:val="none" w:sz="0" w:space="0" w:color="auto"/>
                <w:bottom w:val="none" w:sz="0" w:space="0" w:color="auto"/>
                <w:right w:val="none" w:sz="0" w:space="0" w:color="auto"/>
              </w:divBdr>
            </w:div>
          </w:divsChild>
        </w:div>
        <w:div w:id="1171143383">
          <w:marLeft w:val="0"/>
          <w:marRight w:val="0"/>
          <w:marTop w:val="0"/>
          <w:marBottom w:val="0"/>
          <w:divBdr>
            <w:top w:val="none" w:sz="0" w:space="0" w:color="auto"/>
            <w:left w:val="none" w:sz="0" w:space="0" w:color="auto"/>
            <w:bottom w:val="none" w:sz="0" w:space="0" w:color="auto"/>
            <w:right w:val="none" w:sz="0" w:space="0" w:color="auto"/>
          </w:divBdr>
          <w:divsChild>
            <w:div w:id="1691686655">
              <w:marLeft w:val="0"/>
              <w:marRight w:val="0"/>
              <w:marTop w:val="0"/>
              <w:marBottom w:val="0"/>
              <w:divBdr>
                <w:top w:val="none" w:sz="0" w:space="0" w:color="auto"/>
                <w:left w:val="none" w:sz="0" w:space="0" w:color="auto"/>
                <w:bottom w:val="none" w:sz="0" w:space="0" w:color="auto"/>
                <w:right w:val="none" w:sz="0" w:space="0" w:color="auto"/>
              </w:divBdr>
            </w:div>
          </w:divsChild>
        </w:div>
        <w:div w:id="1179468228">
          <w:marLeft w:val="0"/>
          <w:marRight w:val="0"/>
          <w:marTop w:val="0"/>
          <w:marBottom w:val="0"/>
          <w:divBdr>
            <w:top w:val="none" w:sz="0" w:space="0" w:color="auto"/>
            <w:left w:val="none" w:sz="0" w:space="0" w:color="auto"/>
            <w:bottom w:val="none" w:sz="0" w:space="0" w:color="auto"/>
            <w:right w:val="none" w:sz="0" w:space="0" w:color="auto"/>
          </w:divBdr>
          <w:divsChild>
            <w:div w:id="1731923013">
              <w:marLeft w:val="0"/>
              <w:marRight w:val="0"/>
              <w:marTop w:val="0"/>
              <w:marBottom w:val="0"/>
              <w:divBdr>
                <w:top w:val="none" w:sz="0" w:space="0" w:color="auto"/>
                <w:left w:val="none" w:sz="0" w:space="0" w:color="auto"/>
                <w:bottom w:val="none" w:sz="0" w:space="0" w:color="auto"/>
                <w:right w:val="none" w:sz="0" w:space="0" w:color="auto"/>
              </w:divBdr>
            </w:div>
          </w:divsChild>
        </w:div>
        <w:div w:id="1228564800">
          <w:marLeft w:val="0"/>
          <w:marRight w:val="0"/>
          <w:marTop w:val="0"/>
          <w:marBottom w:val="0"/>
          <w:divBdr>
            <w:top w:val="none" w:sz="0" w:space="0" w:color="auto"/>
            <w:left w:val="none" w:sz="0" w:space="0" w:color="auto"/>
            <w:bottom w:val="none" w:sz="0" w:space="0" w:color="auto"/>
            <w:right w:val="none" w:sz="0" w:space="0" w:color="auto"/>
          </w:divBdr>
          <w:divsChild>
            <w:div w:id="443037108">
              <w:marLeft w:val="0"/>
              <w:marRight w:val="0"/>
              <w:marTop w:val="0"/>
              <w:marBottom w:val="0"/>
              <w:divBdr>
                <w:top w:val="none" w:sz="0" w:space="0" w:color="auto"/>
                <w:left w:val="none" w:sz="0" w:space="0" w:color="auto"/>
                <w:bottom w:val="none" w:sz="0" w:space="0" w:color="auto"/>
                <w:right w:val="none" w:sz="0" w:space="0" w:color="auto"/>
              </w:divBdr>
            </w:div>
          </w:divsChild>
        </w:div>
        <w:div w:id="1270894096">
          <w:marLeft w:val="0"/>
          <w:marRight w:val="0"/>
          <w:marTop w:val="0"/>
          <w:marBottom w:val="0"/>
          <w:divBdr>
            <w:top w:val="none" w:sz="0" w:space="0" w:color="auto"/>
            <w:left w:val="none" w:sz="0" w:space="0" w:color="auto"/>
            <w:bottom w:val="none" w:sz="0" w:space="0" w:color="auto"/>
            <w:right w:val="none" w:sz="0" w:space="0" w:color="auto"/>
          </w:divBdr>
          <w:divsChild>
            <w:div w:id="962688370">
              <w:marLeft w:val="0"/>
              <w:marRight w:val="0"/>
              <w:marTop w:val="0"/>
              <w:marBottom w:val="0"/>
              <w:divBdr>
                <w:top w:val="none" w:sz="0" w:space="0" w:color="auto"/>
                <w:left w:val="none" w:sz="0" w:space="0" w:color="auto"/>
                <w:bottom w:val="none" w:sz="0" w:space="0" w:color="auto"/>
                <w:right w:val="none" w:sz="0" w:space="0" w:color="auto"/>
              </w:divBdr>
            </w:div>
          </w:divsChild>
        </w:div>
        <w:div w:id="1295717779">
          <w:marLeft w:val="0"/>
          <w:marRight w:val="0"/>
          <w:marTop w:val="0"/>
          <w:marBottom w:val="0"/>
          <w:divBdr>
            <w:top w:val="none" w:sz="0" w:space="0" w:color="auto"/>
            <w:left w:val="none" w:sz="0" w:space="0" w:color="auto"/>
            <w:bottom w:val="none" w:sz="0" w:space="0" w:color="auto"/>
            <w:right w:val="none" w:sz="0" w:space="0" w:color="auto"/>
          </w:divBdr>
          <w:divsChild>
            <w:div w:id="1438720311">
              <w:marLeft w:val="0"/>
              <w:marRight w:val="0"/>
              <w:marTop w:val="0"/>
              <w:marBottom w:val="0"/>
              <w:divBdr>
                <w:top w:val="none" w:sz="0" w:space="0" w:color="auto"/>
                <w:left w:val="none" w:sz="0" w:space="0" w:color="auto"/>
                <w:bottom w:val="none" w:sz="0" w:space="0" w:color="auto"/>
                <w:right w:val="none" w:sz="0" w:space="0" w:color="auto"/>
              </w:divBdr>
            </w:div>
          </w:divsChild>
        </w:div>
        <w:div w:id="1329598638">
          <w:marLeft w:val="0"/>
          <w:marRight w:val="0"/>
          <w:marTop w:val="0"/>
          <w:marBottom w:val="0"/>
          <w:divBdr>
            <w:top w:val="none" w:sz="0" w:space="0" w:color="auto"/>
            <w:left w:val="none" w:sz="0" w:space="0" w:color="auto"/>
            <w:bottom w:val="none" w:sz="0" w:space="0" w:color="auto"/>
            <w:right w:val="none" w:sz="0" w:space="0" w:color="auto"/>
          </w:divBdr>
          <w:divsChild>
            <w:div w:id="205683352">
              <w:marLeft w:val="0"/>
              <w:marRight w:val="0"/>
              <w:marTop w:val="0"/>
              <w:marBottom w:val="0"/>
              <w:divBdr>
                <w:top w:val="none" w:sz="0" w:space="0" w:color="auto"/>
                <w:left w:val="none" w:sz="0" w:space="0" w:color="auto"/>
                <w:bottom w:val="none" w:sz="0" w:space="0" w:color="auto"/>
                <w:right w:val="none" w:sz="0" w:space="0" w:color="auto"/>
              </w:divBdr>
            </w:div>
          </w:divsChild>
        </w:div>
        <w:div w:id="1331641467">
          <w:marLeft w:val="0"/>
          <w:marRight w:val="0"/>
          <w:marTop w:val="0"/>
          <w:marBottom w:val="0"/>
          <w:divBdr>
            <w:top w:val="none" w:sz="0" w:space="0" w:color="auto"/>
            <w:left w:val="none" w:sz="0" w:space="0" w:color="auto"/>
            <w:bottom w:val="none" w:sz="0" w:space="0" w:color="auto"/>
            <w:right w:val="none" w:sz="0" w:space="0" w:color="auto"/>
          </w:divBdr>
          <w:divsChild>
            <w:div w:id="975724456">
              <w:marLeft w:val="0"/>
              <w:marRight w:val="0"/>
              <w:marTop w:val="0"/>
              <w:marBottom w:val="0"/>
              <w:divBdr>
                <w:top w:val="none" w:sz="0" w:space="0" w:color="auto"/>
                <w:left w:val="none" w:sz="0" w:space="0" w:color="auto"/>
                <w:bottom w:val="none" w:sz="0" w:space="0" w:color="auto"/>
                <w:right w:val="none" w:sz="0" w:space="0" w:color="auto"/>
              </w:divBdr>
            </w:div>
          </w:divsChild>
        </w:div>
        <w:div w:id="1496607046">
          <w:marLeft w:val="0"/>
          <w:marRight w:val="0"/>
          <w:marTop w:val="0"/>
          <w:marBottom w:val="0"/>
          <w:divBdr>
            <w:top w:val="none" w:sz="0" w:space="0" w:color="auto"/>
            <w:left w:val="none" w:sz="0" w:space="0" w:color="auto"/>
            <w:bottom w:val="none" w:sz="0" w:space="0" w:color="auto"/>
            <w:right w:val="none" w:sz="0" w:space="0" w:color="auto"/>
          </w:divBdr>
          <w:divsChild>
            <w:div w:id="756949804">
              <w:marLeft w:val="0"/>
              <w:marRight w:val="0"/>
              <w:marTop w:val="0"/>
              <w:marBottom w:val="0"/>
              <w:divBdr>
                <w:top w:val="none" w:sz="0" w:space="0" w:color="auto"/>
                <w:left w:val="none" w:sz="0" w:space="0" w:color="auto"/>
                <w:bottom w:val="none" w:sz="0" w:space="0" w:color="auto"/>
                <w:right w:val="none" w:sz="0" w:space="0" w:color="auto"/>
              </w:divBdr>
            </w:div>
          </w:divsChild>
        </w:div>
        <w:div w:id="1571428954">
          <w:marLeft w:val="0"/>
          <w:marRight w:val="0"/>
          <w:marTop w:val="0"/>
          <w:marBottom w:val="0"/>
          <w:divBdr>
            <w:top w:val="none" w:sz="0" w:space="0" w:color="auto"/>
            <w:left w:val="none" w:sz="0" w:space="0" w:color="auto"/>
            <w:bottom w:val="none" w:sz="0" w:space="0" w:color="auto"/>
            <w:right w:val="none" w:sz="0" w:space="0" w:color="auto"/>
          </w:divBdr>
          <w:divsChild>
            <w:div w:id="665405270">
              <w:marLeft w:val="0"/>
              <w:marRight w:val="0"/>
              <w:marTop w:val="0"/>
              <w:marBottom w:val="0"/>
              <w:divBdr>
                <w:top w:val="none" w:sz="0" w:space="0" w:color="auto"/>
                <w:left w:val="none" w:sz="0" w:space="0" w:color="auto"/>
                <w:bottom w:val="none" w:sz="0" w:space="0" w:color="auto"/>
                <w:right w:val="none" w:sz="0" w:space="0" w:color="auto"/>
              </w:divBdr>
            </w:div>
          </w:divsChild>
        </w:div>
        <w:div w:id="1607690589">
          <w:marLeft w:val="0"/>
          <w:marRight w:val="0"/>
          <w:marTop w:val="0"/>
          <w:marBottom w:val="0"/>
          <w:divBdr>
            <w:top w:val="none" w:sz="0" w:space="0" w:color="auto"/>
            <w:left w:val="none" w:sz="0" w:space="0" w:color="auto"/>
            <w:bottom w:val="none" w:sz="0" w:space="0" w:color="auto"/>
            <w:right w:val="none" w:sz="0" w:space="0" w:color="auto"/>
          </w:divBdr>
          <w:divsChild>
            <w:div w:id="647393777">
              <w:marLeft w:val="0"/>
              <w:marRight w:val="0"/>
              <w:marTop w:val="0"/>
              <w:marBottom w:val="0"/>
              <w:divBdr>
                <w:top w:val="none" w:sz="0" w:space="0" w:color="auto"/>
                <w:left w:val="none" w:sz="0" w:space="0" w:color="auto"/>
                <w:bottom w:val="none" w:sz="0" w:space="0" w:color="auto"/>
                <w:right w:val="none" w:sz="0" w:space="0" w:color="auto"/>
              </w:divBdr>
            </w:div>
          </w:divsChild>
        </w:div>
        <w:div w:id="1627812402">
          <w:marLeft w:val="0"/>
          <w:marRight w:val="0"/>
          <w:marTop w:val="0"/>
          <w:marBottom w:val="0"/>
          <w:divBdr>
            <w:top w:val="none" w:sz="0" w:space="0" w:color="auto"/>
            <w:left w:val="none" w:sz="0" w:space="0" w:color="auto"/>
            <w:bottom w:val="none" w:sz="0" w:space="0" w:color="auto"/>
            <w:right w:val="none" w:sz="0" w:space="0" w:color="auto"/>
          </w:divBdr>
          <w:divsChild>
            <w:div w:id="1577084814">
              <w:marLeft w:val="0"/>
              <w:marRight w:val="0"/>
              <w:marTop w:val="0"/>
              <w:marBottom w:val="0"/>
              <w:divBdr>
                <w:top w:val="none" w:sz="0" w:space="0" w:color="auto"/>
                <w:left w:val="none" w:sz="0" w:space="0" w:color="auto"/>
                <w:bottom w:val="none" w:sz="0" w:space="0" w:color="auto"/>
                <w:right w:val="none" w:sz="0" w:space="0" w:color="auto"/>
              </w:divBdr>
            </w:div>
          </w:divsChild>
        </w:div>
        <w:div w:id="1684474535">
          <w:marLeft w:val="0"/>
          <w:marRight w:val="0"/>
          <w:marTop w:val="0"/>
          <w:marBottom w:val="0"/>
          <w:divBdr>
            <w:top w:val="none" w:sz="0" w:space="0" w:color="auto"/>
            <w:left w:val="none" w:sz="0" w:space="0" w:color="auto"/>
            <w:bottom w:val="none" w:sz="0" w:space="0" w:color="auto"/>
            <w:right w:val="none" w:sz="0" w:space="0" w:color="auto"/>
          </w:divBdr>
          <w:divsChild>
            <w:div w:id="121584153">
              <w:marLeft w:val="0"/>
              <w:marRight w:val="0"/>
              <w:marTop w:val="0"/>
              <w:marBottom w:val="0"/>
              <w:divBdr>
                <w:top w:val="none" w:sz="0" w:space="0" w:color="auto"/>
                <w:left w:val="none" w:sz="0" w:space="0" w:color="auto"/>
                <w:bottom w:val="none" w:sz="0" w:space="0" w:color="auto"/>
                <w:right w:val="none" w:sz="0" w:space="0" w:color="auto"/>
              </w:divBdr>
            </w:div>
          </w:divsChild>
        </w:div>
        <w:div w:id="1704668456">
          <w:marLeft w:val="0"/>
          <w:marRight w:val="0"/>
          <w:marTop w:val="0"/>
          <w:marBottom w:val="0"/>
          <w:divBdr>
            <w:top w:val="none" w:sz="0" w:space="0" w:color="auto"/>
            <w:left w:val="none" w:sz="0" w:space="0" w:color="auto"/>
            <w:bottom w:val="none" w:sz="0" w:space="0" w:color="auto"/>
            <w:right w:val="none" w:sz="0" w:space="0" w:color="auto"/>
          </w:divBdr>
          <w:divsChild>
            <w:div w:id="1099984623">
              <w:marLeft w:val="0"/>
              <w:marRight w:val="0"/>
              <w:marTop w:val="0"/>
              <w:marBottom w:val="0"/>
              <w:divBdr>
                <w:top w:val="none" w:sz="0" w:space="0" w:color="auto"/>
                <w:left w:val="none" w:sz="0" w:space="0" w:color="auto"/>
                <w:bottom w:val="none" w:sz="0" w:space="0" w:color="auto"/>
                <w:right w:val="none" w:sz="0" w:space="0" w:color="auto"/>
              </w:divBdr>
            </w:div>
          </w:divsChild>
        </w:div>
        <w:div w:id="1762679230">
          <w:marLeft w:val="0"/>
          <w:marRight w:val="0"/>
          <w:marTop w:val="0"/>
          <w:marBottom w:val="0"/>
          <w:divBdr>
            <w:top w:val="none" w:sz="0" w:space="0" w:color="auto"/>
            <w:left w:val="none" w:sz="0" w:space="0" w:color="auto"/>
            <w:bottom w:val="none" w:sz="0" w:space="0" w:color="auto"/>
            <w:right w:val="none" w:sz="0" w:space="0" w:color="auto"/>
          </w:divBdr>
          <w:divsChild>
            <w:div w:id="366566683">
              <w:marLeft w:val="0"/>
              <w:marRight w:val="0"/>
              <w:marTop w:val="0"/>
              <w:marBottom w:val="0"/>
              <w:divBdr>
                <w:top w:val="none" w:sz="0" w:space="0" w:color="auto"/>
                <w:left w:val="none" w:sz="0" w:space="0" w:color="auto"/>
                <w:bottom w:val="none" w:sz="0" w:space="0" w:color="auto"/>
                <w:right w:val="none" w:sz="0" w:space="0" w:color="auto"/>
              </w:divBdr>
            </w:div>
          </w:divsChild>
        </w:div>
        <w:div w:id="1800145718">
          <w:marLeft w:val="0"/>
          <w:marRight w:val="0"/>
          <w:marTop w:val="0"/>
          <w:marBottom w:val="0"/>
          <w:divBdr>
            <w:top w:val="none" w:sz="0" w:space="0" w:color="auto"/>
            <w:left w:val="none" w:sz="0" w:space="0" w:color="auto"/>
            <w:bottom w:val="none" w:sz="0" w:space="0" w:color="auto"/>
            <w:right w:val="none" w:sz="0" w:space="0" w:color="auto"/>
          </w:divBdr>
          <w:divsChild>
            <w:div w:id="1180121942">
              <w:marLeft w:val="0"/>
              <w:marRight w:val="0"/>
              <w:marTop w:val="0"/>
              <w:marBottom w:val="0"/>
              <w:divBdr>
                <w:top w:val="none" w:sz="0" w:space="0" w:color="auto"/>
                <w:left w:val="none" w:sz="0" w:space="0" w:color="auto"/>
                <w:bottom w:val="none" w:sz="0" w:space="0" w:color="auto"/>
                <w:right w:val="none" w:sz="0" w:space="0" w:color="auto"/>
              </w:divBdr>
            </w:div>
          </w:divsChild>
        </w:div>
        <w:div w:id="1971864446">
          <w:marLeft w:val="0"/>
          <w:marRight w:val="0"/>
          <w:marTop w:val="0"/>
          <w:marBottom w:val="0"/>
          <w:divBdr>
            <w:top w:val="none" w:sz="0" w:space="0" w:color="auto"/>
            <w:left w:val="none" w:sz="0" w:space="0" w:color="auto"/>
            <w:bottom w:val="none" w:sz="0" w:space="0" w:color="auto"/>
            <w:right w:val="none" w:sz="0" w:space="0" w:color="auto"/>
          </w:divBdr>
          <w:divsChild>
            <w:div w:id="1492912689">
              <w:marLeft w:val="0"/>
              <w:marRight w:val="0"/>
              <w:marTop w:val="0"/>
              <w:marBottom w:val="0"/>
              <w:divBdr>
                <w:top w:val="none" w:sz="0" w:space="0" w:color="auto"/>
                <w:left w:val="none" w:sz="0" w:space="0" w:color="auto"/>
                <w:bottom w:val="none" w:sz="0" w:space="0" w:color="auto"/>
                <w:right w:val="none" w:sz="0" w:space="0" w:color="auto"/>
              </w:divBdr>
            </w:div>
          </w:divsChild>
        </w:div>
        <w:div w:id="2000769153">
          <w:marLeft w:val="0"/>
          <w:marRight w:val="0"/>
          <w:marTop w:val="0"/>
          <w:marBottom w:val="0"/>
          <w:divBdr>
            <w:top w:val="none" w:sz="0" w:space="0" w:color="auto"/>
            <w:left w:val="none" w:sz="0" w:space="0" w:color="auto"/>
            <w:bottom w:val="none" w:sz="0" w:space="0" w:color="auto"/>
            <w:right w:val="none" w:sz="0" w:space="0" w:color="auto"/>
          </w:divBdr>
          <w:divsChild>
            <w:div w:id="398358930">
              <w:marLeft w:val="0"/>
              <w:marRight w:val="0"/>
              <w:marTop w:val="0"/>
              <w:marBottom w:val="0"/>
              <w:divBdr>
                <w:top w:val="none" w:sz="0" w:space="0" w:color="auto"/>
                <w:left w:val="none" w:sz="0" w:space="0" w:color="auto"/>
                <w:bottom w:val="none" w:sz="0" w:space="0" w:color="auto"/>
                <w:right w:val="none" w:sz="0" w:space="0" w:color="auto"/>
              </w:divBdr>
            </w:div>
          </w:divsChild>
        </w:div>
        <w:div w:id="2032870999">
          <w:marLeft w:val="0"/>
          <w:marRight w:val="0"/>
          <w:marTop w:val="0"/>
          <w:marBottom w:val="0"/>
          <w:divBdr>
            <w:top w:val="none" w:sz="0" w:space="0" w:color="auto"/>
            <w:left w:val="none" w:sz="0" w:space="0" w:color="auto"/>
            <w:bottom w:val="none" w:sz="0" w:space="0" w:color="auto"/>
            <w:right w:val="none" w:sz="0" w:space="0" w:color="auto"/>
          </w:divBdr>
          <w:divsChild>
            <w:div w:id="300504970">
              <w:marLeft w:val="0"/>
              <w:marRight w:val="0"/>
              <w:marTop w:val="0"/>
              <w:marBottom w:val="0"/>
              <w:divBdr>
                <w:top w:val="none" w:sz="0" w:space="0" w:color="auto"/>
                <w:left w:val="none" w:sz="0" w:space="0" w:color="auto"/>
                <w:bottom w:val="none" w:sz="0" w:space="0" w:color="auto"/>
                <w:right w:val="none" w:sz="0" w:space="0" w:color="auto"/>
              </w:divBdr>
            </w:div>
          </w:divsChild>
        </w:div>
        <w:div w:id="2072314314">
          <w:marLeft w:val="0"/>
          <w:marRight w:val="0"/>
          <w:marTop w:val="0"/>
          <w:marBottom w:val="0"/>
          <w:divBdr>
            <w:top w:val="none" w:sz="0" w:space="0" w:color="auto"/>
            <w:left w:val="none" w:sz="0" w:space="0" w:color="auto"/>
            <w:bottom w:val="none" w:sz="0" w:space="0" w:color="auto"/>
            <w:right w:val="none" w:sz="0" w:space="0" w:color="auto"/>
          </w:divBdr>
          <w:divsChild>
            <w:div w:id="1041904446">
              <w:marLeft w:val="0"/>
              <w:marRight w:val="0"/>
              <w:marTop w:val="0"/>
              <w:marBottom w:val="0"/>
              <w:divBdr>
                <w:top w:val="none" w:sz="0" w:space="0" w:color="auto"/>
                <w:left w:val="none" w:sz="0" w:space="0" w:color="auto"/>
                <w:bottom w:val="none" w:sz="0" w:space="0" w:color="auto"/>
                <w:right w:val="none" w:sz="0" w:space="0" w:color="auto"/>
              </w:divBdr>
            </w:div>
          </w:divsChild>
        </w:div>
        <w:div w:id="2125683773">
          <w:marLeft w:val="0"/>
          <w:marRight w:val="0"/>
          <w:marTop w:val="0"/>
          <w:marBottom w:val="0"/>
          <w:divBdr>
            <w:top w:val="none" w:sz="0" w:space="0" w:color="auto"/>
            <w:left w:val="none" w:sz="0" w:space="0" w:color="auto"/>
            <w:bottom w:val="none" w:sz="0" w:space="0" w:color="auto"/>
            <w:right w:val="none" w:sz="0" w:space="0" w:color="auto"/>
          </w:divBdr>
          <w:divsChild>
            <w:div w:id="13209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5292">
      <w:bodyDiv w:val="1"/>
      <w:marLeft w:val="0"/>
      <w:marRight w:val="0"/>
      <w:marTop w:val="0"/>
      <w:marBottom w:val="0"/>
      <w:divBdr>
        <w:top w:val="none" w:sz="0" w:space="0" w:color="auto"/>
        <w:left w:val="none" w:sz="0" w:space="0" w:color="auto"/>
        <w:bottom w:val="none" w:sz="0" w:space="0" w:color="auto"/>
        <w:right w:val="none" w:sz="0" w:space="0" w:color="auto"/>
      </w:divBdr>
      <w:divsChild>
        <w:div w:id="193227430">
          <w:marLeft w:val="0"/>
          <w:marRight w:val="0"/>
          <w:marTop w:val="0"/>
          <w:marBottom w:val="0"/>
          <w:divBdr>
            <w:top w:val="none" w:sz="0" w:space="0" w:color="auto"/>
            <w:left w:val="none" w:sz="0" w:space="0" w:color="auto"/>
            <w:bottom w:val="none" w:sz="0" w:space="0" w:color="auto"/>
            <w:right w:val="none" w:sz="0" w:space="0" w:color="auto"/>
          </w:divBdr>
        </w:div>
      </w:divsChild>
    </w:div>
    <w:div w:id="371928029">
      <w:bodyDiv w:val="1"/>
      <w:marLeft w:val="0"/>
      <w:marRight w:val="0"/>
      <w:marTop w:val="0"/>
      <w:marBottom w:val="0"/>
      <w:divBdr>
        <w:top w:val="none" w:sz="0" w:space="0" w:color="auto"/>
        <w:left w:val="none" w:sz="0" w:space="0" w:color="auto"/>
        <w:bottom w:val="none" w:sz="0" w:space="0" w:color="auto"/>
        <w:right w:val="none" w:sz="0" w:space="0" w:color="auto"/>
      </w:divBdr>
    </w:div>
    <w:div w:id="452942838">
      <w:bodyDiv w:val="1"/>
      <w:marLeft w:val="0"/>
      <w:marRight w:val="0"/>
      <w:marTop w:val="0"/>
      <w:marBottom w:val="0"/>
      <w:divBdr>
        <w:top w:val="none" w:sz="0" w:space="0" w:color="auto"/>
        <w:left w:val="none" w:sz="0" w:space="0" w:color="auto"/>
        <w:bottom w:val="none" w:sz="0" w:space="0" w:color="auto"/>
        <w:right w:val="none" w:sz="0" w:space="0" w:color="auto"/>
      </w:divBdr>
    </w:div>
    <w:div w:id="454183077">
      <w:bodyDiv w:val="1"/>
      <w:marLeft w:val="0"/>
      <w:marRight w:val="0"/>
      <w:marTop w:val="0"/>
      <w:marBottom w:val="0"/>
      <w:divBdr>
        <w:top w:val="none" w:sz="0" w:space="0" w:color="auto"/>
        <w:left w:val="none" w:sz="0" w:space="0" w:color="auto"/>
        <w:bottom w:val="none" w:sz="0" w:space="0" w:color="auto"/>
        <w:right w:val="none" w:sz="0" w:space="0" w:color="auto"/>
      </w:divBdr>
    </w:div>
    <w:div w:id="549147852">
      <w:bodyDiv w:val="1"/>
      <w:marLeft w:val="0"/>
      <w:marRight w:val="0"/>
      <w:marTop w:val="0"/>
      <w:marBottom w:val="0"/>
      <w:divBdr>
        <w:top w:val="none" w:sz="0" w:space="0" w:color="auto"/>
        <w:left w:val="none" w:sz="0" w:space="0" w:color="auto"/>
        <w:bottom w:val="none" w:sz="0" w:space="0" w:color="auto"/>
        <w:right w:val="none" w:sz="0" w:space="0" w:color="auto"/>
      </w:divBdr>
      <w:divsChild>
        <w:div w:id="174536952">
          <w:marLeft w:val="994"/>
          <w:marRight w:val="0"/>
          <w:marTop w:val="0"/>
          <w:marBottom w:val="0"/>
          <w:divBdr>
            <w:top w:val="none" w:sz="0" w:space="0" w:color="auto"/>
            <w:left w:val="none" w:sz="0" w:space="0" w:color="auto"/>
            <w:bottom w:val="none" w:sz="0" w:space="0" w:color="auto"/>
            <w:right w:val="none" w:sz="0" w:space="0" w:color="auto"/>
          </w:divBdr>
        </w:div>
      </w:divsChild>
    </w:div>
    <w:div w:id="597444677">
      <w:bodyDiv w:val="1"/>
      <w:marLeft w:val="0"/>
      <w:marRight w:val="0"/>
      <w:marTop w:val="0"/>
      <w:marBottom w:val="0"/>
      <w:divBdr>
        <w:top w:val="none" w:sz="0" w:space="0" w:color="auto"/>
        <w:left w:val="none" w:sz="0" w:space="0" w:color="auto"/>
        <w:bottom w:val="none" w:sz="0" w:space="0" w:color="auto"/>
        <w:right w:val="none" w:sz="0" w:space="0" w:color="auto"/>
      </w:divBdr>
    </w:div>
    <w:div w:id="691960227">
      <w:bodyDiv w:val="1"/>
      <w:marLeft w:val="0"/>
      <w:marRight w:val="0"/>
      <w:marTop w:val="0"/>
      <w:marBottom w:val="0"/>
      <w:divBdr>
        <w:top w:val="none" w:sz="0" w:space="0" w:color="auto"/>
        <w:left w:val="none" w:sz="0" w:space="0" w:color="auto"/>
        <w:bottom w:val="none" w:sz="0" w:space="0" w:color="auto"/>
        <w:right w:val="none" w:sz="0" w:space="0" w:color="auto"/>
      </w:divBdr>
    </w:div>
    <w:div w:id="710149923">
      <w:bodyDiv w:val="1"/>
      <w:marLeft w:val="0"/>
      <w:marRight w:val="0"/>
      <w:marTop w:val="0"/>
      <w:marBottom w:val="0"/>
      <w:divBdr>
        <w:top w:val="none" w:sz="0" w:space="0" w:color="auto"/>
        <w:left w:val="none" w:sz="0" w:space="0" w:color="auto"/>
        <w:bottom w:val="none" w:sz="0" w:space="0" w:color="auto"/>
        <w:right w:val="none" w:sz="0" w:space="0" w:color="auto"/>
      </w:divBdr>
    </w:div>
    <w:div w:id="711658649">
      <w:bodyDiv w:val="1"/>
      <w:marLeft w:val="0"/>
      <w:marRight w:val="0"/>
      <w:marTop w:val="0"/>
      <w:marBottom w:val="0"/>
      <w:divBdr>
        <w:top w:val="none" w:sz="0" w:space="0" w:color="auto"/>
        <w:left w:val="none" w:sz="0" w:space="0" w:color="auto"/>
        <w:bottom w:val="none" w:sz="0" w:space="0" w:color="auto"/>
        <w:right w:val="none" w:sz="0" w:space="0" w:color="auto"/>
      </w:divBdr>
      <w:divsChild>
        <w:div w:id="154957570">
          <w:marLeft w:val="0"/>
          <w:marRight w:val="0"/>
          <w:marTop w:val="0"/>
          <w:marBottom w:val="0"/>
          <w:divBdr>
            <w:top w:val="none" w:sz="0" w:space="0" w:color="auto"/>
            <w:left w:val="none" w:sz="0" w:space="0" w:color="auto"/>
            <w:bottom w:val="none" w:sz="0" w:space="0" w:color="auto"/>
            <w:right w:val="none" w:sz="0" w:space="0" w:color="auto"/>
          </w:divBdr>
        </w:div>
        <w:div w:id="974722956">
          <w:marLeft w:val="0"/>
          <w:marRight w:val="0"/>
          <w:marTop w:val="0"/>
          <w:marBottom w:val="0"/>
          <w:divBdr>
            <w:top w:val="none" w:sz="0" w:space="0" w:color="auto"/>
            <w:left w:val="none" w:sz="0" w:space="0" w:color="auto"/>
            <w:bottom w:val="none" w:sz="0" w:space="0" w:color="auto"/>
            <w:right w:val="none" w:sz="0" w:space="0" w:color="auto"/>
          </w:divBdr>
        </w:div>
        <w:div w:id="1702710301">
          <w:marLeft w:val="0"/>
          <w:marRight w:val="0"/>
          <w:marTop w:val="0"/>
          <w:marBottom w:val="0"/>
          <w:divBdr>
            <w:top w:val="none" w:sz="0" w:space="0" w:color="auto"/>
            <w:left w:val="none" w:sz="0" w:space="0" w:color="auto"/>
            <w:bottom w:val="none" w:sz="0" w:space="0" w:color="auto"/>
            <w:right w:val="none" w:sz="0" w:space="0" w:color="auto"/>
          </w:divBdr>
        </w:div>
        <w:div w:id="2035837120">
          <w:marLeft w:val="0"/>
          <w:marRight w:val="0"/>
          <w:marTop w:val="0"/>
          <w:marBottom w:val="0"/>
          <w:divBdr>
            <w:top w:val="none" w:sz="0" w:space="0" w:color="auto"/>
            <w:left w:val="none" w:sz="0" w:space="0" w:color="auto"/>
            <w:bottom w:val="none" w:sz="0" w:space="0" w:color="auto"/>
            <w:right w:val="none" w:sz="0" w:space="0" w:color="auto"/>
          </w:divBdr>
        </w:div>
      </w:divsChild>
    </w:div>
    <w:div w:id="744302766">
      <w:bodyDiv w:val="1"/>
      <w:marLeft w:val="0"/>
      <w:marRight w:val="0"/>
      <w:marTop w:val="0"/>
      <w:marBottom w:val="0"/>
      <w:divBdr>
        <w:top w:val="none" w:sz="0" w:space="0" w:color="auto"/>
        <w:left w:val="none" w:sz="0" w:space="0" w:color="auto"/>
        <w:bottom w:val="none" w:sz="0" w:space="0" w:color="auto"/>
        <w:right w:val="none" w:sz="0" w:space="0" w:color="auto"/>
      </w:divBdr>
      <w:divsChild>
        <w:div w:id="1276907035">
          <w:marLeft w:val="0"/>
          <w:marRight w:val="0"/>
          <w:marTop w:val="0"/>
          <w:marBottom w:val="0"/>
          <w:divBdr>
            <w:top w:val="single" w:sz="2" w:space="0" w:color="auto"/>
            <w:left w:val="single" w:sz="2" w:space="0" w:color="auto"/>
            <w:bottom w:val="single" w:sz="2" w:space="0" w:color="auto"/>
            <w:right w:val="single" w:sz="2" w:space="0" w:color="auto"/>
          </w:divBdr>
          <w:divsChild>
            <w:div w:id="148980646">
              <w:marLeft w:val="0"/>
              <w:marRight w:val="0"/>
              <w:marTop w:val="0"/>
              <w:marBottom w:val="0"/>
              <w:divBdr>
                <w:top w:val="single" w:sz="2" w:space="0" w:color="auto"/>
                <w:left w:val="single" w:sz="2" w:space="0" w:color="auto"/>
                <w:bottom w:val="single" w:sz="2" w:space="0" w:color="auto"/>
                <w:right w:val="single" w:sz="2" w:space="0" w:color="auto"/>
              </w:divBdr>
              <w:divsChild>
                <w:div w:id="1792817777">
                  <w:marLeft w:val="0"/>
                  <w:marRight w:val="0"/>
                  <w:marTop w:val="0"/>
                  <w:marBottom w:val="0"/>
                  <w:divBdr>
                    <w:top w:val="single" w:sz="2" w:space="0" w:color="auto"/>
                    <w:left w:val="single" w:sz="2" w:space="0" w:color="auto"/>
                    <w:bottom w:val="single" w:sz="2" w:space="0" w:color="auto"/>
                    <w:right w:val="single" w:sz="2" w:space="0" w:color="auto"/>
                  </w:divBdr>
                  <w:divsChild>
                    <w:div w:id="1524173097">
                      <w:marLeft w:val="0"/>
                      <w:marRight w:val="0"/>
                      <w:marTop w:val="0"/>
                      <w:marBottom w:val="0"/>
                      <w:divBdr>
                        <w:top w:val="single" w:sz="2" w:space="0" w:color="auto"/>
                        <w:left w:val="single" w:sz="2" w:space="0" w:color="auto"/>
                        <w:bottom w:val="single" w:sz="2" w:space="0" w:color="auto"/>
                        <w:right w:val="single" w:sz="2" w:space="0" w:color="auto"/>
                      </w:divBdr>
                      <w:divsChild>
                        <w:div w:id="1438137307">
                          <w:marLeft w:val="0"/>
                          <w:marRight w:val="0"/>
                          <w:marTop w:val="0"/>
                          <w:marBottom w:val="0"/>
                          <w:divBdr>
                            <w:top w:val="single" w:sz="2" w:space="0" w:color="auto"/>
                            <w:left w:val="single" w:sz="2" w:space="0" w:color="auto"/>
                            <w:bottom w:val="single" w:sz="2" w:space="0" w:color="auto"/>
                            <w:right w:val="single" w:sz="2" w:space="0" w:color="auto"/>
                          </w:divBdr>
                          <w:divsChild>
                            <w:div w:id="63534674">
                              <w:marLeft w:val="0"/>
                              <w:marRight w:val="0"/>
                              <w:marTop w:val="0"/>
                              <w:marBottom w:val="0"/>
                              <w:divBdr>
                                <w:top w:val="single" w:sz="2" w:space="0" w:color="auto"/>
                                <w:left w:val="single" w:sz="2" w:space="0" w:color="auto"/>
                                <w:bottom w:val="single" w:sz="2" w:space="0" w:color="auto"/>
                                <w:right w:val="single" w:sz="2" w:space="0" w:color="auto"/>
                              </w:divBdr>
                              <w:divsChild>
                                <w:div w:id="584341230">
                                  <w:marLeft w:val="0"/>
                                  <w:marRight w:val="0"/>
                                  <w:marTop w:val="0"/>
                                  <w:marBottom w:val="0"/>
                                  <w:divBdr>
                                    <w:top w:val="single" w:sz="2" w:space="0" w:color="000099"/>
                                    <w:left w:val="single" w:sz="2" w:space="0" w:color="000099"/>
                                    <w:bottom w:val="single" w:sz="6" w:space="0" w:color="000099"/>
                                    <w:right w:val="single" w:sz="2" w:space="0" w:color="000099"/>
                                  </w:divBdr>
                                  <w:divsChild>
                                    <w:div w:id="340010391">
                                      <w:marLeft w:val="0"/>
                                      <w:marRight w:val="0"/>
                                      <w:marTop w:val="100"/>
                                      <w:marBottom w:val="100"/>
                                      <w:divBdr>
                                        <w:top w:val="single" w:sz="2" w:space="0" w:color="auto"/>
                                        <w:left w:val="single" w:sz="2" w:space="0" w:color="auto"/>
                                        <w:bottom w:val="single" w:sz="2" w:space="0" w:color="auto"/>
                                        <w:right w:val="single" w:sz="2" w:space="0" w:color="auto"/>
                                      </w:divBdr>
                                      <w:divsChild>
                                        <w:div w:id="1332367750">
                                          <w:marLeft w:val="0"/>
                                          <w:marRight w:val="0"/>
                                          <w:marTop w:val="0"/>
                                          <w:marBottom w:val="0"/>
                                          <w:divBdr>
                                            <w:top w:val="single" w:sz="2" w:space="0" w:color="auto"/>
                                            <w:left w:val="single" w:sz="2" w:space="0" w:color="auto"/>
                                            <w:bottom w:val="single" w:sz="2" w:space="0" w:color="auto"/>
                                            <w:right w:val="single" w:sz="2" w:space="0" w:color="auto"/>
                                          </w:divBdr>
                                          <w:divsChild>
                                            <w:div w:id="1588149678">
                                              <w:marLeft w:val="0"/>
                                              <w:marRight w:val="0"/>
                                              <w:marTop w:val="0"/>
                                              <w:marBottom w:val="0"/>
                                              <w:divBdr>
                                                <w:top w:val="single" w:sz="2" w:space="0" w:color="auto"/>
                                                <w:left w:val="single" w:sz="2" w:space="0" w:color="auto"/>
                                                <w:bottom w:val="single" w:sz="2" w:space="0" w:color="auto"/>
                                                <w:right w:val="single" w:sz="2" w:space="0" w:color="auto"/>
                                              </w:divBdr>
                                              <w:divsChild>
                                                <w:div w:id="180665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766535703">
      <w:bodyDiv w:val="1"/>
      <w:marLeft w:val="0"/>
      <w:marRight w:val="0"/>
      <w:marTop w:val="0"/>
      <w:marBottom w:val="0"/>
      <w:divBdr>
        <w:top w:val="none" w:sz="0" w:space="0" w:color="auto"/>
        <w:left w:val="none" w:sz="0" w:space="0" w:color="auto"/>
        <w:bottom w:val="none" w:sz="0" w:space="0" w:color="auto"/>
        <w:right w:val="none" w:sz="0" w:space="0" w:color="auto"/>
      </w:divBdr>
    </w:div>
    <w:div w:id="793672693">
      <w:bodyDiv w:val="1"/>
      <w:marLeft w:val="0"/>
      <w:marRight w:val="0"/>
      <w:marTop w:val="0"/>
      <w:marBottom w:val="0"/>
      <w:divBdr>
        <w:top w:val="none" w:sz="0" w:space="0" w:color="auto"/>
        <w:left w:val="none" w:sz="0" w:space="0" w:color="auto"/>
        <w:bottom w:val="none" w:sz="0" w:space="0" w:color="auto"/>
        <w:right w:val="none" w:sz="0" w:space="0" w:color="auto"/>
      </w:divBdr>
    </w:div>
    <w:div w:id="837890994">
      <w:bodyDiv w:val="1"/>
      <w:marLeft w:val="0"/>
      <w:marRight w:val="0"/>
      <w:marTop w:val="0"/>
      <w:marBottom w:val="0"/>
      <w:divBdr>
        <w:top w:val="none" w:sz="0" w:space="0" w:color="auto"/>
        <w:left w:val="none" w:sz="0" w:space="0" w:color="auto"/>
        <w:bottom w:val="none" w:sz="0" w:space="0" w:color="auto"/>
        <w:right w:val="none" w:sz="0" w:space="0" w:color="auto"/>
      </w:divBdr>
    </w:div>
    <w:div w:id="865021700">
      <w:bodyDiv w:val="1"/>
      <w:marLeft w:val="0"/>
      <w:marRight w:val="0"/>
      <w:marTop w:val="0"/>
      <w:marBottom w:val="0"/>
      <w:divBdr>
        <w:top w:val="none" w:sz="0" w:space="0" w:color="auto"/>
        <w:left w:val="none" w:sz="0" w:space="0" w:color="auto"/>
        <w:bottom w:val="none" w:sz="0" w:space="0" w:color="auto"/>
        <w:right w:val="none" w:sz="0" w:space="0" w:color="auto"/>
      </w:divBdr>
    </w:div>
    <w:div w:id="866991209">
      <w:bodyDiv w:val="1"/>
      <w:marLeft w:val="0"/>
      <w:marRight w:val="0"/>
      <w:marTop w:val="0"/>
      <w:marBottom w:val="0"/>
      <w:divBdr>
        <w:top w:val="none" w:sz="0" w:space="0" w:color="auto"/>
        <w:left w:val="none" w:sz="0" w:space="0" w:color="auto"/>
        <w:bottom w:val="none" w:sz="0" w:space="0" w:color="auto"/>
        <w:right w:val="none" w:sz="0" w:space="0" w:color="auto"/>
      </w:divBdr>
    </w:div>
    <w:div w:id="872881271">
      <w:bodyDiv w:val="1"/>
      <w:marLeft w:val="0"/>
      <w:marRight w:val="0"/>
      <w:marTop w:val="0"/>
      <w:marBottom w:val="0"/>
      <w:divBdr>
        <w:top w:val="none" w:sz="0" w:space="0" w:color="auto"/>
        <w:left w:val="none" w:sz="0" w:space="0" w:color="auto"/>
        <w:bottom w:val="none" w:sz="0" w:space="0" w:color="auto"/>
        <w:right w:val="none" w:sz="0" w:space="0" w:color="auto"/>
      </w:divBdr>
    </w:div>
    <w:div w:id="886382148">
      <w:bodyDiv w:val="1"/>
      <w:marLeft w:val="0"/>
      <w:marRight w:val="0"/>
      <w:marTop w:val="0"/>
      <w:marBottom w:val="0"/>
      <w:divBdr>
        <w:top w:val="none" w:sz="0" w:space="0" w:color="auto"/>
        <w:left w:val="none" w:sz="0" w:space="0" w:color="auto"/>
        <w:bottom w:val="none" w:sz="0" w:space="0" w:color="auto"/>
        <w:right w:val="none" w:sz="0" w:space="0" w:color="auto"/>
      </w:divBdr>
    </w:div>
    <w:div w:id="901524310">
      <w:bodyDiv w:val="1"/>
      <w:marLeft w:val="0"/>
      <w:marRight w:val="0"/>
      <w:marTop w:val="0"/>
      <w:marBottom w:val="0"/>
      <w:divBdr>
        <w:top w:val="none" w:sz="0" w:space="0" w:color="auto"/>
        <w:left w:val="none" w:sz="0" w:space="0" w:color="auto"/>
        <w:bottom w:val="none" w:sz="0" w:space="0" w:color="auto"/>
        <w:right w:val="none" w:sz="0" w:space="0" w:color="auto"/>
      </w:divBdr>
    </w:div>
    <w:div w:id="929777968">
      <w:bodyDiv w:val="1"/>
      <w:marLeft w:val="0"/>
      <w:marRight w:val="0"/>
      <w:marTop w:val="0"/>
      <w:marBottom w:val="0"/>
      <w:divBdr>
        <w:top w:val="none" w:sz="0" w:space="0" w:color="auto"/>
        <w:left w:val="none" w:sz="0" w:space="0" w:color="auto"/>
        <w:bottom w:val="none" w:sz="0" w:space="0" w:color="auto"/>
        <w:right w:val="none" w:sz="0" w:space="0" w:color="auto"/>
      </w:divBdr>
    </w:div>
    <w:div w:id="966467268">
      <w:bodyDiv w:val="1"/>
      <w:marLeft w:val="0"/>
      <w:marRight w:val="0"/>
      <w:marTop w:val="0"/>
      <w:marBottom w:val="0"/>
      <w:divBdr>
        <w:top w:val="none" w:sz="0" w:space="0" w:color="auto"/>
        <w:left w:val="none" w:sz="0" w:space="0" w:color="auto"/>
        <w:bottom w:val="none" w:sz="0" w:space="0" w:color="auto"/>
        <w:right w:val="none" w:sz="0" w:space="0" w:color="auto"/>
      </w:divBdr>
    </w:div>
    <w:div w:id="1034966110">
      <w:bodyDiv w:val="1"/>
      <w:marLeft w:val="0"/>
      <w:marRight w:val="0"/>
      <w:marTop w:val="0"/>
      <w:marBottom w:val="0"/>
      <w:divBdr>
        <w:top w:val="none" w:sz="0" w:space="0" w:color="auto"/>
        <w:left w:val="none" w:sz="0" w:space="0" w:color="auto"/>
        <w:bottom w:val="none" w:sz="0" w:space="0" w:color="auto"/>
        <w:right w:val="none" w:sz="0" w:space="0" w:color="auto"/>
      </w:divBdr>
    </w:div>
    <w:div w:id="1067194229">
      <w:bodyDiv w:val="1"/>
      <w:marLeft w:val="0"/>
      <w:marRight w:val="0"/>
      <w:marTop w:val="0"/>
      <w:marBottom w:val="0"/>
      <w:divBdr>
        <w:top w:val="none" w:sz="0" w:space="0" w:color="auto"/>
        <w:left w:val="none" w:sz="0" w:space="0" w:color="auto"/>
        <w:bottom w:val="none" w:sz="0" w:space="0" w:color="auto"/>
        <w:right w:val="none" w:sz="0" w:space="0" w:color="auto"/>
      </w:divBdr>
    </w:div>
    <w:div w:id="1143539859">
      <w:bodyDiv w:val="1"/>
      <w:marLeft w:val="0"/>
      <w:marRight w:val="0"/>
      <w:marTop w:val="0"/>
      <w:marBottom w:val="0"/>
      <w:divBdr>
        <w:top w:val="none" w:sz="0" w:space="0" w:color="auto"/>
        <w:left w:val="none" w:sz="0" w:space="0" w:color="auto"/>
        <w:bottom w:val="none" w:sz="0" w:space="0" w:color="auto"/>
        <w:right w:val="none" w:sz="0" w:space="0" w:color="auto"/>
      </w:divBdr>
    </w:div>
    <w:div w:id="1182890274">
      <w:bodyDiv w:val="1"/>
      <w:marLeft w:val="0"/>
      <w:marRight w:val="0"/>
      <w:marTop w:val="0"/>
      <w:marBottom w:val="0"/>
      <w:divBdr>
        <w:top w:val="none" w:sz="0" w:space="0" w:color="auto"/>
        <w:left w:val="none" w:sz="0" w:space="0" w:color="auto"/>
        <w:bottom w:val="none" w:sz="0" w:space="0" w:color="auto"/>
        <w:right w:val="none" w:sz="0" w:space="0" w:color="auto"/>
      </w:divBdr>
    </w:div>
    <w:div w:id="1202397327">
      <w:bodyDiv w:val="1"/>
      <w:marLeft w:val="0"/>
      <w:marRight w:val="0"/>
      <w:marTop w:val="0"/>
      <w:marBottom w:val="0"/>
      <w:divBdr>
        <w:top w:val="none" w:sz="0" w:space="0" w:color="auto"/>
        <w:left w:val="none" w:sz="0" w:space="0" w:color="auto"/>
        <w:bottom w:val="none" w:sz="0" w:space="0" w:color="auto"/>
        <w:right w:val="none" w:sz="0" w:space="0" w:color="auto"/>
      </w:divBdr>
    </w:div>
    <w:div w:id="1236741363">
      <w:bodyDiv w:val="1"/>
      <w:marLeft w:val="0"/>
      <w:marRight w:val="0"/>
      <w:marTop w:val="0"/>
      <w:marBottom w:val="0"/>
      <w:divBdr>
        <w:top w:val="none" w:sz="0" w:space="0" w:color="auto"/>
        <w:left w:val="none" w:sz="0" w:space="0" w:color="auto"/>
        <w:bottom w:val="none" w:sz="0" w:space="0" w:color="auto"/>
        <w:right w:val="none" w:sz="0" w:space="0" w:color="auto"/>
      </w:divBdr>
    </w:div>
    <w:div w:id="1294407008">
      <w:bodyDiv w:val="1"/>
      <w:marLeft w:val="0"/>
      <w:marRight w:val="0"/>
      <w:marTop w:val="0"/>
      <w:marBottom w:val="0"/>
      <w:divBdr>
        <w:top w:val="none" w:sz="0" w:space="0" w:color="auto"/>
        <w:left w:val="none" w:sz="0" w:space="0" w:color="auto"/>
        <w:bottom w:val="none" w:sz="0" w:space="0" w:color="auto"/>
        <w:right w:val="none" w:sz="0" w:space="0" w:color="auto"/>
      </w:divBdr>
    </w:div>
    <w:div w:id="1325203651">
      <w:bodyDiv w:val="1"/>
      <w:marLeft w:val="0"/>
      <w:marRight w:val="0"/>
      <w:marTop w:val="0"/>
      <w:marBottom w:val="0"/>
      <w:divBdr>
        <w:top w:val="none" w:sz="0" w:space="0" w:color="auto"/>
        <w:left w:val="none" w:sz="0" w:space="0" w:color="auto"/>
        <w:bottom w:val="none" w:sz="0" w:space="0" w:color="auto"/>
        <w:right w:val="none" w:sz="0" w:space="0" w:color="auto"/>
      </w:divBdr>
    </w:div>
    <w:div w:id="1363094615">
      <w:bodyDiv w:val="1"/>
      <w:marLeft w:val="0"/>
      <w:marRight w:val="0"/>
      <w:marTop w:val="0"/>
      <w:marBottom w:val="0"/>
      <w:divBdr>
        <w:top w:val="none" w:sz="0" w:space="0" w:color="auto"/>
        <w:left w:val="none" w:sz="0" w:space="0" w:color="auto"/>
        <w:bottom w:val="none" w:sz="0" w:space="0" w:color="auto"/>
        <w:right w:val="none" w:sz="0" w:space="0" w:color="auto"/>
      </w:divBdr>
    </w:div>
    <w:div w:id="1441408939">
      <w:bodyDiv w:val="1"/>
      <w:marLeft w:val="0"/>
      <w:marRight w:val="0"/>
      <w:marTop w:val="0"/>
      <w:marBottom w:val="0"/>
      <w:divBdr>
        <w:top w:val="none" w:sz="0" w:space="0" w:color="auto"/>
        <w:left w:val="none" w:sz="0" w:space="0" w:color="auto"/>
        <w:bottom w:val="none" w:sz="0" w:space="0" w:color="auto"/>
        <w:right w:val="none" w:sz="0" w:space="0" w:color="auto"/>
      </w:divBdr>
    </w:div>
    <w:div w:id="1454589623">
      <w:bodyDiv w:val="1"/>
      <w:marLeft w:val="0"/>
      <w:marRight w:val="0"/>
      <w:marTop w:val="0"/>
      <w:marBottom w:val="0"/>
      <w:divBdr>
        <w:top w:val="none" w:sz="0" w:space="0" w:color="auto"/>
        <w:left w:val="none" w:sz="0" w:space="0" w:color="auto"/>
        <w:bottom w:val="none" w:sz="0" w:space="0" w:color="auto"/>
        <w:right w:val="none" w:sz="0" w:space="0" w:color="auto"/>
      </w:divBdr>
    </w:div>
    <w:div w:id="1484158535">
      <w:bodyDiv w:val="1"/>
      <w:marLeft w:val="0"/>
      <w:marRight w:val="0"/>
      <w:marTop w:val="0"/>
      <w:marBottom w:val="0"/>
      <w:divBdr>
        <w:top w:val="none" w:sz="0" w:space="0" w:color="auto"/>
        <w:left w:val="none" w:sz="0" w:space="0" w:color="auto"/>
        <w:bottom w:val="none" w:sz="0" w:space="0" w:color="auto"/>
        <w:right w:val="none" w:sz="0" w:space="0" w:color="auto"/>
      </w:divBdr>
    </w:div>
    <w:div w:id="1532692054">
      <w:bodyDiv w:val="1"/>
      <w:marLeft w:val="0"/>
      <w:marRight w:val="0"/>
      <w:marTop w:val="0"/>
      <w:marBottom w:val="0"/>
      <w:divBdr>
        <w:top w:val="none" w:sz="0" w:space="0" w:color="auto"/>
        <w:left w:val="none" w:sz="0" w:space="0" w:color="auto"/>
        <w:bottom w:val="none" w:sz="0" w:space="0" w:color="auto"/>
        <w:right w:val="none" w:sz="0" w:space="0" w:color="auto"/>
      </w:divBdr>
      <w:divsChild>
        <w:div w:id="830944442">
          <w:marLeft w:val="0"/>
          <w:marRight w:val="0"/>
          <w:marTop w:val="0"/>
          <w:marBottom w:val="0"/>
          <w:divBdr>
            <w:top w:val="none" w:sz="0" w:space="0" w:color="auto"/>
            <w:left w:val="none" w:sz="0" w:space="0" w:color="auto"/>
            <w:bottom w:val="none" w:sz="0" w:space="0" w:color="auto"/>
            <w:right w:val="none" w:sz="0" w:space="0" w:color="auto"/>
          </w:divBdr>
        </w:div>
        <w:div w:id="1029137540">
          <w:marLeft w:val="0"/>
          <w:marRight w:val="0"/>
          <w:marTop w:val="0"/>
          <w:marBottom w:val="0"/>
          <w:divBdr>
            <w:top w:val="none" w:sz="0" w:space="0" w:color="auto"/>
            <w:left w:val="none" w:sz="0" w:space="0" w:color="auto"/>
            <w:bottom w:val="none" w:sz="0" w:space="0" w:color="auto"/>
            <w:right w:val="none" w:sz="0" w:space="0" w:color="auto"/>
          </w:divBdr>
        </w:div>
      </w:divsChild>
    </w:div>
    <w:div w:id="1571160816">
      <w:bodyDiv w:val="1"/>
      <w:marLeft w:val="0"/>
      <w:marRight w:val="0"/>
      <w:marTop w:val="0"/>
      <w:marBottom w:val="0"/>
      <w:divBdr>
        <w:top w:val="none" w:sz="0" w:space="0" w:color="auto"/>
        <w:left w:val="none" w:sz="0" w:space="0" w:color="auto"/>
        <w:bottom w:val="none" w:sz="0" w:space="0" w:color="auto"/>
        <w:right w:val="none" w:sz="0" w:space="0" w:color="auto"/>
      </w:divBdr>
    </w:div>
    <w:div w:id="1609580422">
      <w:bodyDiv w:val="1"/>
      <w:marLeft w:val="0"/>
      <w:marRight w:val="0"/>
      <w:marTop w:val="0"/>
      <w:marBottom w:val="0"/>
      <w:divBdr>
        <w:top w:val="none" w:sz="0" w:space="0" w:color="auto"/>
        <w:left w:val="none" w:sz="0" w:space="0" w:color="auto"/>
        <w:bottom w:val="none" w:sz="0" w:space="0" w:color="auto"/>
        <w:right w:val="none" w:sz="0" w:space="0" w:color="auto"/>
      </w:divBdr>
      <w:divsChild>
        <w:div w:id="464273862">
          <w:marLeft w:val="0"/>
          <w:marRight w:val="0"/>
          <w:marTop w:val="0"/>
          <w:marBottom w:val="0"/>
          <w:divBdr>
            <w:top w:val="single" w:sz="2" w:space="0" w:color="auto"/>
            <w:left w:val="single" w:sz="2" w:space="0" w:color="auto"/>
            <w:bottom w:val="single" w:sz="2" w:space="0" w:color="auto"/>
            <w:right w:val="single" w:sz="2" w:space="0" w:color="auto"/>
          </w:divBdr>
          <w:divsChild>
            <w:div w:id="1231231682">
              <w:marLeft w:val="0"/>
              <w:marRight w:val="0"/>
              <w:marTop w:val="0"/>
              <w:marBottom w:val="0"/>
              <w:divBdr>
                <w:top w:val="single" w:sz="2" w:space="0" w:color="auto"/>
                <w:left w:val="single" w:sz="2" w:space="0" w:color="auto"/>
                <w:bottom w:val="single" w:sz="2" w:space="0" w:color="auto"/>
                <w:right w:val="single" w:sz="2" w:space="0" w:color="auto"/>
              </w:divBdr>
              <w:divsChild>
                <w:div w:id="305087741">
                  <w:marLeft w:val="0"/>
                  <w:marRight w:val="0"/>
                  <w:marTop w:val="0"/>
                  <w:marBottom w:val="0"/>
                  <w:divBdr>
                    <w:top w:val="single" w:sz="2" w:space="0" w:color="auto"/>
                    <w:left w:val="single" w:sz="2" w:space="0" w:color="auto"/>
                    <w:bottom w:val="single" w:sz="2" w:space="0" w:color="auto"/>
                    <w:right w:val="single" w:sz="2" w:space="0" w:color="auto"/>
                  </w:divBdr>
                  <w:divsChild>
                    <w:div w:id="456410180">
                      <w:marLeft w:val="0"/>
                      <w:marRight w:val="0"/>
                      <w:marTop w:val="0"/>
                      <w:marBottom w:val="0"/>
                      <w:divBdr>
                        <w:top w:val="single" w:sz="2" w:space="0" w:color="auto"/>
                        <w:left w:val="single" w:sz="2" w:space="0" w:color="auto"/>
                        <w:bottom w:val="single" w:sz="2" w:space="0" w:color="auto"/>
                        <w:right w:val="single" w:sz="2" w:space="0" w:color="auto"/>
                      </w:divBdr>
                      <w:divsChild>
                        <w:div w:id="1780417283">
                          <w:marLeft w:val="0"/>
                          <w:marRight w:val="0"/>
                          <w:marTop w:val="0"/>
                          <w:marBottom w:val="0"/>
                          <w:divBdr>
                            <w:top w:val="single" w:sz="2" w:space="0" w:color="auto"/>
                            <w:left w:val="single" w:sz="2" w:space="0" w:color="auto"/>
                            <w:bottom w:val="single" w:sz="2" w:space="0" w:color="auto"/>
                            <w:right w:val="single" w:sz="2" w:space="0" w:color="auto"/>
                          </w:divBdr>
                          <w:divsChild>
                            <w:div w:id="411241399">
                              <w:marLeft w:val="0"/>
                              <w:marRight w:val="0"/>
                              <w:marTop w:val="0"/>
                              <w:marBottom w:val="0"/>
                              <w:divBdr>
                                <w:top w:val="single" w:sz="2" w:space="0" w:color="auto"/>
                                <w:left w:val="single" w:sz="2" w:space="0" w:color="auto"/>
                                <w:bottom w:val="single" w:sz="2" w:space="0" w:color="auto"/>
                                <w:right w:val="single" w:sz="2" w:space="0" w:color="auto"/>
                              </w:divBdr>
                              <w:divsChild>
                                <w:div w:id="475953444">
                                  <w:marLeft w:val="0"/>
                                  <w:marRight w:val="0"/>
                                  <w:marTop w:val="0"/>
                                  <w:marBottom w:val="0"/>
                                  <w:divBdr>
                                    <w:top w:val="single" w:sz="2" w:space="0" w:color="000099"/>
                                    <w:left w:val="single" w:sz="2" w:space="0" w:color="000099"/>
                                    <w:bottom w:val="single" w:sz="6" w:space="0" w:color="000099"/>
                                    <w:right w:val="single" w:sz="2" w:space="0" w:color="000099"/>
                                  </w:divBdr>
                                  <w:divsChild>
                                    <w:div w:id="2143309513">
                                      <w:marLeft w:val="0"/>
                                      <w:marRight w:val="0"/>
                                      <w:marTop w:val="100"/>
                                      <w:marBottom w:val="100"/>
                                      <w:divBdr>
                                        <w:top w:val="single" w:sz="2" w:space="0" w:color="auto"/>
                                        <w:left w:val="single" w:sz="2" w:space="0" w:color="auto"/>
                                        <w:bottom w:val="single" w:sz="2" w:space="0" w:color="auto"/>
                                        <w:right w:val="single" w:sz="2" w:space="0" w:color="auto"/>
                                      </w:divBdr>
                                      <w:divsChild>
                                        <w:div w:id="1964655200">
                                          <w:marLeft w:val="0"/>
                                          <w:marRight w:val="0"/>
                                          <w:marTop w:val="0"/>
                                          <w:marBottom w:val="0"/>
                                          <w:divBdr>
                                            <w:top w:val="single" w:sz="2" w:space="0" w:color="auto"/>
                                            <w:left w:val="single" w:sz="2" w:space="0" w:color="auto"/>
                                            <w:bottom w:val="single" w:sz="2" w:space="0" w:color="auto"/>
                                            <w:right w:val="single" w:sz="2" w:space="0" w:color="auto"/>
                                          </w:divBdr>
                                          <w:divsChild>
                                            <w:div w:id="41564007">
                                              <w:marLeft w:val="0"/>
                                              <w:marRight w:val="0"/>
                                              <w:marTop w:val="0"/>
                                              <w:marBottom w:val="0"/>
                                              <w:divBdr>
                                                <w:top w:val="single" w:sz="2" w:space="0" w:color="auto"/>
                                                <w:left w:val="single" w:sz="2" w:space="0" w:color="auto"/>
                                                <w:bottom w:val="single" w:sz="2" w:space="0" w:color="auto"/>
                                                <w:right w:val="single" w:sz="2" w:space="0" w:color="auto"/>
                                              </w:divBdr>
                                              <w:divsChild>
                                                <w:div w:id="1522667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621036005">
      <w:bodyDiv w:val="1"/>
      <w:marLeft w:val="0"/>
      <w:marRight w:val="0"/>
      <w:marTop w:val="0"/>
      <w:marBottom w:val="0"/>
      <w:divBdr>
        <w:top w:val="none" w:sz="0" w:space="0" w:color="auto"/>
        <w:left w:val="none" w:sz="0" w:space="0" w:color="auto"/>
        <w:bottom w:val="none" w:sz="0" w:space="0" w:color="auto"/>
        <w:right w:val="none" w:sz="0" w:space="0" w:color="auto"/>
      </w:divBdr>
      <w:divsChild>
        <w:div w:id="1482582319">
          <w:marLeft w:val="0"/>
          <w:marRight w:val="0"/>
          <w:marTop w:val="0"/>
          <w:marBottom w:val="0"/>
          <w:divBdr>
            <w:top w:val="none" w:sz="0" w:space="0" w:color="auto"/>
            <w:left w:val="none" w:sz="0" w:space="0" w:color="auto"/>
            <w:bottom w:val="none" w:sz="0" w:space="0" w:color="auto"/>
            <w:right w:val="none" w:sz="0" w:space="0" w:color="auto"/>
          </w:divBdr>
        </w:div>
      </w:divsChild>
    </w:div>
    <w:div w:id="1694377083">
      <w:bodyDiv w:val="1"/>
      <w:marLeft w:val="0"/>
      <w:marRight w:val="0"/>
      <w:marTop w:val="0"/>
      <w:marBottom w:val="0"/>
      <w:divBdr>
        <w:top w:val="none" w:sz="0" w:space="0" w:color="auto"/>
        <w:left w:val="none" w:sz="0" w:space="0" w:color="auto"/>
        <w:bottom w:val="none" w:sz="0" w:space="0" w:color="auto"/>
        <w:right w:val="none" w:sz="0" w:space="0" w:color="auto"/>
      </w:divBdr>
    </w:div>
    <w:div w:id="1713187188">
      <w:bodyDiv w:val="1"/>
      <w:marLeft w:val="0"/>
      <w:marRight w:val="0"/>
      <w:marTop w:val="0"/>
      <w:marBottom w:val="0"/>
      <w:divBdr>
        <w:top w:val="none" w:sz="0" w:space="0" w:color="auto"/>
        <w:left w:val="none" w:sz="0" w:space="0" w:color="auto"/>
        <w:bottom w:val="none" w:sz="0" w:space="0" w:color="auto"/>
        <w:right w:val="none" w:sz="0" w:space="0" w:color="auto"/>
      </w:divBdr>
    </w:div>
    <w:div w:id="1761829183">
      <w:bodyDiv w:val="1"/>
      <w:marLeft w:val="0"/>
      <w:marRight w:val="0"/>
      <w:marTop w:val="0"/>
      <w:marBottom w:val="0"/>
      <w:divBdr>
        <w:top w:val="none" w:sz="0" w:space="0" w:color="auto"/>
        <w:left w:val="none" w:sz="0" w:space="0" w:color="auto"/>
        <w:bottom w:val="none" w:sz="0" w:space="0" w:color="auto"/>
        <w:right w:val="none" w:sz="0" w:space="0" w:color="auto"/>
      </w:divBdr>
    </w:div>
    <w:div w:id="1793790587">
      <w:bodyDiv w:val="1"/>
      <w:marLeft w:val="0"/>
      <w:marRight w:val="0"/>
      <w:marTop w:val="0"/>
      <w:marBottom w:val="0"/>
      <w:divBdr>
        <w:top w:val="none" w:sz="0" w:space="0" w:color="auto"/>
        <w:left w:val="none" w:sz="0" w:space="0" w:color="auto"/>
        <w:bottom w:val="none" w:sz="0" w:space="0" w:color="auto"/>
        <w:right w:val="none" w:sz="0" w:space="0" w:color="auto"/>
      </w:divBdr>
    </w:div>
    <w:div w:id="1875771756">
      <w:bodyDiv w:val="1"/>
      <w:marLeft w:val="0"/>
      <w:marRight w:val="0"/>
      <w:marTop w:val="0"/>
      <w:marBottom w:val="0"/>
      <w:divBdr>
        <w:top w:val="none" w:sz="0" w:space="0" w:color="auto"/>
        <w:left w:val="none" w:sz="0" w:space="0" w:color="auto"/>
        <w:bottom w:val="none" w:sz="0" w:space="0" w:color="auto"/>
        <w:right w:val="none" w:sz="0" w:space="0" w:color="auto"/>
      </w:divBdr>
      <w:divsChild>
        <w:div w:id="1698966611">
          <w:marLeft w:val="994"/>
          <w:marRight w:val="0"/>
          <w:marTop w:val="0"/>
          <w:marBottom w:val="0"/>
          <w:divBdr>
            <w:top w:val="none" w:sz="0" w:space="0" w:color="auto"/>
            <w:left w:val="none" w:sz="0" w:space="0" w:color="auto"/>
            <w:bottom w:val="none" w:sz="0" w:space="0" w:color="auto"/>
            <w:right w:val="none" w:sz="0" w:space="0" w:color="auto"/>
          </w:divBdr>
        </w:div>
      </w:divsChild>
    </w:div>
    <w:div w:id="1880049398">
      <w:bodyDiv w:val="1"/>
      <w:marLeft w:val="0"/>
      <w:marRight w:val="0"/>
      <w:marTop w:val="0"/>
      <w:marBottom w:val="0"/>
      <w:divBdr>
        <w:top w:val="none" w:sz="0" w:space="0" w:color="auto"/>
        <w:left w:val="none" w:sz="0" w:space="0" w:color="auto"/>
        <w:bottom w:val="none" w:sz="0" w:space="0" w:color="auto"/>
        <w:right w:val="none" w:sz="0" w:space="0" w:color="auto"/>
      </w:divBdr>
    </w:div>
    <w:div w:id="1958096509">
      <w:bodyDiv w:val="1"/>
      <w:marLeft w:val="0"/>
      <w:marRight w:val="0"/>
      <w:marTop w:val="0"/>
      <w:marBottom w:val="0"/>
      <w:divBdr>
        <w:top w:val="none" w:sz="0" w:space="0" w:color="auto"/>
        <w:left w:val="none" w:sz="0" w:space="0" w:color="auto"/>
        <w:bottom w:val="none" w:sz="0" w:space="0" w:color="auto"/>
        <w:right w:val="none" w:sz="0" w:space="0" w:color="auto"/>
      </w:divBdr>
    </w:div>
    <w:div w:id="2053772410">
      <w:bodyDiv w:val="1"/>
      <w:marLeft w:val="0"/>
      <w:marRight w:val="0"/>
      <w:marTop w:val="0"/>
      <w:marBottom w:val="0"/>
      <w:divBdr>
        <w:top w:val="none" w:sz="0" w:space="0" w:color="auto"/>
        <w:left w:val="none" w:sz="0" w:space="0" w:color="auto"/>
        <w:bottom w:val="none" w:sz="0" w:space="0" w:color="auto"/>
        <w:right w:val="none" w:sz="0" w:space="0" w:color="auto"/>
      </w:divBdr>
      <w:divsChild>
        <w:div w:id="1312059115">
          <w:marLeft w:val="0"/>
          <w:marRight w:val="0"/>
          <w:marTop w:val="0"/>
          <w:marBottom w:val="0"/>
          <w:divBdr>
            <w:top w:val="none" w:sz="0" w:space="0" w:color="auto"/>
            <w:left w:val="none" w:sz="0" w:space="0" w:color="auto"/>
            <w:bottom w:val="none" w:sz="0" w:space="0" w:color="auto"/>
            <w:right w:val="none" w:sz="0" w:space="0" w:color="auto"/>
          </w:divBdr>
        </w:div>
        <w:div w:id="1378159316">
          <w:marLeft w:val="0"/>
          <w:marRight w:val="0"/>
          <w:marTop w:val="0"/>
          <w:marBottom w:val="0"/>
          <w:divBdr>
            <w:top w:val="none" w:sz="0" w:space="0" w:color="auto"/>
            <w:left w:val="none" w:sz="0" w:space="0" w:color="auto"/>
            <w:bottom w:val="none" w:sz="0" w:space="0" w:color="auto"/>
            <w:right w:val="none" w:sz="0" w:space="0" w:color="auto"/>
          </w:divBdr>
        </w:div>
      </w:divsChild>
    </w:div>
    <w:div w:id="210864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mailto:ag452@deutsche-boerse.com" TargetMode="External"/><Relationship Id="rId1" Type="http://schemas.openxmlformats.org/officeDocument/2006/relationships/hyperlink" Target="mailto:zw767@deutsche-boerse.com"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deutscheboerse.sharepoint.com/:u:/r/sites/sp0281/internal/2025%20Audits/2025-067%20IAM%20and%20PAM%20(DBAG,%20ECAG,%20CBF,%20CBL)/02%20Preparation%20-%20BCA/2025-067%20IAM%20%20+%20%202025-073%20PAM%20%20to%20be%20merged.msg?csf=1&amp;web=1&amp;e=DIFVr4" TargetMode="External"/><Relationship Id="rId18" Type="http://schemas.openxmlformats.org/officeDocument/2006/relationships/hyperlink" Target="https://deutscheboerse.sharepoint.com/:b:/r/sites/sp0281/internal/2025%20Audits/2025-067%20IAM%20and%20PAM%20(DBAG,%20ECAG,%20CBF,%20CBL)/02%20Preparation%20-%20BCA/GS-IAM-orgchart.pdf?csf=1&amp;web=1&amp;e=kuXGww" TargetMode="External"/><Relationship Id="rId26" Type="http://schemas.openxmlformats.org/officeDocument/2006/relationships/hyperlink" Target="https://deutscheboerse.sharepoint.com/:u:/r/sites/sp0281/internal/2025%20Audits/2025-067%20IAM%20and%20PAM%20(DBAG,%20ECAG,%20CBF,%20CBL)/02%20Preparation%20-%20BCA/Emails%20to%20consider%20for%20BCA/RE_%20IAM%20-%20PAM%20topics.msg?csf=1&amp;web=1&amp;e=byoLbC" TargetMode="External"/><Relationship Id="rId39" Type="http://schemas.openxmlformats.org/officeDocument/2006/relationships/hyperlink" Target="https://deutscheboerse.sharepoint.com/:u:/r/sites/sp0281/internal/2025%20Audits/2025-067%20IAM%20and%20PAM%20(DBAG,%20ECAG,%20CBF,%20CBL)/02%20Preparation%20-%20BCA/Emails%20to%20consider%20for%20BCA/RE_%20IAM%20-%20PAM%20topics.msg?csf=1&amp;web=1&amp;e=byoLbC" TargetMode="External"/><Relationship Id="rId21" Type="http://schemas.openxmlformats.org/officeDocument/2006/relationships/hyperlink" Target="https://deutscheboerse.sharepoint.com/:x:/r/sites/sp0281/internal/2025%20Audits/2025-067%20IAM%20and%20PAM%20(DBAG,%20ECAG,%20CBF,%20CBL)/02%20Preparation%20-%20BCA/Audit%20L2%20L3%20Scoping%202025.xlsx?d=w415108bedd994430a0181e3a596badec&amp;csf=1&amp;web=1&amp;e=hplHuB" TargetMode="External"/><Relationship Id="rId34" Type="http://schemas.openxmlformats.org/officeDocument/2006/relationships/hyperlink" Target="https://deutscheboerse.sharepoint.com/:b:/r/sites/sp0281/internal/2025%20Audits/2025-067%20IAM%20and%20PAM%20(DBAG,%20ECAG,%20CBF,%20CBL)/02%20Preparation%20-%20BCA/IAM%20Guideline%20and%20Procedure/DBG_GS_PAM_Procedure.pdf?csf=1&amp;web=1&amp;e=LzmClB" TargetMode="External"/><Relationship Id="rId42" Type="http://schemas.openxmlformats.org/officeDocument/2006/relationships/hyperlink" Target="https://deutscheboerse.sharepoint.com/:b:/r/sites/sp0281/internal/2025%20Audits/2025-024%20SA%20General%20Controls%20%5BDBAG,%20ECAG,%20CBF,%20CBL,%20CFCL%5D/02%20Preparation%20-%20BCA/04%20BCA%20FINAL/2025-024%20SA%20General%20Controls_HoIA_rev_clean.pdf?csf=1&amp;web=1&amp;e=TYkxBL" TargetMode="External"/><Relationship Id="rId47" Type="http://schemas.openxmlformats.org/officeDocument/2006/relationships/hyperlink" Target="https://deutscheboerse.sharepoint.com/:x:/r/sites/sp0281/internal/2025%20Audits/2025-067%20IAM%20and%20PAM%20(DBAG,%20ECAG,%20CBF,%20CBL)/02%20Preparation%20-%20BCA/Audit%20L2%20L3%20Scoping%202025.xlsx?d=w415108bedd994430a0181e3a596badec&amp;csf=1&amp;web=1&amp;e=a5Ox38" TargetMode="External"/><Relationship Id="rId50" Type="http://schemas.openxmlformats.org/officeDocument/2006/relationships/hyperlink" Target="https://deutscheboerse.sharepoint.com/:u:/r/sites/sp0281/internal/2025%20Audits/2025-067%20IAM%20and%20PAM%20(DBAG,%20ECAG,%20CBF,%20CBL)/02%20Preparation%20-%20BCA/Business%20Roles/RE_%202025-067%20IAM%20-%20Bug%20with%20SAP%20SAM%20and%20business%20roles%20-%20support%20request.msg?csf=1&amp;web=1&amp;e=rSma32" TargetMode="External"/><Relationship Id="rId55" Type="http://schemas.openxmlformats.org/officeDocument/2006/relationships/hyperlink" Target="https://deutscheboerse.sharepoint.com/:b:/r/sites/sp0281/internal/2025%20Audits/2025-067%20IAM%20and%20PAM%20(DBAG,%20ECAG,%20CBF,%20CBL)/02%20Preparation%20-%20BCA/IAM%20PAM%20Guideline%20and%20Procedure/DBG_GS_PAM_Procedure.pdf?csf=1&amp;web=1&amp;e=kLpvWk" TargetMode="External"/><Relationship Id="rId63" Type="http://schemas.openxmlformats.org/officeDocument/2006/relationships/hyperlink" Target="https://deutscheboerse.sharepoint.com/:b:/r/sites/sp0281/internal/2025%20Audits/2025-067%20IAM%20and%20PAM%20(DBAG,%20ECAG,%20CBF,%20CBL)/02%20Preparation%20-%20BCA/KPI/202504_DSC_KPI.pdf?csf=1&amp;web=1&amp;e=tqJG3i" TargetMode="External"/><Relationship Id="rId68" Type="http://schemas.openxmlformats.org/officeDocument/2006/relationships/hyperlink" Target="https://deutscheboerse.sharepoint.com/:x:/r/sites/sp0281/internal/2024%20Audits/2024-078%20Privileged%20Access%20Management%20(DBAG,%20ECAG,%20CBF,%20CBL,%20CFCL)/02%20Preparation%20-%20BCA/supporting%20documents/PAM_Coverage_Report_20240909.xlsx?d=wc0d4414417f74f37b0c8bebc5bcb81cd&amp;csf=1&amp;web=1&amp;e=09NS8d" TargetMode="External"/><Relationship Id="rId76" Type="http://schemas.openxmlformats.org/officeDocument/2006/relationships/theme" Target="theme/theme1.xml"/><Relationship Id="rId7" Type="http://schemas.openxmlformats.org/officeDocument/2006/relationships/numbering" Target="numbering.xml"/><Relationship Id="rId71" Type="http://schemas.openxmlformats.org/officeDocument/2006/relationships/hyperlink" Target="https://deutscheboerse.sharepoint.com/:x:/r/sites/sp0281/internal/2025%20Audits/2025-067%20IAM%20and%20PAM%20(DBAG,%20ECAG,%20CBF,%20CBL)/02%20Preparation%20-%20BCA/Audit%20L2%20L3%20Scoping%202025.xlsx?d=w415108bedd994430a0181e3a596badec&amp;csf=1&amp;web=1&amp;e=a5Ox38" TargetMode="External"/><Relationship Id="rId2" Type="http://schemas.openxmlformats.org/officeDocument/2006/relationships/customXml" Target="../customXml/item2.xml"/><Relationship Id="rId16" Type="http://schemas.openxmlformats.org/officeDocument/2006/relationships/hyperlink" Target="https://deutscheboerse.sharepoint.com/sites/GIA/ext/2025%20Auditee%20Accessible%20Library/Forms/AllItems.aspx?newTargetListUrl=%2Fsites%2FGIA%2Fext%2F2025%20Auditee%20Accessible%20Library&amp;viewpath=%2Fsites%2FGIA%2Fext%2F2025%20Auditee%20Accessible%20Library%2FForms%2FAllItems%2Easpx&amp;id=%2Fsites%2FGIA%2Fext%2F2025%20Auditee%20Accessible%20Library%2F00%20Risk%20Management%20Central%20Delivery%2FExAnte%20Assurance%20Heatmaps%20%28Semi%2DAnnual%29&amp;viewid=3d0f3181%2Dcb01%2D4e4e%2D8583%2D701067a8a767" TargetMode="External"/><Relationship Id="rId29" Type="http://schemas.openxmlformats.org/officeDocument/2006/relationships/hyperlink" Target="https://deutscheboerse.sharepoint.com/:b:/r/SiteAssets/SitePages/New-ICT-risk-guidelines-to-be-applied-with-DORA/ICT%20Risk%20Framework%20Overview.pdf?csf=1&amp;web=1&amp;e=d4P1u9" TargetMode="External"/><Relationship Id="rId11" Type="http://schemas.openxmlformats.org/officeDocument/2006/relationships/footnotes" Target="footnotes.xml"/><Relationship Id="rId24" Type="http://schemas.microsoft.com/office/2016/09/relationships/commentsIds" Target="commentsIds.xml"/><Relationship Id="rId32" Type="http://schemas.openxmlformats.org/officeDocument/2006/relationships/hyperlink" Target="https://deutscheboerse.sharepoint.com/sites/IN-ChiefRiskOfficer/SitePages/04-ICT-Risk-Framework.aspx" TargetMode="External"/><Relationship Id="rId37" Type="http://schemas.openxmlformats.org/officeDocument/2006/relationships/hyperlink" Target="https://deutscheboerse.sharepoint.com/:x:/r/sites/sp0281/internal/2025%20Audits/2025-067%20IAM%20and%20PAM%20(DBAG,%20ECAG,%20CBF,%20CBL)/02%20Preparation%20-%20BCA/Audit%20L2%20L3%20Scoping%202025.xlsx?d=w415108bedd994430a0181e3a596badec&amp;csf=1&amp;web=1&amp;e=a5Ox38" TargetMode="External"/><Relationship Id="rId40" Type="http://schemas.openxmlformats.org/officeDocument/2006/relationships/hyperlink" Target="https://deutscheboerse.sharepoint.com/sites/GIA/EFM/EFM/Forms/AllItems.aspx?id=%2Fsites%2FGIA%2FEFM%2FEFM%2FProject%20Ameli%2FWPs%20%2D%20DE%20phase%2FIAM&amp;viewid=3ac9d7ed%2Dbb35%2D4f77%2D8d67%2D2120350b86df&amp;ct=1644402204609&amp;or=Teams%2DHL&amp;OR=Teams%2DHL&amp;CT=1645624366690&amp;sourceId=&amp;params=%7B%22AppName%22%3A%22Teams%2DDesktop%22%2C%22AppVersion%22%3A%2227%2F22010300411%22%7D" TargetMode="External"/><Relationship Id="rId45" Type="http://schemas.openxmlformats.org/officeDocument/2006/relationships/hyperlink" Target="https://deutscheboerse.sharepoint.com/:x:/r/sites/sp0281/internal/2025%20Audits/2025-067%20IAM%20and%20PAM%20(DBAG,%20ECAG,%20CBF,%20CBL)/02%20Preparation%20-%20BCA/Audit%20L2%20L3%20Scoping%202025.xlsx?d=w415108bedd994430a0181e3a596badec&amp;csf=1&amp;web=1&amp;e=a5Ox38" TargetMode="External"/><Relationship Id="rId53" Type="http://schemas.openxmlformats.org/officeDocument/2006/relationships/hyperlink" Target="https://deutscheboerse.sharepoint.com/:i:/r/sites/sp0281/internal/2025%20Audits/2025-067%20IAM%20and%20PAM%20(DBAG,%20ECAG,%20CBF,%20CBL)/02%20Preparation%20-%20BCA/Future%20Notes/FuN%20250307111915/Screenshot%202025-09-02%20140023.png?csf=1&amp;web=1&amp;e=YuvGzP" TargetMode="External"/><Relationship Id="rId58" Type="http://schemas.openxmlformats.org/officeDocument/2006/relationships/image" Target="media/image1.png"/><Relationship Id="rId66" Type="http://schemas.openxmlformats.org/officeDocument/2006/relationships/hyperlink" Target="https://deutscheboerse.sharepoint.com/:b:/r/sites/sp0281/internal/2025%20Audits/2025-067%20IAM%20and%20PAM%20(DBAG,%20ECAG,%20CBF,%20CBL)/02%20Preparation%20-%20BCA/KPI/202508_DSC%20KPI.pdf?csf=1&amp;web=1&amp;e=L6oWIm" TargetMode="External"/><Relationship Id="rId7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deutscheboerse.sharepoint.com/:u:/r/sites/sp0281/internal/2025%20Audits/2025-067%20IAM%20and%20PAM%20(DBAG,%20ECAG,%20CBF,%20CBL)/02%20Preparation%20-%20BCA/RE_%202025-067%20IAM%20and%20PAM%20-%20Scoping%20and%20resourcing.msg?csf=1&amp;web=1&amp;e=gyo9cp" TargetMode="External"/><Relationship Id="rId23" Type="http://schemas.microsoft.com/office/2011/relationships/commentsExtended" Target="commentsExtended.xml"/><Relationship Id="rId28" Type="http://schemas.openxmlformats.org/officeDocument/2006/relationships/hyperlink" Target="https://deutscheboerse.sharepoint.com/:f:/r/sites/sp0281/internal/2025%20Audits/2025-067%20IAM%20and%20PAM%20(DBAG,%20ECAG,%20CBF,%20CBL)/02%20Preparation%20-%20BCA/KPI?csf=1&amp;web=1&amp;e=HzSasm" TargetMode="External"/><Relationship Id="rId36" Type="http://schemas.openxmlformats.org/officeDocument/2006/relationships/hyperlink" Target="https://deutscheboerse.sharepoint.com/:x:/r/sites/sp0281/internal/2025%20Audits/2025-067%20IAM%20and%20PAM%20(DBAG,%20ECAG,%20CBF,%20CBL)/02%20Preparation%20-%20BCA/IA%20IAM%20Action%20Plans.xlsx?d=w1b18682c04754cfb8e8a543c79404b81&amp;csf=1&amp;web=1&amp;e=bkdqEQ" TargetMode="External"/><Relationship Id="rId49" Type="http://schemas.openxmlformats.org/officeDocument/2006/relationships/hyperlink" Target="https://deutscheboerse.sharepoint.com/:w:/r/sites/sp0281/internal/2025%20Audits/2025-067%20IAM%20and%20PAM%20(DBAG,%20ECAG,%20CBF,%20CBL)/02%20Preparation%20-%20BCA/Business%20Roles/Processes_Nexis_BusinessRoles.docx?d=w0081b0afd7b84dee97a26969c5c70753&amp;csf=1&amp;web=1&amp;e=M3DUdt" TargetMode="External"/><Relationship Id="rId57" Type="http://schemas.openxmlformats.org/officeDocument/2006/relationships/hyperlink" Target="https://deutscheboerse.sharepoint.com/:b:/r/sites/sp0281/internal/2025%20Audits/2025-067%20IAM%20and%20PAM%20(DBAG,%20ECAG,%20CBF,%20CBL)/02%20Preparation%20-%20BCA/IAM%20PAM%20Guideline%20and%20Procedure/DBG_GS_PAM_Procedure.pdf?csf=1&amp;web=1&amp;e=nbeffm" TargetMode="External"/><Relationship Id="rId61" Type="http://schemas.openxmlformats.org/officeDocument/2006/relationships/hyperlink" Target="https://deutscheboerse.sharepoint.com/:x:/r/sites/sp0281/internal/2025%20Audits/2025-067%20IAM%20and%20PAM%20(DBAG,%20ECAG,%20CBF,%20CBL)/02%20Preparation%20-%20BCA/Audit%20L2%20L3%20Scoping%202025.xlsx?d=w415108bedd994430a0181e3a596badec&amp;csf=1&amp;web=1&amp;e=a5Ox38" TargetMode="External"/><Relationship Id="rId10" Type="http://schemas.openxmlformats.org/officeDocument/2006/relationships/webSettings" Target="webSettings.xml"/><Relationship Id="rId19" Type="http://schemas.openxmlformats.org/officeDocument/2006/relationships/header" Target="header1.xml"/><Relationship Id="rId31" Type="http://schemas.openxmlformats.org/officeDocument/2006/relationships/hyperlink" Target="https://deutscheboerse.sharepoint.com/:b:/r/sites/IN-ChiefRiskOfficer/SiteAssets/SitePages/DORA/DORA-ICT-Risk-Management-Policy.pdf?csf=1&amp;web=1&amp;e=E7naeA" TargetMode="External"/><Relationship Id="rId44" Type="http://schemas.openxmlformats.org/officeDocument/2006/relationships/hyperlink" Target="https://deutscheboerse.sharepoint.com/:x:/r/sites/sp0281/internal/2025%20Audits/2025-067%20IAM%20and%20PAM%20(DBAG,%20ECAG,%20CBF,%20CBL)/02%20Preparation%20-%20BCA/Audit%20L2%20L3%20Scoping%202025.xlsx?d=w415108bedd994430a0181e3a596badec&amp;csf=1&amp;web=1&amp;e=a5Ox38" TargetMode="External"/><Relationship Id="rId52" Type="http://schemas.openxmlformats.org/officeDocument/2006/relationships/hyperlink" Target="https://deutscheboerse.sharepoint.com/:x:/r/sites/sp0281/internal/2025%20Audits/2025-067%20IAM%20and%20PAM%20(DBAG,%20ECAG,%20CBF,%20CBL)/02%20Preparation%20-%20BCA/Audit%20L2%20L3%20Scoping%202025.xlsx?d=w415108bedd994430a0181e3a596badec&amp;csf=1&amp;web=1&amp;e=a5Ox38" TargetMode="External"/><Relationship Id="rId60" Type="http://schemas.openxmlformats.org/officeDocument/2006/relationships/hyperlink" Target="https://businessjira.deutsche-boerse.com/browse/FM-20073" TargetMode="External"/><Relationship Id="rId65" Type="http://schemas.openxmlformats.org/officeDocument/2006/relationships/hyperlink" Target="https://deutscheboerse.sharepoint.com/:b:/r/sites/sp0281/internal/2025%20Audits/2025-067%20IAM%20and%20PAM%20(DBAG,%20ECAG,%20CBF,%20CBL)/02%20Preparation%20-%20BCA/KPI/202506_DSC_KPI.pdf?csf=1&amp;web=1&amp;e=pqermU" TargetMode="External"/><Relationship Id="rId73"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deutscheboerse.sharepoint.com/:x:/r/sites/sp0281/internal/2025%20Audits/2025-067%20IAM%20and%20PAM%20(DBAG,%20ECAG,%20CBF,%20CBL)/02%20Preparation%20-%20BCA/Audit%20L2%20L3%20Scoping%202025.xlsx?d=w415108bedd994430a0181e3a596badec&amp;csf=1&amp;web=1&amp;e=m6YEHb" TargetMode="External"/><Relationship Id="rId22" Type="http://schemas.openxmlformats.org/officeDocument/2006/relationships/comments" Target="comments.xml"/><Relationship Id="rId27" Type="http://schemas.openxmlformats.org/officeDocument/2006/relationships/hyperlink" Target="https://deutscheboerse.sharepoint.com/:u:/r/sites/sp0281/internal/2025%20Audits/2025-067%20IAM%20and%20PAM%20(DBAG,%20ECAG,%20CBF,%20CBL)/02%20Preparation%20-%20BCA/Emails%20to%20consider%20for%20BCA/RE_%20IAM%20-%20PAM%20topics.msg?csf=1&amp;web=1&amp;e=byoLbC" TargetMode="External"/><Relationship Id="rId30" Type="http://schemas.openxmlformats.org/officeDocument/2006/relationships/hyperlink" Target="https://deutscheboerse.sharepoint.com/sites/PoliciesDatabase" TargetMode="External"/><Relationship Id="rId35" Type="http://schemas.openxmlformats.org/officeDocument/2006/relationships/hyperlink" Target="https://deutscheboerse.sharepoint.com/:u:/r/sites/sp0281/internal/2025%20Audits/2025-067%20IAM%20and%20PAM%20(DBAG,%20ECAG,%20CBF,%20CBL)/02%20Preparation%20-%20BCA/Emails%20to%20consider%20for%20BCA/RE_%202025-067%20_%20IAM%20Audit%20_%20Token%20Authentication%20_%20Audit%20Preparation.msg?csf=1&amp;web=1&amp;e=6DDIja" TargetMode="External"/><Relationship Id="rId43" Type="http://schemas.openxmlformats.org/officeDocument/2006/relationships/hyperlink" Target="https://deutscheboerse.sharepoint.com/:b:/r/sites/sp0281/internal/2025%20Audits/2025-024%20SA%20General%20Controls%20%5BDBAG,%20ECAG,%20CBF,%20CBL,%20CFCL%5D/02%20Preparation%20-%20BCA/04%20BCA%20FINAL/2025-024%20SA%20General%20Controls_HoIA_rev_clean.pdf?csf=1&amp;web=1&amp;e=TYkxBL" TargetMode="External"/><Relationship Id="rId48" Type="http://schemas.openxmlformats.org/officeDocument/2006/relationships/hyperlink" Target="https://deutscheboerse.sharepoint.com/:x:/r/sites/sp0281/internal/2025%20Audits/2025-067%20Identity%20and%20Access%20Management%20(DBAG,%20ECAG,%20CBF,%20CBL)/02%20Preparation%20-%20BCA/DORA%20Mapping%20to%20AU%202025.xlsx?d=wa6ac809e6f764849bc34e5ba02895c76&amp;csf=1&amp;web=1&amp;e=EaaKPh" TargetMode="External"/><Relationship Id="rId56" Type="http://schemas.openxmlformats.org/officeDocument/2006/relationships/hyperlink" Target="https://deutscheboerse.sharepoint.com/:b:/r/sites/sp0281/internal/2025%20Audits/2025-067%20IAM%20and%20PAM%20(DBAG,%20ECAG,%20CBF,%20CBL)/02%20Preparation%20-%20BCA/IAM%20PAM%20Guideline%20and%20Procedure/IAM%20Guideline%20(prev.%20Standard).pdf?csf=1&amp;web=1&amp;e=vR8AND" TargetMode="External"/><Relationship Id="rId64" Type="http://schemas.openxmlformats.org/officeDocument/2006/relationships/hyperlink" Target="https://deutscheboerse.sharepoint.com/:b:/r/sites/sp0281/internal/2025%20Audits/2025-067%20IAM%20and%20PAM%20(DBAG,%20ECAG,%20CBF,%20CBL)/02%20Preparation%20-%20BCA/KPI/202505_DSC_KPI.pdf?csf=1&amp;web=1&amp;e=liMYtN" TargetMode="External"/><Relationship Id="rId69" Type="http://schemas.openxmlformats.org/officeDocument/2006/relationships/hyperlink" Target="https://deutscheboerse.sharepoint.com/:b:/r/sites/sp0281/internal/2025%20Audits/2025-067%20IAM%20and%20PAM%20(DBAG,%20ECAG,%20CBF,%20CBL)/02%20Preparation%20-%20BCA/KPI/202508_DSC.pdf?csf=1&amp;web=1&amp;e=HHtftP" TargetMode="External"/><Relationship Id="rId77" Type="http://schemas.microsoft.com/office/2019/05/relationships/documenttasks" Target="documenttasks/documenttasks1.xml"/><Relationship Id="rId8" Type="http://schemas.openxmlformats.org/officeDocument/2006/relationships/styles" Target="styles.xml"/><Relationship Id="rId51" Type="http://schemas.openxmlformats.org/officeDocument/2006/relationships/hyperlink" Target="https://deutscheboerse.sharepoint.com/:b:/r/sites/sp0281/internal/2025%20Audits/2025-067%20IAM%20and%20PAM%20(DBAG,%20ECAG,%20CBF,%20CBL)/02%20Preparation%20-%20BCA/KPI/202506_DSC_KPI.pdf?csf=1&amp;web=1&amp;e=uw73q1" TargetMode="External"/><Relationship Id="rId72" Type="http://schemas.openxmlformats.org/officeDocument/2006/relationships/hyperlink" Target="https://deutscheboerse.sharepoint.com/:u:/r/sites/sp0281/internal/2025%20Audits/2025-067%20IAM%20and%20PAM%20(DBAG,%20ECAG,%20CBF,%20CBL)/02%20Preparation%20-%20BCA/Future%20Notes/FW%202024-057%20Reconciliation%20Audit%20-%20Close%20Out%20List%20-%20SAO-%20Audit%20Comment.msg?csf=1&amp;web=1&amp;e=y5T8JI"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deutscheboerse.sharepoint.com/sites/GIA/ext/2025%20Auditee%20Accessible%20Library/Forms/AllItems.aspx?id=%2Fsites%2FGIA%2Fext%2F2025%20Auditee%20Accessible%20Library%2F00%20Risk%20Management%20Central%20Delivery%2FExAnte%20Assurance%20Heatmaps%20%28Semi%2DAnnual%29%2F2025%20Q1%2F20250430%5FDBG%20ExBo%5FAssurance%20Heatmap%20Q1%202025%20Reporting%5FFINALv2%2Epdf&amp;viewid=3d0f3181%2Dcb01%2D4e4e%2D8583%2D701067a8a767&amp;parent=%2Fsites%2FGIA%2Fext%2F2025%20Auditee%20Accessible%20Library%2F00%20Risk%20Management%20Central%20Delivery%2FExAnte%20Assurance%20Heatmaps%20%28Semi%2DAnnual%29%2F2025%20Q1" TargetMode="External"/><Relationship Id="rId25" Type="http://schemas.microsoft.com/office/2018/08/relationships/commentsExtensible" Target="commentsExtensible.xml"/><Relationship Id="rId33" Type="http://schemas.openxmlformats.org/officeDocument/2006/relationships/hyperlink" Target="https://deutscheboerse.sharepoint.com/:b:/r/sites/sp0281/internal/2025%20Audits/2025-067%20IAM%20and%20PAM%20(DBAG,%20ECAG,%20CBF,%20CBL)/02%20Preparation%20-%20BCA/IAM%20PAM%20Guideline%20and%20Procedure/DBG_GS_IAM_Procedure.pdf?csf=1&amp;web=1&amp;e=NpvF4v" TargetMode="External"/><Relationship Id="rId38"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Relationship Id="rId46" Type="http://schemas.openxmlformats.org/officeDocument/2006/relationships/hyperlink" Target="https://deutscheboerse.sharepoint.com/:u:/r/sites/sp0281/internal/2025%20Audits/2025-067%20IAM%20and%20PAM%20(DBAG,%20ECAG,%20CBF,%20CBL)/02%20Preparation%20-%20BCA/Emails%20to%20consider%20for%20BCA/RE_%20Audit%20Announcement%20-%202025-067%20Identity%20and%20Access%20Management.msg?csf=1&amp;web=1&amp;e=ryYjLT" TargetMode="External"/><Relationship Id="rId59" Type="http://schemas.openxmlformats.org/officeDocument/2006/relationships/hyperlink" Target="https://businessjira.deutsche-boerse.com/browse/FM-19570" TargetMode="External"/><Relationship Id="rId67" Type="http://schemas.openxmlformats.org/officeDocument/2006/relationships/hyperlink" Target="https://deutscheboerse.sharepoint.com/:x:/r/sites/sp0281/internal/2024%20Audits/2024-078%20Privileged%20Access%20Management%20(DBAG,%20ECAG,%20CBF,%20CBL,%20CFCL)/02%20Preparation%20-%20BCA/supporting%20documents/Generated_Report_IT_CRP_WINDOWS(3).xlsx?d=w3aec6a351cda440ab1f200690dac518f&amp;csf=1&amp;web=1&amp;e=PhXKXe" TargetMode="External"/><Relationship Id="rId20" Type="http://schemas.openxmlformats.org/officeDocument/2006/relationships/footer" Target="footer1.xml"/><Relationship Id="rId41" Type="http://schemas.openxmlformats.org/officeDocument/2006/relationships/hyperlink" Target="https://deutscheboerse.sharepoint.com/:x:/r/sites/sp0281/internal/2025%20Audits/2025-067%20IAM%20and%20PAM%20(DBAG,%20ECAG,%20CBF,%20CBL)/02%20Preparation%20-%20BCA/Audit%20L2%20L3%20Scoping%202025.xlsx?d=w415108bedd994430a0181e3a596badec&amp;csf=1&amp;web=1&amp;e=GJBEYq" TargetMode="External"/><Relationship Id="rId54" Type="http://schemas.openxmlformats.org/officeDocument/2006/relationships/hyperlink" Target="https://deutscheboerse.sharepoint.com/:u:/r/sites/sp0281/internal/2025%20Audits/2025-067%20IAM%20and%20PAM%20(DBAG,%20ECAG,%20CBF,%20CBL)/02%20Preparation%20-%20BCA/Future%20Notes/FuN%20250307111915/RE_%202025-067%20IAM%20audit%20-%20Transfer%20of%20Alfresco%20roles%20to%20IIQ%20-%20status%203.msg?csf=1&amp;web=1&amp;e=sHwayt" TargetMode="External"/><Relationship Id="rId62" Type="http://schemas.openxmlformats.org/officeDocument/2006/relationships/hyperlink" Target="https://deutscheboerse.sharepoint.com/:b:/r/sites/sp0281/internal/2025%20Audits/2025-067%20IAM%20and%20PAM%20(DBAG,%20ECAG,%20CBF,%20CBL)/02%20Preparation%20-%20BCA/KPI/202508_DSC%20KPI.pdf?csf=1&amp;web=1&amp;e=tOOxN3" TargetMode="External"/><Relationship Id="rId70" Type="http://schemas.openxmlformats.org/officeDocument/2006/relationships/hyperlink" Target="https://deutscheboerse.sharepoint.com/:w:/r/sites/sp0281/internal/2024%20Audits/2024-078%20Privileged%20Access%20Management%20(DBAG,%20ECAG,%20CBF,%20CBL,%20CFCL)/06%20Fieldwork/02%20-%20PAM%20Implementation/Onboarding%20of%20Privileged%20Accounts/WP_Onboarding%20of%20Privileged%20Accounts.docx?d=w18c9fca5a17a465b92871cb5794b0eaf&amp;csf=1&amp;web=1&amp;e=SNGmQA"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s>
</file>

<file path=word/documenttasks/documenttasks1.xml><?xml version="1.0" encoding="utf-8"?>
<t:Tasks xmlns:t="http://schemas.microsoft.com/office/tasks/2019/documenttasks" xmlns:oel="http://schemas.microsoft.com/office/2019/extlst">
  <t:Task id="{313FE193-25BE-4925-A896-D94BCCA12DD1}">
    <t:Anchor>
      <t:Comment id="1173314198"/>
    </t:Anchor>
    <t:History>
      <t:Event id="{91D6B610-F806-4409-B982-4A30A163C307}" time="2025-08-19T08:08:05.232Z">
        <t:Attribution userId="S::zw767@deutsche-boerse.com::ed6f0b86-159b-40d1-ac16-d2c304b5e357" userProvider="AD" userName="Yezad Wadia"/>
        <t:Anchor>
          <t:Comment id="1173314198"/>
        </t:Anchor>
        <t:Create/>
      </t:Event>
      <t:Event id="{17FE20BB-45ED-48BB-9CB6-9ECF64691111}" time="2025-08-19T08:08:05.232Z">
        <t:Attribution userId="S::zw767@deutsche-boerse.com::ed6f0b86-159b-40d1-ac16-d2c304b5e357" userProvider="AD" userName="Yezad Wadia"/>
        <t:Anchor>
          <t:Comment id="1173314198"/>
        </t:Anchor>
        <t:Assign userId="S::kc968@deutsche-boerse.com::46b7b109-07ee-4778-9483-4c90e53fad3b" userProvider="AD" userName="Srinivas Rampalli"/>
      </t:Event>
      <t:Event id="{717D4E52-C64D-4C0C-BB3E-ED81871D20B5}" time="2025-08-19T08:08:05.232Z">
        <t:Attribution userId="S::zw767@deutsche-boerse.com::ed6f0b86-159b-40d1-ac16-d2c304b5e357" userProvider="AD" userName="Yezad Wadia"/>
        <t:Anchor>
          <t:Comment id="1173314198"/>
        </t:Anchor>
        <t:SetTitle title="Assigned to @Srinivas Rampalli and @Lasha Shishniashvili ,,, Prep phase with Srini in absence of Lasha"/>
      </t:Event>
      <t:Event id="{A944829A-A87D-4D99-8047-3024B9B5ED4A}" time="2025-08-21T12:48:46.533Z">
        <t:Attribution userId="S::zw767@deutsche-boerse.com::ed6f0b86-159b-40d1-ac16-d2c304b5e357" userProvider="AD" userName="Yezad Wadia"/>
        <t:Progress percentComplete="100"/>
      </t:Event>
      <t:Event id="{57C1D573-52A6-4A33-B06B-58342170D7CD}" time="2025-08-21T12:48:55.918Z">
        <t:Attribution userId="S::zw767@deutsche-boerse.com::ed6f0b86-159b-40d1-ac16-d2c304b5e357" userProvider="AD" userName="Yezad Wadia"/>
        <t:Progress percentComplete="0"/>
      </t:Event>
      <t:Event id="{15578443-C9D7-4C96-8F09-25958E2BF90A}" time="2025-08-21T12:49:39.403Z">
        <t:Attribution userId="S::zw767@deutsche-boerse.com::ed6f0b86-159b-40d1-ac16-d2c304b5e357" userProvider="AD" userName="Yezad Wadia"/>
        <t:Progress percentComplete="100"/>
      </t:Event>
    </t:History>
  </t:Task>
  <t:Task id="{3A00D0E0-9086-4DA7-BDC8-9282492E12A8}">
    <t:Anchor>
      <t:Comment id="1547926455"/>
    </t:Anchor>
    <t:History>
      <t:Event id="{DC3AA34D-4086-4787-9F5F-6E4103865637}" time="2025-08-05T07:51:11.454Z">
        <t:Attribution userId="S::zw767@deutsche-boerse.com::ed6f0b86-159b-40d1-ac16-d2c304b5e357" userProvider="AD" userName="Yezad Wadia"/>
        <t:Anchor>
          <t:Comment id="1547926455"/>
        </t:Anchor>
        <t:Create/>
      </t:Event>
      <t:Event id="{FDBA878F-438E-4211-9E14-04129B6C89F8}" time="2025-08-05T07:51:11.454Z">
        <t:Attribution userId="S::zw767@deutsche-boerse.com::ed6f0b86-159b-40d1-ac16-d2c304b5e357" userProvider="AD" userName="Yezad Wadia"/>
        <t:Anchor>
          <t:Comment id="1547926455"/>
        </t:Anchor>
        <t:Assign userId="S::io380@deutsche-boerse.com::3ac58151-7dba-48a6-89d9-a3e53f239320" userProvider="AD" userName="Shravankumar Mohankumar"/>
      </t:Event>
      <t:Event id="{B7CC8EB8-D618-4D4A-98EA-3DF0B941B370}" time="2025-08-05T07:51:11.454Z">
        <t:Attribution userId="S::zw767@deutsche-boerse.com::ed6f0b86-159b-40d1-ac16-d2c304b5e357" userProvider="AD" userName="Yezad Wadia"/>
        <t:Anchor>
          <t:Comment id="1547926455"/>
        </t:Anchor>
        <t:SetTitle title="Assigned to @Shravankumar Mohankumar "/>
      </t:Event>
      <t:Event id="{48710D48-DCAB-42B4-B7DC-D8EF2A59DD34}" time="2025-09-09T10:30:32.11Z">
        <t:Attribution userId="S::zw767@deutsche-boerse.com::ed6f0b86-159b-40d1-ac16-d2c304b5e357" userProvider="AD" userName="Yezad Wadia"/>
        <t:Progress percentComplete="100"/>
      </t:Event>
    </t:History>
  </t:Task>
  <t:Task id="{DB957F6F-261F-4F9C-BCF2-21505688B69C}">
    <t:Anchor>
      <t:Comment id="331586483"/>
    </t:Anchor>
    <t:History>
      <t:Event id="{533F2477-2E38-4B68-9D2F-F6312132B713}" time="2025-08-05T07:49:48.893Z">
        <t:Attribution userId="S::zw767@deutsche-boerse.com::ed6f0b86-159b-40d1-ac16-d2c304b5e357" userProvider="AD" userName="Yezad Wadia"/>
        <t:Anchor>
          <t:Comment id="331586483"/>
        </t:Anchor>
        <t:Create/>
      </t:Event>
      <t:Event id="{73CD8294-E667-4AAD-B6DD-B73E1F64FD93}" time="2025-08-05T07:49:48.893Z">
        <t:Attribution userId="S::zw767@deutsche-boerse.com::ed6f0b86-159b-40d1-ac16-d2c304b5e357" userProvider="AD" userName="Yezad Wadia"/>
        <t:Anchor>
          <t:Comment id="331586483"/>
        </t:Anchor>
        <t:Assign userId="S::fu832@deutsche-boerse.com::8f3abd4e-13d9-4588-8df5-fce1eea07a50" userProvider="AD" userName="Volker Scheer"/>
      </t:Event>
      <t:Event id="{2411C92D-460C-45FD-806C-82D472D7DF67}" time="2025-08-05T07:49:48.893Z">
        <t:Attribution userId="S::zw767@deutsche-boerse.com::ed6f0b86-159b-40d1-ac16-d2c304b5e357" userProvider="AD" userName="Yezad Wadia"/>
        <t:Anchor>
          <t:Comment id="331586483"/>
        </t:Anchor>
        <t:SetTitle title="Assigned to @Volker Scheer "/>
      </t:Event>
      <t:Event id="{1E5560BB-80CA-4850-A94B-F4D2EF5EF0A9}" time="2025-08-19T08:11:59.007Z">
        <t:Attribution userId="S::zw767@deutsche-boerse.com::ed6f0b86-159b-40d1-ac16-d2c304b5e357" userProvider="AD" userName="Yezad Wadia"/>
        <t:Progress percentComplete="100"/>
      </t:Event>
    </t:History>
  </t:Task>
  <t:Task id="{3BC17E82-8512-40CD-94EB-986AF2F9B1CA}">
    <t:Anchor>
      <t:Comment id="497237129"/>
    </t:Anchor>
    <t:History>
      <t:Event id="{3982DB04-ACF7-444E-B067-680DC16BA318}" time="2025-08-19T08:12:22.835Z">
        <t:Attribution userId="S::zw767@deutsche-boerse.com::ed6f0b86-159b-40d1-ac16-d2c304b5e357" userProvider="AD" userName="Yezad Wadia"/>
        <t:Anchor>
          <t:Comment id="497237129"/>
        </t:Anchor>
        <t:Create/>
      </t:Event>
      <t:Event id="{78C5E442-8E32-4702-AB37-E1EE33903FC4}" time="2025-08-19T08:12:22.835Z">
        <t:Attribution userId="S::zw767@deutsche-boerse.com::ed6f0b86-159b-40d1-ac16-d2c304b5e357" userProvider="AD" userName="Yezad Wadia"/>
        <t:Anchor>
          <t:Comment id="497237129"/>
        </t:Anchor>
        <t:Assign userId="S::tw086@deutsche-boerse.com::c4487163-1c99-430f-9952-bd176ccc7d04" userProvider="AD" userName="Frank Ackermann"/>
      </t:Event>
      <t:Event id="{7D9BCB1A-4AC9-4C27-B922-85AE66F1249D}" time="2025-08-19T08:12:22.835Z">
        <t:Attribution userId="S::zw767@deutsche-boerse.com::ed6f0b86-159b-40d1-ac16-d2c304b5e357" userProvider="AD" userName="Yezad Wadia"/>
        <t:Anchor>
          <t:Comment id="497237129"/>
        </t:Anchor>
        <t:SetTitle title="Assigned to @Frank Ackermann "/>
      </t:Event>
      <t:Event id="{A379DF71-3AAF-4DE0-B849-676A9317350E}" time="2025-08-22T13:17:30.139Z">
        <t:Attribution userId="S::tw086@deutsche-boerse.com::c4487163-1c99-430f-9952-bd176ccc7d04" userProvider="AD" userName="Frank Ackermann"/>
        <t:Progress percentComplete="100"/>
      </t:Event>
    </t:History>
  </t:Task>
  <t:Task id="{C340AED1-3F6C-476D-B974-A6E2FB698A79}">
    <t:Anchor>
      <t:Comment id="2100534652"/>
    </t:Anchor>
    <t:History>
      <t:Event id="{4170A5CA-DFFB-4C68-977F-A0DB36389856}" time="2025-08-05T07:50:04.943Z">
        <t:Attribution userId="S::zw767@deutsche-boerse.com::ed6f0b86-159b-40d1-ac16-d2c304b5e357" userProvider="AD" userName="Yezad Wadia"/>
        <t:Anchor>
          <t:Comment id="2100534652"/>
        </t:Anchor>
        <t:Create/>
      </t:Event>
      <t:Event id="{2AC45152-8534-415C-8A31-7364CFFCC941}" time="2025-08-05T07:50:04.943Z">
        <t:Attribution userId="S::zw767@deutsche-boerse.com::ed6f0b86-159b-40d1-ac16-d2c304b5e357" userProvider="AD" userName="Yezad Wadia"/>
        <t:Anchor>
          <t:Comment id="2100534652"/>
        </t:Anchor>
        <t:Assign userId="S::kv057@deutsche-boerse.com::a260aff1-febc-43bd-aec9-8bee85881e0e" userProvider="AD" userName="Anvay Walavalkar"/>
      </t:Event>
      <t:Event id="{623A3132-EEC6-4EF1-8524-A60C4F357117}" time="2025-08-05T07:50:04.943Z">
        <t:Attribution userId="S::zw767@deutsche-boerse.com::ed6f0b86-159b-40d1-ac16-d2c304b5e357" userProvider="AD" userName="Yezad Wadia"/>
        <t:Anchor>
          <t:Comment id="2100534652"/>
        </t:Anchor>
        <t:SetTitle title="Assigned to @Anvay Walavalkar "/>
      </t:Event>
      <t:Event id="{5F03B8E7-0A2F-4853-B2F5-AA3D8F0EDA24}" time="2025-08-21T12:51:15.439Z">
        <t:Attribution userId="S::zw767@deutsche-boerse.com::ed6f0b86-159b-40d1-ac16-d2c304b5e357" userProvider="AD" userName="Yezad Wadia"/>
        <t:Progress percentComplete="100"/>
      </t:Event>
    </t:History>
  </t:Task>
  <t:Task id="{1361FC38-56B8-4739-A591-F17FC03F6BB3}">
    <t:Anchor>
      <t:Comment id="1205709532"/>
    </t:Anchor>
    <t:History>
      <t:Event id="{59268A1A-ECDB-4848-B703-5E59308BB043}" time="2025-08-05T07:50:17.914Z">
        <t:Attribution userId="S::zw767@deutsche-boerse.com::ed6f0b86-159b-40d1-ac16-d2c304b5e357" userProvider="AD" userName="Yezad Wadia"/>
        <t:Anchor>
          <t:Comment id="1205709532"/>
        </t:Anchor>
        <t:Create/>
      </t:Event>
      <t:Event id="{9E34942C-4EDF-4482-8F12-0A79130FD4BE}" time="2025-08-05T07:50:17.914Z">
        <t:Attribution userId="S::zw767@deutsche-boerse.com::ed6f0b86-159b-40d1-ac16-d2c304b5e357" userProvider="AD" userName="Yezad Wadia"/>
        <t:Anchor>
          <t:Comment id="1205709532"/>
        </t:Anchor>
        <t:Assign userId="S::jh541@deutsche-boerse.com::7351010f-e778-4c50-9d02-4f25c1c4ae24" userProvider="AD" userName="Thomas Kemmerer"/>
      </t:Event>
      <t:Event id="{9CC51689-E8E9-4958-8171-F5A3AA515848}" time="2025-08-05T07:50:17.914Z">
        <t:Attribution userId="S::zw767@deutsche-boerse.com::ed6f0b86-159b-40d1-ac16-d2c304b5e357" userProvider="AD" userName="Yezad Wadia"/>
        <t:Anchor>
          <t:Comment id="1205709532"/>
        </t:Anchor>
        <t:SetTitle title="Assigned to @Thomas Kemmerer "/>
      </t:Event>
    </t:History>
  </t:Task>
  <t:Task id="{006AF520-CADB-44DC-AD2B-379E4F724ADC}">
    <t:Anchor>
      <t:Comment id="62651155"/>
    </t:Anchor>
    <t:History>
      <t:Event id="{C87E1208-0956-42AE-82A2-63DE7A37AE87}" time="2025-08-05T07:50:31.199Z">
        <t:Attribution userId="S::zw767@deutsche-boerse.com::ed6f0b86-159b-40d1-ac16-d2c304b5e357" userProvider="AD" userName="Yezad Wadia"/>
        <t:Anchor>
          <t:Comment id="62651155"/>
        </t:Anchor>
        <t:Create/>
      </t:Event>
      <t:Event id="{F74F2CA7-2F70-4B10-A4D7-EA24898DF9DD}" time="2025-08-05T07:50:31.199Z">
        <t:Attribution userId="S::zw767@deutsche-boerse.com::ed6f0b86-159b-40d1-ac16-d2c304b5e357" userProvider="AD" userName="Yezad Wadia"/>
        <t:Anchor>
          <t:Comment id="62651155"/>
        </t:Anchor>
        <t:Assign userId="S::kv057@deutsche-boerse.com::a260aff1-febc-43bd-aec9-8bee85881e0e" userProvider="AD" userName="Anvay Walavalkar"/>
      </t:Event>
      <t:Event id="{086FF7A2-A778-4892-B92E-118DEB4B26E9}" time="2025-08-05T07:50:31.199Z">
        <t:Attribution userId="S::zw767@deutsche-boerse.com::ed6f0b86-159b-40d1-ac16-d2c304b5e357" userProvider="AD" userName="Yezad Wadia"/>
        <t:Anchor>
          <t:Comment id="62651155"/>
        </t:Anchor>
        <t:SetTitle title="Assigned to @Anvay Walavalkar "/>
      </t:Event>
      <t:Event id="{C9CB59BA-C6E8-4C42-A107-3B0C8BD629AB}" time="2025-08-21T12:27:23.974Z">
        <t:Attribution userId="S::zw767@deutsche-boerse.com::ed6f0b86-159b-40d1-ac16-d2c304b5e357" userProvider="AD" userName="Yezad Wadia"/>
        <t:Progress percentComplete="100"/>
      </t:Event>
    </t:History>
  </t:Task>
  <t:Task id="{53D901ED-E09F-496A-8246-7FC2ADF1D744}">
    <t:Anchor>
      <t:Comment id="1021165513"/>
    </t:Anchor>
    <t:History>
      <t:Event id="{F7C11187-60A5-48B5-941D-1D3253D63ECC}" time="2025-08-19T08:06:51.197Z">
        <t:Attribution userId="S::zw767@deutsche-boerse.com::ed6f0b86-159b-40d1-ac16-d2c304b5e357" userProvider="AD" userName="Yezad Wadia"/>
        <t:Anchor>
          <t:Comment id="1021165513"/>
        </t:Anchor>
        <t:Create/>
      </t:Event>
      <t:Event id="{E469E4E0-735C-416E-B3F7-AF2581E6253B}" time="2025-08-19T08:06:51.197Z">
        <t:Attribution userId="S::zw767@deutsche-boerse.com::ed6f0b86-159b-40d1-ac16-d2c304b5e357" userProvider="AD" userName="Yezad Wadia"/>
        <t:Anchor>
          <t:Comment id="1021165513"/>
        </t:Anchor>
        <t:Assign userId="S::kv057@deutsche-boerse.com::a260aff1-febc-43bd-aec9-8bee85881e0e" userProvider="AD" userName="Anvay Walavalkar"/>
      </t:Event>
      <t:Event id="{3CE08511-BB3D-41AA-B387-743D6262F7EB}" time="2025-08-19T08:06:51.197Z">
        <t:Attribution userId="S::zw767@deutsche-boerse.com::ed6f0b86-159b-40d1-ac16-d2c304b5e357" userProvider="AD" userName="Yezad Wadia"/>
        <t:Anchor>
          <t:Comment id="1021165513"/>
        </t:Anchor>
        <t:SetTitle title="Assigned to @Anvay Walavalkar "/>
      </t:Event>
      <t:Event id="{44E099BB-A6E6-4F01-8239-09A6657E21D4}" time="2025-08-21T12:46:30.106Z">
        <t:Attribution userId="S::zw767@deutsche-boerse.com::ed6f0b86-159b-40d1-ac16-d2c304b5e357" userProvider="AD" userName="Yezad Wadia"/>
        <t:Progress percentComplete="100"/>
      </t:Event>
    </t:History>
  </t:Task>
  <t:Task id="{F6509101-0D1B-41B2-B0F8-008D86C6E562}">
    <t:Anchor>
      <t:Comment id="2112507326"/>
    </t:Anchor>
    <t:History>
      <t:Event id="{34CA7EED-0EA3-41E1-B83F-CEC9A8A255F9}" time="2025-08-21T12:28:22.088Z">
        <t:Attribution userId="S::zw767@deutsche-boerse.com::ed6f0b86-159b-40d1-ac16-d2c304b5e357" userProvider="AD" userName="Yezad Wadia"/>
        <t:Anchor>
          <t:Comment id="2112507326"/>
        </t:Anchor>
        <t:Create/>
      </t:Event>
      <t:Event id="{35CD20A3-2BA1-4EAC-9C53-A8AC3F74BC7A}" time="2025-08-21T12:28:22.088Z">
        <t:Attribution userId="S::zw767@deutsche-boerse.com::ed6f0b86-159b-40d1-ac16-d2c304b5e357" userProvider="AD" userName="Yezad Wadia"/>
        <t:Anchor>
          <t:Comment id="2112507326"/>
        </t:Anchor>
        <t:Assign userId="S::kc968@deutsche-boerse.com::46b7b109-07ee-4778-9483-4c90e53fad3b" userProvider="AD" userName="Srinivas Rampalli"/>
      </t:Event>
      <t:Event id="{0B702781-587D-44FB-AEE7-17A2C75EABCF}" time="2025-08-21T12:28:22.088Z">
        <t:Attribution userId="S::zw767@deutsche-boerse.com::ed6f0b86-159b-40d1-ac16-d2c304b5e357" userProvider="AD" userName="Yezad Wadia"/>
        <t:Anchor>
          <t:Comment id="2112507326"/>
        </t:Anchor>
        <t:SetTitle title="Assign to @Srinivas Rampalli "/>
      </t:Event>
      <t:Event id="{797C8A6D-8996-4561-920A-C51FA09024F4}" time="2025-09-09T12:33:25.499Z">
        <t:Attribution userId="S::zw767@deutsche-boerse.com::ed6f0b86-159b-40d1-ac16-d2c304b5e357" userProvider="AD" userName="Yezad Wadia"/>
        <t:Progress percentComplete="100"/>
      </t:Event>
    </t:History>
  </t:Task>
  <t:Task id="{B8E099F6-2000-4924-A599-C07CB2C168BA}">
    <t:Anchor>
      <t:Comment id="343410721"/>
    </t:Anchor>
    <t:History>
      <t:Event id="{8863411A-8E06-4918-9515-66CF22C789A9}" time="2025-08-21T12:47:09.175Z">
        <t:Attribution userId="S::zw767@deutsche-boerse.com::ed6f0b86-159b-40d1-ac16-d2c304b5e357" userProvider="AD" userName="Yezad Wadia"/>
        <t:Anchor>
          <t:Comment id="343410721"/>
        </t:Anchor>
        <t:Create/>
      </t:Event>
      <t:Event id="{2AF789C2-6FD2-4321-9865-B98DBE5DCEC4}" time="2025-08-21T12:47:09.175Z">
        <t:Attribution userId="S::zw767@deutsche-boerse.com::ed6f0b86-159b-40d1-ac16-d2c304b5e357" userProvider="AD" userName="Yezad Wadia"/>
        <t:Anchor>
          <t:Comment id="343410721"/>
        </t:Anchor>
        <t:Assign userId="S::kc968@deutsche-boerse.com::46b7b109-07ee-4778-9483-4c90e53fad3b" userProvider="AD" userName="Srinivas Rampalli"/>
      </t:Event>
      <t:Event id="{4E2879B4-80E9-49CC-92BD-45192B7BBE74}" time="2025-08-21T12:47:09.175Z">
        <t:Attribution userId="S::zw767@deutsche-boerse.com::ed6f0b86-159b-40d1-ac16-d2c304b5e357" userProvider="AD" userName="Yezad Wadia"/>
        <t:Anchor>
          <t:Comment id="343410721"/>
        </t:Anchor>
        <t:SetTitle title="Assigned to @Srinivas Rampalli "/>
      </t:Event>
    </t:History>
  </t:Task>
  <t:Task id="{13692E40-BBD1-4E97-A2CB-E62B670795CB}">
    <t:Anchor>
      <t:Comment id="902315902"/>
    </t:Anchor>
    <t:History>
      <t:Event id="{B69DC123-2D98-4300-9A1C-51BCAF4448E6}" time="2025-08-21T12:51:29.404Z">
        <t:Attribution userId="S::zw767@deutsche-boerse.com::ed6f0b86-159b-40d1-ac16-d2c304b5e357" userProvider="AD" userName="Yezad Wadia"/>
        <t:Anchor>
          <t:Comment id="902315902"/>
        </t:Anchor>
        <t:Create/>
      </t:Event>
      <t:Event id="{7AB02BF3-AC14-4F9F-956C-F53EAA24D06C}" time="2025-08-21T12:51:29.404Z">
        <t:Attribution userId="S::zw767@deutsche-boerse.com::ed6f0b86-159b-40d1-ac16-d2c304b5e357" userProvider="AD" userName="Yezad Wadia"/>
        <t:Anchor>
          <t:Comment id="902315902"/>
        </t:Anchor>
        <t:Assign userId="S::io380@deutsche-boerse.com::3ac58151-7dba-48a6-89d9-a3e53f239320" userProvider="AD" userName="Shravankumar Mohankumar"/>
      </t:Event>
      <t:Event id="{31C51F52-A6B1-41CA-BF69-357B62437FB2}" time="2025-08-21T12:51:29.404Z">
        <t:Attribution userId="S::zw767@deutsche-boerse.com::ed6f0b86-159b-40d1-ac16-d2c304b5e357" userProvider="AD" userName="Yezad Wadia"/>
        <t:Anchor>
          <t:Comment id="902315902"/>
        </t:Anchor>
        <t:SetTitle title="Assigned to @Shravankumar Mohankumar "/>
      </t:Event>
    </t:History>
  </t:Task>
  <t:Task id="{61E6256A-4946-4838-80D3-758ACB2574A2}">
    <t:Anchor>
      <t:Comment id="1732828479"/>
    </t:Anchor>
    <t:History>
      <t:Event id="{D9C6F3DA-0878-49B2-B66F-C58E2811C591}" time="2025-08-19T08:08:25.652Z">
        <t:Attribution userId="S::zw767@deutsche-boerse.com::ed6f0b86-159b-40d1-ac16-d2c304b5e357" userProvider="AD" userName="Yezad Wadia"/>
        <t:Anchor>
          <t:Comment id="1732828479"/>
        </t:Anchor>
        <t:Create/>
      </t:Event>
      <t:Event id="{803F0CE3-7783-4FAC-80A7-F54935A49B42}" time="2025-08-19T08:08:25.652Z">
        <t:Attribution userId="S::zw767@deutsche-boerse.com::ed6f0b86-159b-40d1-ac16-d2c304b5e357" userProvider="AD" userName="Yezad Wadia"/>
        <t:Anchor>
          <t:Comment id="1732828479"/>
        </t:Anchor>
        <t:Assign userId="S::al284@deutsche-boerse.com::7ec3a508-8a20-46e4-b79f-8c3f2f73820d" userProvider="AD" userName="Oezge Gueltekin Arslan"/>
      </t:Event>
      <t:Event id="{0E790B83-07AF-48DF-B440-A900917BC3E7}" time="2025-08-19T08:08:25.652Z">
        <t:Attribution userId="S::zw767@deutsche-boerse.com::ed6f0b86-159b-40d1-ac16-d2c304b5e357" userProvider="AD" userName="Yezad Wadia"/>
        <t:Anchor>
          <t:Comment id="1732828479"/>
        </t:Anchor>
        <t:SetTitle title="Assigned to @Oezge Gueltekin Arslan "/>
      </t:Event>
    </t:History>
  </t:Task>
  <t:Task id="{1AF77204-2A94-4790-955A-23E1E6EEA4F5}">
    <t:Anchor>
      <t:Comment id="190295754"/>
    </t:Anchor>
    <t:History>
      <t:Event id="{8863411A-8E06-4918-9515-66CF22C789A9}" time="2025-08-21T12:47:09.175Z">
        <t:Attribution userId="S::zw767@deutsche-boerse.com::ed6f0b86-159b-40d1-ac16-d2c304b5e357" userProvider="AD" userName="Yezad Wadia"/>
        <t:Anchor>
          <t:Comment id="190295754"/>
        </t:Anchor>
        <t:Create/>
      </t:Event>
      <t:Event id="{2AF789C2-6FD2-4321-9865-B98DBE5DCEC4}" time="2025-08-21T12:47:09.175Z">
        <t:Attribution userId="S::zw767@deutsche-boerse.com::ed6f0b86-159b-40d1-ac16-d2c304b5e357" userProvider="AD" userName="Yezad Wadia"/>
        <t:Anchor>
          <t:Comment id="190295754"/>
        </t:Anchor>
        <t:Assign userId="S::kc968@deutsche-boerse.com::46b7b109-07ee-4778-9483-4c90e53fad3b" userProvider="AD" userName="Srinivas Rampalli"/>
      </t:Event>
      <t:Event id="{4E2879B4-80E9-49CC-92BD-45192B7BBE74}" time="2025-08-21T12:47:09.175Z">
        <t:Attribution userId="S::zw767@deutsche-boerse.com::ed6f0b86-159b-40d1-ac16-d2c304b5e357" userProvider="AD" userName="Yezad Wadia"/>
        <t:Anchor>
          <t:Comment id="190295754"/>
        </t:Anchor>
        <t:SetTitle title="Assigned to @Srinivas Rampalli "/>
      </t:Event>
      <t:Event id="{62607FBA-ECA5-4376-9706-19D183E570C0}" time="2025-09-09T12:33:23.231Z">
        <t:Attribution userId="S::zw767@deutsche-boerse.com::ed6f0b86-159b-40d1-ac16-d2c304b5e357" userProvider="AD" userName="Yezad Wadia"/>
        <t:Progress percentComplete="100"/>
      </t:Event>
    </t:History>
  </t:Task>
  <t:Task id="{21353708-DC2F-4085-93F6-2C84AC6CEFFE}">
    <t:Anchor>
      <t:Comment id="387234271"/>
    </t:Anchor>
    <t:History>
      <t:Event id="{F7C11187-60A5-48B5-941D-1D3253D63ECC}" time="2025-08-19T08:06:51.197Z">
        <t:Attribution userId="S::zw767@deutsche-boerse.com::ed6f0b86-159b-40d1-ac16-d2c304b5e357" userProvider="AD" userName="Yezad Wadia"/>
        <t:Anchor>
          <t:Comment id="387234271"/>
        </t:Anchor>
        <t:Create/>
      </t:Event>
      <t:Event id="{E469E4E0-735C-416E-B3F7-AF2581E6253B}" time="2025-08-19T08:06:51.197Z">
        <t:Attribution userId="S::zw767@deutsche-boerse.com::ed6f0b86-159b-40d1-ac16-d2c304b5e357" userProvider="AD" userName="Yezad Wadia"/>
        <t:Anchor>
          <t:Comment id="387234271"/>
        </t:Anchor>
        <t:Assign userId="S::kv057@deutsche-boerse.com::a260aff1-febc-43bd-aec9-8bee85881e0e" userProvider="AD" userName="Anvay Walavalkar"/>
      </t:Event>
      <t:Event id="{3CE08511-BB3D-41AA-B387-743D6262F7EB}" time="2025-08-19T08:06:51.197Z">
        <t:Attribution userId="S::zw767@deutsche-boerse.com::ed6f0b86-159b-40d1-ac16-d2c304b5e357" userProvider="AD" userName="Yezad Wadia"/>
        <t:Anchor>
          <t:Comment id="387234271"/>
        </t:Anchor>
        <t:SetTitle title="Assigned to @Anvay Walavalkar "/>
      </t:Event>
      <t:Event id="{44E099BB-A6E6-4F01-8239-09A6657E21D4}" time="2025-08-21T12:46:30.106Z">
        <t:Attribution userId="S::zw767@deutsche-boerse.com::ed6f0b86-159b-40d1-ac16-d2c304b5e357" userProvider="AD" userName="Yezad Wadia"/>
        <t:Progress percentComplete="100"/>
      </t:Event>
    </t:History>
  </t:Task>
</t:Task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TIxNjY1Mi03Y2IxLTQyZDMtYTIyZi1mYjVjN2YzNDhkYjUiIG9yaWdpbj0idXNlclNlbGVjdGVkIj48ZWxlbWVudCB1aWQ9ImlkX2NsYXNzaWZpY2F0aW9uX2ludGVybmFsb25seSIgdmFsdWU9IiIgeG1sbnM9Imh0dHA6Ly93d3cuYm9sZG9uamFtZXMuY29tLzIwMDgvMDEvc2llL2ludGVybmFsL2xhYmVsIiAvPjwvc2lzbD48VXNlck5hbWU+T0FBRFxhZzQ1MjwvVXNlck5hbWU+PERhdGVUaW1lPjEzLUZlYi0xOCAwNzoxODo1MDwvRGF0ZVRpbWU+PExhYmVsU3RyaW5nPkludGVybmFsPC9MYWJlbFN0cmluZz48L2l0ZW0+PC9sYWJlbEhpc3Rvcnk+</Value>
</WrappedLabelHistory>
</file>

<file path=customXml/item3.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5eade7bfda6c66bd56df05e112be806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a62b652f761e01f58b982a11287f92d4"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isl xmlns:xsi="http://www.w3.org/2001/XMLSchema-instance" xmlns:xsd="http://www.w3.org/2001/XMLSchema" xmlns="http://www.boldonjames.com/2008/01/sie/internal/label" sislVersion="0" policy="5e216652-7cb1-42d3-a22f-fb5c7f348db5" origin="userSelected">
  <element uid="id_classification_internalonly" value=""/>
</sisl>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8B556E-0C00-44F7-A2CB-7BC6E5A8C6BB}">
  <ds:schemaRefs>
    <ds:schemaRef ds:uri="http://schemas.microsoft.com/sharepoint/v3/contenttype/forms"/>
  </ds:schemaRefs>
</ds:datastoreItem>
</file>

<file path=customXml/itemProps2.xml><?xml version="1.0" encoding="utf-8"?>
<ds:datastoreItem xmlns:ds="http://schemas.openxmlformats.org/officeDocument/2006/customXml" ds:itemID="{E019F2EE-5534-4F7D-8954-484C1C172DC0}">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2E15C97D-6EB1-4A8D-BAC3-9C70BFD815DF}"/>
</file>

<file path=customXml/itemProps4.xml><?xml version="1.0" encoding="utf-8"?>
<ds:datastoreItem xmlns:ds="http://schemas.openxmlformats.org/officeDocument/2006/customXml" ds:itemID="{6B261101-D7C6-4FD1-B2FE-D5F00DAF47FA}">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01F7FA6A-FA23-4F38-B0CB-54506CBA9617}">
  <ds:schemaRefs>
    <ds:schemaRef ds:uri="http://schemas.openxmlformats.org/officeDocument/2006/bibliography"/>
  </ds:schemaRefs>
</ds:datastoreItem>
</file>

<file path=customXml/itemProps6.xml><?xml version="1.0" encoding="utf-8"?>
<ds:datastoreItem xmlns:ds="http://schemas.openxmlformats.org/officeDocument/2006/customXml" ds:itemID="{2C8FB4F0-9B1D-469D-8AC5-3E240212510C}">
  <ds:schemaRefs>
    <ds:schemaRef ds:uri="http://schemas.microsoft.com/office/2006/metadata/properties"/>
    <ds:schemaRef ds:uri="http://schemas.microsoft.com/office/infopath/2007/PartnerControls"/>
    <ds:schemaRef ds:uri="http://schemas.microsoft.com/sharepoint/v3"/>
    <ds:schemaRef ds:uri="e2b6c362-1991-4b12-baaf-e49dbdb018b6"/>
    <ds:schemaRef ds:uri="d53c5ebb-1d16-434c-9199-c085003d0e7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12949</Words>
  <Characters>73814</Characters>
  <Application>Microsoft Office Word</Application>
  <DocSecurity>0</DocSecurity>
  <Lines>615</Lines>
  <Paragraphs>173</Paragraphs>
  <ScaleCrop>false</ScaleCrop>
  <Company>Deutsche Börse Group</Company>
  <LinksUpToDate>false</LinksUpToDate>
  <CharactersWithSpaces>86590</CharactersWithSpaces>
  <SharedDoc>false</SharedDoc>
  <HLinks>
    <vt:vector size="528" baseType="variant">
      <vt:variant>
        <vt:i4>2883635</vt:i4>
      </vt:variant>
      <vt:variant>
        <vt:i4>255</vt:i4>
      </vt:variant>
      <vt:variant>
        <vt:i4>0</vt:i4>
      </vt:variant>
      <vt:variant>
        <vt:i4>5</vt:i4>
      </vt:variant>
      <vt:variant>
        <vt:lpwstr>https://deutscheboerse.sharepoint.com/:u:/r/sites/sp0281/internal/2025 Audits/2025-067 IAM and PAM (DBAG, ECAG, CBF, CBL)/02 Preparation - BCA/Future Notes/FW 2024-057 Reconciliation Audit - Close Out List - SAO- Audit Comment.msg?csf=1&amp;web=1&amp;e=y5T8JI</vt:lpwstr>
      </vt:variant>
      <vt:variant>
        <vt:lpwstr/>
      </vt:variant>
      <vt:variant>
        <vt:i4>4849759</vt:i4>
      </vt:variant>
      <vt:variant>
        <vt:i4>252</vt:i4>
      </vt:variant>
      <vt:variant>
        <vt:i4>0</vt:i4>
      </vt:variant>
      <vt:variant>
        <vt:i4>5</vt:i4>
      </vt:variant>
      <vt:variant>
        <vt:lpwstr>https://deutscheboerse.sharepoint.com/:x:/r/sites/sp0281/internal/2025 Audits/2025-067 IAM and PAM (DBAG, ECAG, CBF, CBL)/02 Preparation - BCA/Audit L2 L3 Scoping 2025.xlsx?d=w415108bedd994430a0181e3a596badec&amp;csf=1&amp;web=1&amp;e=a5Ox38</vt:lpwstr>
      </vt:variant>
      <vt:variant>
        <vt:lpwstr/>
      </vt:variant>
      <vt:variant>
        <vt:i4>7536665</vt:i4>
      </vt:variant>
      <vt:variant>
        <vt:i4>249</vt:i4>
      </vt:variant>
      <vt:variant>
        <vt:i4>0</vt:i4>
      </vt:variant>
      <vt:variant>
        <vt:i4>5</vt:i4>
      </vt:variant>
      <vt:variant>
        <vt:lpwstr>https://deutscheboerse.sharepoint.com/:w:/r/sites/sp0281/internal/2024 Audits/2024-078 Privileged Access Management (DBAG, ECAG, CBF, CBL, CFCL)/06 Fieldwork/02 - PAM Implementation/Onboarding of Privileged Accounts/WP_Onboarding of Privileged Accounts.docx?d=w18c9fca5a17a465b92871cb5794b0eaf&amp;csf=1&amp;web=1&amp;e=SNGmQA</vt:lpwstr>
      </vt:variant>
      <vt:variant>
        <vt:lpwstr/>
      </vt:variant>
      <vt:variant>
        <vt:i4>4653118</vt:i4>
      </vt:variant>
      <vt:variant>
        <vt:i4>246</vt:i4>
      </vt:variant>
      <vt:variant>
        <vt:i4>0</vt:i4>
      </vt:variant>
      <vt:variant>
        <vt:i4>5</vt:i4>
      </vt:variant>
      <vt:variant>
        <vt:lpwstr>https://deutscheboerse.sharepoint.com/:b:/r/sites/sp0281/internal/2025 Audits/2025-067 IAM and PAM (DBAG, ECAG, CBF, CBL)/02 Preparation - BCA/KPI/202508_DSC.pdf?csf=1&amp;web=1&amp;e=HHtftP</vt:lpwstr>
      </vt:variant>
      <vt:variant>
        <vt:lpwstr/>
      </vt:variant>
      <vt:variant>
        <vt:i4>5963826</vt:i4>
      </vt:variant>
      <vt:variant>
        <vt:i4>243</vt:i4>
      </vt:variant>
      <vt:variant>
        <vt:i4>0</vt:i4>
      </vt:variant>
      <vt:variant>
        <vt:i4>5</vt:i4>
      </vt:variant>
      <vt:variant>
        <vt:lpwstr>https://deutscheboerse.sharepoint.com/:x:/r/sites/sp0281/internal/2024 Audits/2024-078 Privileged Access Management (DBAG, ECAG, CBF, CBL, CFCL)/02 Preparation - BCA/supporting documents/PAM_Coverage_Report_20240909.xlsx?d=wc0d4414417f74f37b0c8bebc5bcb81cd&amp;csf=1&amp;web=1&amp;e=09NS8d</vt:lpwstr>
      </vt:variant>
      <vt:variant>
        <vt:lpwstr/>
      </vt:variant>
      <vt:variant>
        <vt:i4>1441876</vt:i4>
      </vt:variant>
      <vt:variant>
        <vt:i4>240</vt:i4>
      </vt:variant>
      <vt:variant>
        <vt:i4>0</vt:i4>
      </vt:variant>
      <vt:variant>
        <vt:i4>5</vt:i4>
      </vt:variant>
      <vt:variant>
        <vt:lpwstr>https://deutscheboerse.sharepoint.com/:x:/r/sites/sp0281/internal/2024 Audits/2024-078 Privileged Access Management (DBAG, ECAG, CBF, CBL, CFCL)/02 Preparation - BCA/supporting documents/Generated_Report_IT_CRP_WINDOWS(3).xlsx?d=w3aec6a351cda440ab1f200690dac518f&amp;csf=1&amp;web=1&amp;e=PhXKXe</vt:lpwstr>
      </vt:variant>
      <vt:variant>
        <vt:lpwstr/>
      </vt:variant>
      <vt:variant>
        <vt:i4>4522046</vt:i4>
      </vt:variant>
      <vt:variant>
        <vt:i4>237</vt:i4>
      </vt:variant>
      <vt:variant>
        <vt:i4>0</vt:i4>
      </vt:variant>
      <vt:variant>
        <vt:i4>5</vt:i4>
      </vt:variant>
      <vt:variant>
        <vt:lpwstr>https://deutscheboerse.sharepoint.com/:b:/r/sites/sp0281/internal/2025 Audits/2025-067 IAM and PAM (DBAG, ECAG, CBF, CBL)/02 Preparation - BCA/KPI/202508_DSC KPI.pdf?csf=1&amp;web=1&amp;e=L6oWIm</vt:lpwstr>
      </vt:variant>
      <vt:variant>
        <vt:lpwstr/>
      </vt:variant>
      <vt:variant>
        <vt:i4>6291490</vt:i4>
      </vt:variant>
      <vt:variant>
        <vt:i4>234</vt:i4>
      </vt:variant>
      <vt:variant>
        <vt:i4>0</vt:i4>
      </vt:variant>
      <vt:variant>
        <vt:i4>5</vt:i4>
      </vt:variant>
      <vt:variant>
        <vt:lpwstr>https://deutscheboerse.sharepoint.com/:b:/r/sites/sp0281/internal/2025 Audits/2025-067 IAM and PAM (DBAG, ECAG, CBF, CBL)/02 Preparation - BCA/KPI/202506_DSC_KPI.pdf?csf=1&amp;web=1&amp;e=pqermU</vt:lpwstr>
      </vt:variant>
      <vt:variant>
        <vt:lpwstr/>
      </vt:variant>
      <vt:variant>
        <vt:i4>6815788</vt:i4>
      </vt:variant>
      <vt:variant>
        <vt:i4>231</vt:i4>
      </vt:variant>
      <vt:variant>
        <vt:i4>0</vt:i4>
      </vt:variant>
      <vt:variant>
        <vt:i4>5</vt:i4>
      </vt:variant>
      <vt:variant>
        <vt:lpwstr>https://deutscheboerse.sharepoint.com/:b:/r/sites/sp0281/internal/2025 Audits/2025-067 IAM and PAM (DBAG, ECAG, CBF, CBL)/02 Preparation - BCA/KPI/202505_DSC_KPI.pdf?csf=1&amp;web=1&amp;e=liMYtN</vt:lpwstr>
      </vt:variant>
      <vt:variant>
        <vt:lpwstr/>
      </vt:variant>
      <vt:variant>
        <vt:i4>6881397</vt:i4>
      </vt:variant>
      <vt:variant>
        <vt:i4>228</vt:i4>
      </vt:variant>
      <vt:variant>
        <vt:i4>0</vt:i4>
      </vt:variant>
      <vt:variant>
        <vt:i4>5</vt:i4>
      </vt:variant>
      <vt:variant>
        <vt:lpwstr>https://deutscheboerse.sharepoint.com/:b:/r/sites/sp0281/internal/2025 Audits/2025-067 IAM and PAM (DBAG, ECAG, CBF, CBL)/02 Preparation - BCA/KPI/202504_DSC_KPI.pdf?csf=1&amp;web=1&amp;e=tqJG3i</vt:lpwstr>
      </vt:variant>
      <vt:variant>
        <vt:lpwstr/>
      </vt:variant>
      <vt:variant>
        <vt:i4>5046305</vt:i4>
      </vt:variant>
      <vt:variant>
        <vt:i4>225</vt:i4>
      </vt:variant>
      <vt:variant>
        <vt:i4>0</vt:i4>
      </vt:variant>
      <vt:variant>
        <vt:i4>5</vt:i4>
      </vt:variant>
      <vt:variant>
        <vt:lpwstr>https://deutscheboerse.sharepoint.com/:b:/r/sites/sp0281/internal/2025 Audits/2025-067 IAM and PAM (DBAG, ECAG, CBF, CBL)/02 Preparation - BCA/KPI/202508_DSC KPI.pdf?csf=1&amp;web=1&amp;e=tOOxN3</vt:lpwstr>
      </vt:variant>
      <vt:variant>
        <vt:lpwstr/>
      </vt:variant>
      <vt:variant>
        <vt:i4>4849759</vt:i4>
      </vt:variant>
      <vt:variant>
        <vt:i4>222</vt:i4>
      </vt:variant>
      <vt:variant>
        <vt:i4>0</vt:i4>
      </vt:variant>
      <vt:variant>
        <vt:i4>5</vt:i4>
      </vt:variant>
      <vt:variant>
        <vt:lpwstr>https://deutscheboerse.sharepoint.com/:x:/r/sites/sp0281/internal/2025 Audits/2025-067 IAM and PAM (DBAG, ECAG, CBF, CBL)/02 Preparation - BCA/Audit L2 L3 Scoping 2025.xlsx?d=w415108bedd994430a0181e3a596badec&amp;csf=1&amp;web=1&amp;e=a5Ox38</vt:lpwstr>
      </vt:variant>
      <vt:variant>
        <vt:lpwstr/>
      </vt:variant>
      <vt:variant>
        <vt:i4>5177435</vt:i4>
      </vt:variant>
      <vt:variant>
        <vt:i4>219</vt:i4>
      </vt:variant>
      <vt:variant>
        <vt:i4>0</vt:i4>
      </vt:variant>
      <vt:variant>
        <vt:i4>5</vt:i4>
      </vt:variant>
      <vt:variant>
        <vt:lpwstr>https://businessjira.deutsche-boerse.com/browse/FM-20073</vt:lpwstr>
      </vt:variant>
      <vt:variant>
        <vt:lpwstr/>
      </vt:variant>
      <vt:variant>
        <vt:i4>4849746</vt:i4>
      </vt:variant>
      <vt:variant>
        <vt:i4>216</vt:i4>
      </vt:variant>
      <vt:variant>
        <vt:i4>0</vt:i4>
      </vt:variant>
      <vt:variant>
        <vt:i4>5</vt:i4>
      </vt:variant>
      <vt:variant>
        <vt:lpwstr>https://businessjira.deutsche-boerse.com/browse/FM-19570</vt:lpwstr>
      </vt:variant>
      <vt:variant>
        <vt:lpwstr/>
      </vt:variant>
      <vt:variant>
        <vt:i4>6094898</vt:i4>
      </vt:variant>
      <vt:variant>
        <vt:i4>213</vt:i4>
      </vt:variant>
      <vt:variant>
        <vt:i4>0</vt:i4>
      </vt:variant>
      <vt:variant>
        <vt:i4>5</vt:i4>
      </vt:variant>
      <vt:variant>
        <vt:lpwstr>https://deutscheboerse.sharepoint.com/:b:/r/sites/sp0281/internal/2025 Audits/2025-067 IAM and PAM (DBAG, ECAG, CBF, CBL)/02 Preparation - BCA/IAM PAM Guideline and Procedure/DBG_GS_PAM_Procedure.pdf?csf=1&amp;web=1&amp;e=nbeffm</vt:lpwstr>
      </vt:variant>
      <vt:variant>
        <vt:lpwstr/>
      </vt:variant>
      <vt:variant>
        <vt:i4>3211298</vt:i4>
      </vt:variant>
      <vt:variant>
        <vt:i4>210</vt:i4>
      </vt:variant>
      <vt:variant>
        <vt:i4>0</vt:i4>
      </vt:variant>
      <vt:variant>
        <vt:i4>5</vt:i4>
      </vt:variant>
      <vt:variant>
        <vt:lpwstr>https://deutscheboerse.sharepoint.com/:b:/r/sites/sp0281/internal/2025 Audits/2025-067 IAM and PAM (DBAG, ECAG, CBF, CBL)/02 Preparation - BCA/IAM PAM Guideline and Procedure/IAM Guideline (prev. Standard).pdf?csf=1&amp;web=1&amp;e=vR8AND</vt:lpwstr>
      </vt:variant>
      <vt:variant>
        <vt:lpwstr/>
      </vt:variant>
      <vt:variant>
        <vt:i4>4522035</vt:i4>
      </vt:variant>
      <vt:variant>
        <vt:i4>207</vt:i4>
      </vt:variant>
      <vt:variant>
        <vt:i4>0</vt:i4>
      </vt:variant>
      <vt:variant>
        <vt:i4>5</vt:i4>
      </vt:variant>
      <vt:variant>
        <vt:lpwstr>https://deutscheboerse.sharepoint.com/:b:/r/sites/sp0281/internal/2025 Audits/2025-067 IAM and PAM (DBAG, ECAG, CBF, CBL)/02 Preparation - BCA/IAM PAM Guideline and Procedure/DBG_GS_PAM_Procedure.pdf?csf=1&amp;web=1&amp;e=kLpvWk</vt:lpwstr>
      </vt:variant>
      <vt:variant>
        <vt:lpwstr/>
      </vt:variant>
      <vt:variant>
        <vt:i4>786532</vt:i4>
      </vt:variant>
      <vt:variant>
        <vt:i4>204</vt:i4>
      </vt:variant>
      <vt:variant>
        <vt:i4>0</vt:i4>
      </vt:variant>
      <vt:variant>
        <vt:i4>5</vt:i4>
      </vt:variant>
      <vt:variant>
        <vt:lpwstr/>
      </vt:variant>
      <vt:variant>
        <vt:lpwstr>_5.1._L2_AU-110-01-IAM</vt:lpwstr>
      </vt:variant>
      <vt:variant>
        <vt:i4>327742</vt:i4>
      </vt:variant>
      <vt:variant>
        <vt:i4>201</vt:i4>
      </vt:variant>
      <vt:variant>
        <vt:i4>0</vt:i4>
      </vt:variant>
      <vt:variant>
        <vt:i4>5</vt:i4>
      </vt:variant>
      <vt:variant>
        <vt:lpwstr>https://deutscheboerse.sharepoint.com/:u:/r/sites/sp0281/internal/2025 Audits/2025-067 IAM and PAM (DBAG, ECAG, CBF, CBL)/02 Preparation - BCA/Future Notes/FuN 250307111915/RE_ 2025-067 IAM audit - Transfer of Alfresco roles to IIQ - status 3.msg?csf=1&amp;web=1&amp;e=sHwayt</vt:lpwstr>
      </vt:variant>
      <vt:variant>
        <vt:lpwstr/>
      </vt:variant>
      <vt:variant>
        <vt:i4>3735592</vt:i4>
      </vt:variant>
      <vt:variant>
        <vt:i4>198</vt:i4>
      </vt:variant>
      <vt:variant>
        <vt:i4>0</vt:i4>
      </vt:variant>
      <vt:variant>
        <vt:i4>5</vt:i4>
      </vt:variant>
      <vt:variant>
        <vt:lpwstr>https://deutscheboerse.sharepoint.com/:i:/r/sites/sp0281/internal/2025 Audits/2025-067 IAM and PAM (DBAG, ECAG, CBF, CBL)/02 Preparation - BCA/Future Notes/FuN 250307111915/Screenshot 2025-09-02 140023.png?csf=1&amp;web=1&amp;e=YuvGzP</vt:lpwstr>
      </vt:variant>
      <vt:variant>
        <vt:lpwstr/>
      </vt:variant>
      <vt:variant>
        <vt:i4>4849759</vt:i4>
      </vt:variant>
      <vt:variant>
        <vt:i4>195</vt:i4>
      </vt:variant>
      <vt:variant>
        <vt:i4>0</vt:i4>
      </vt:variant>
      <vt:variant>
        <vt:i4>5</vt:i4>
      </vt:variant>
      <vt:variant>
        <vt:lpwstr>https://deutscheboerse.sharepoint.com/:x:/r/sites/sp0281/internal/2025 Audits/2025-067 IAM and PAM (DBAG, ECAG, CBF, CBL)/02 Preparation - BCA/Audit L2 L3 Scoping 2025.xlsx?d=w415108bedd994430a0181e3a596badec&amp;csf=1&amp;web=1&amp;e=a5Ox38</vt:lpwstr>
      </vt:variant>
      <vt:variant>
        <vt:lpwstr/>
      </vt:variant>
      <vt:variant>
        <vt:i4>6488169</vt:i4>
      </vt:variant>
      <vt:variant>
        <vt:i4>192</vt:i4>
      </vt:variant>
      <vt:variant>
        <vt:i4>0</vt:i4>
      </vt:variant>
      <vt:variant>
        <vt:i4>5</vt:i4>
      </vt:variant>
      <vt:variant>
        <vt:lpwstr>https://deutscheboerse.sharepoint.com/:b:/r/sites/sp0281/internal/2025 Audits/2025-067 IAM and PAM (DBAG, ECAG, CBF, CBL)/02 Preparation - BCA/KPI/202506_DSC_KPI.pdf?csf=1&amp;web=1&amp;e=uw73q1</vt:lpwstr>
      </vt:variant>
      <vt:variant>
        <vt:lpwstr/>
      </vt:variant>
      <vt:variant>
        <vt:i4>7471173</vt:i4>
      </vt:variant>
      <vt:variant>
        <vt:i4>189</vt:i4>
      </vt:variant>
      <vt:variant>
        <vt:i4>0</vt:i4>
      </vt:variant>
      <vt:variant>
        <vt:i4>5</vt:i4>
      </vt:variant>
      <vt:variant>
        <vt:lpwstr>https://deutscheboerse.sharepoint.com/:u:/r/sites/sp0281/internal/2025 Audits/2025-067 IAM and PAM (DBAG, ECAG, CBF, CBL)/02 Preparation - BCA/Business Roles/RE_ 2025-067 IAM - Bug with SAP SAM and business roles - support request.msg?csf=1&amp;web=1&amp;e=rSma32</vt:lpwstr>
      </vt:variant>
      <vt:variant>
        <vt:lpwstr/>
      </vt:variant>
      <vt:variant>
        <vt:i4>393222</vt:i4>
      </vt:variant>
      <vt:variant>
        <vt:i4>186</vt:i4>
      </vt:variant>
      <vt:variant>
        <vt:i4>0</vt:i4>
      </vt:variant>
      <vt:variant>
        <vt:i4>5</vt:i4>
      </vt:variant>
      <vt:variant>
        <vt:lpwstr>https://deutscheboerse.sharepoint.com/:w:/r/sites/sp0281/internal/2025 Audits/2025-067 IAM and PAM (DBAG, ECAG, CBF, CBL)/02 Preparation - BCA/Business Roles/Processes_Nexis_BusinessRoles.docx?d=w0081b0afd7b84dee97a26969c5c70753&amp;csf=1&amp;web=1&amp;e=M3DUdt</vt:lpwstr>
      </vt:variant>
      <vt:variant>
        <vt:lpwstr/>
      </vt:variant>
      <vt:variant>
        <vt:i4>2490405</vt:i4>
      </vt:variant>
      <vt:variant>
        <vt:i4>183</vt:i4>
      </vt:variant>
      <vt:variant>
        <vt:i4>0</vt:i4>
      </vt:variant>
      <vt:variant>
        <vt:i4>5</vt:i4>
      </vt:variant>
      <vt:variant>
        <vt:lpwstr>https://deutscheboerse.sharepoint.com/:x:/r/sites/sp0281/internal/2025 Audits/2025-067 Identity and Access Management (DBAG, ECAG, CBF, CBL)/02 Preparation - BCA/DORA Mapping to AU 2025.xlsx?d=wa6ac809e6f764849bc34e5ba02895c76&amp;csf=1&amp;web=1&amp;e=EaaKPh</vt:lpwstr>
      </vt:variant>
      <vt:variant>
        <vt:lpwstr/>
      </vt:variant>
      <vt:variant>
        <vt:i4>4849759</vt:i4>
      </vt:variant>
      <vt:variant>
        <vt:i4>180</vt:i4>
      </vt:variant>
      <vt:variant>
        <vt:i4>0</vt:i4>
      </vt:variant>
      <vt:variant>
        <vt:i4>5</vt:i4>
      </vt:variant>
      <vt:variant>
        <vt:lpwstr>https://deutscheboerse.sharepoint.com/:x:/r/sites/sp0281/internal/2025 Audits/2025-067 IAM and PAM (DBAG, ECAG, CBF, CBL)/02 Preparation - BCA/Audit L2 L3 Scoping 2025.xlsx?d=w415108bedd994430a0181e3a596badec&amp;csf=1&amp;web=1&amp;e=a5Ox38</vt:lpwstr>
      </vt:variant>
      <vt:variant>
        <vt:lpwstr/>
      </vt:variant>
      <vt:variant>
        <vt:i4>2621459</vt:i4>
      </vt:variant>
      <vt:variant>
        <vt:i4>177</vt:i4>
      </vt:variant>
      <vt:variant>
        <vt:i4>0</vt:i4>
      </vt:variant>
      <vt:variant>
        <vt:i4>5</vt:i4>
      </vt:variant>
      <vt:variant>
        <vt:lpwstr>https://deutscheboerse.sharepoint.com/:u:/r/sites/sp0281/internal/2025 Audits/2025-067 IAM and PAM (DBAG, ECAG, CBF, CBL)/02 Preparation - BCA/Emails to consider for BCA/RE_ Audit Announcement - 2025-067 Identity and Access Management.msg?csf=1&amp;web=1&amp;e=ryYjLT</vt:lpwstr>
      </vt:variant>
      <vt:variant>
        <vt:lpwstr/>
      </vt:variant>
      <vt:variant>
        <vt:i4>4849759</vt:i4>
      </vt:variant>
      <vt:variant>
        <vt:i4>174</vt:i4>
      </vt:variant>
      <vt:variant>
        <vt:i4>0</vt:i4>
      </vt:variant>
      <vt:variant>
        <vt:i4>5</vt:i4>
      </vt:variant>
      <vt:variant>
        <vt:lpwstr>https://deutscheboerse.sharepoint.com/:x:/r/sites/sp0281/internal/2025 Audits/2025-067 IAM and PAM (DBAG, ECAG, CBF, CBL)/02 Preparation - BCA/Audit L2 L3 Scoping 2025.xlsx?d=w415108bedd994430a0181e3a596badec&amp;csf=1&amp;web=1&amp;e=a5Ox38</vt:lpwstr>
      </vt:variant>
      <vt:variant>
        <vt:lpwstr/>
      </vt:variant>
      <vt:variant>
        <vt:i4>4849759</vt:i4>
      </vt:variant>
      <vt:variant>
        <vt:i4>171</vt:i4>
      </vt:variant>
      <vt:variant>
        <vt:i4>0</vt:i4>
      </vt:variant>
      <vt:variant>
        <vt:i4>5</vt:i4>
      </vt:variant>
      <vt:variant>
        <vt:lpwstr>https://deutscheboerse.sharepoint.com/:x:/r/sites/sp0281/internal/2025 Audits/2025-067 IAM and PAM (DBAG, ECAG, CBF, CBL)/02 Preparation - BCA/Audit L2 L3 Scoping 2025.xlsx?d=w415108bedd994430a0181e3a596badec&amp;csf=1&amp;web=1&amp;e=a5Ox38</vt:lpwstr>
      </vt:variant>
      <vt:variant>
        <vt:lpwstr/>
      </vt:variant>
      <vt:variant>
        <vt:i4>3735556</vt:i4>
      </vt:variant>
      <vt:variant>
        <vt:i4>165</vt:i4>
      </vt:variant>
      <vt:variant>
        <vt:i4>0</vt:i4>
      </vt:variant>
      <vt:variant>
        <vt:i4>5</vt:i4>
      </vt:variant>
      <vt:variant>
        <vt:lpwstr>https://deutscheboerse.sharepoint.com/:b:/r/sites/sp0281/internal/2025 Audits/2025-024 SA General Controls %5BDBAG, ECAG, CBF, CBL, CFCL%5D/02 Preparation - BCA/04 BCA FINAL/2025-024 SA General Controls_HoIA_rev_clean.pdf?csf=1&amp;web=1&amp;e=TYkxBL</vt:lpwstr>
      </vt:variant>
      <vt:variant>
        <vt:lpwstr/>
      </vt:variant>
      <vt:variant>
        <vt:i4>3735556</vt:i4>
      </vt:variant>
      <vt:variant>
        <vt:i4>162</vt:i4>
      </vt:variant>
      <vt:variant>
        <vt:i4>0</vt:i4>
      </vt:variant>
      <vt:variant>
        <vt:i4>5</vt:i4>
      </vt:variant>
      <vt:variant>
        <vt:lpwstr>https://deutscheboerse.sharepoint.com/:b:/r/sites/sp0281/internal/2025 Audits/2025-024 SA General Controls %5BDBAG, ECAG, CBF, CBL, CFCL%5D/02 Preparation - BCA/04 BCA FINAL/2025-024 SA General Controls_HoIA_rev_clean.pdf?csf=1&amp;web=1&amp;e=TYkxBL</vt:lpwstr>
      </vt:variant>
      <vt:variant>
        <vt:lpwstr/>
      </vt:variant>
      <vt:variant>
        <vt:i4>720925</vt:i4>
      </vt:variant>
      <vt:variant>
        <vt:i4>159</vt:i4>
      </vt:variant>
      <vt:variant>
        <vt:i4>0</vt:i4>
      </vt:variant>
      <vt:variant>
        <vt:i4>5</vt:i4>
      </vt:variant>
      <vt:variant>
        <vt:lpwstr>https://deutscheboerse.sharepoint.com/:x:/r/sites/sp0281/internal/2025 Audits/2025-067 IAM and PAM (DBAG, ECAG, CBF, CBL)/02 Preparation - BCA/Audit L2 L3 Scoping 2025.xlsx?d=w415108bedd994430a0181e3a596badec&amp;csf=1&amp;web=1&amp;e=GJBEYq</vt:lpwstr>
      </vt:variant>
      <vt:variant>
        <vt:lpwstr/>
      </vt:variant>
      <vt:variant>
        <vt:i4>6684783</vt:i4>
      </vt:variant>
      <vt:variant>
        <vt:i4>156</vt:i4>
      </vt:variant>
      <vt:variant>
        <vt:i4>0</vt:i4>
      </vt:variant>
      <vt:variant>
        <vt:i4>5</vt:i4>
      </vt:variant>
      <vt:variant>
        <vt:lpwstr>https://deutscheboerse.sharepoint.com/sites/GIA/EFM/EFM/Forms/AllItems.aspx?id=%2Fsites%2FGIA%2FEFM%2FEFM%2FProject%20Ameli%2FWPs%20%2D%20DE%20phase%2FIAM&amp;viewid=3ac9d7ed%2Dbb35%2D4f77%2D8d67%2D2120350b86df&amp;ct=1644402204609&amp;or=Teams%2DHL&amp;OR=Teams%2DHL&amp;CT=1645624366690&amp;sourceId=&amp;params=%7B%22AppName%22%3A%22Teams%2DDesktop%22%2C%22AppVersion%22%3A%2227%2F22010300411%22%7D</vt:lpwstr>
      </vt:variant>
      <vt:variant>
        <vt:lpwstr/>
      </vt:variant>
      <vt:variant>
        <vt:i4>7012428</vt:i4>
      </vt:variant>
      <vt:variant>
        <vt:i4>153</vt:i4>
      </vt:variant>
      <vt:variant>
        <vt:i4>0</vt:i4>
      </vt:variant>
      <vt:variant>
        <vt:i4>5</vt:i4>
      </vt:variant>
      <vt:variant>
        <vt:lpwstr>https://deutscheboerse.sharepoint.com/:u:/r/sites/sp0281/internal/2025 Audits/2025-067 IAM and PAM (DBAG, ECAG, CBF, CBL)/02 Preparation - BCA/Emails to consider for BCA/RE_ IAM - PAM topics.msg?csf=1&amp;web=1&amp;e=byoLbC</vt:lpwstr>
      </vt:variant>
      <vt:variant>
        <vt:lpwstr/>
      </vt:variant>
      <vt:variant>
        <vt:i4>2490479</vt:i4>
      </vt:variant>
      <vt:variant>
        <vt:i4>150</vt:i4>
      </vt:variant>
      <vt:variant>
        <vt:i4>0</vt:i4>
      </vt:variant>
      <vt:variant>
        <vt:i4>5</vt:i4>
      </vt:variant>
      <vt:variant>
        <vt:lpwstr>https://deutscheboerse.sharepoint.com/sites/IN-ChiefRiskOfficer/Shared 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vt:lpwstr>
      </vt:variant>
      <vt:variant>
        <vt:lpwstr/>
      </vt:variant>
      <vt:variant>
        <vt:i4>4849759</vt:i4>
      </vt:variant>
      <vt:variant>
        <vt:i4>147</vt:i4>
      </vt:variant>
      <vt:variant>
        <vt:i4>0</vt:i4>
      </vt:variant>
      <vt:variant>
        <vt:i4>5</vt:i4>
      </vt:variant>
      <vt:variant>
        <vt:lpwstr>https://deutscheboerse.sharepoint.com/:x:/r/sites/sp0281/internal/2025 Audits/2025-067 IAM and PAM (DBAG, ECAG, CBF, CBL)/02 Preparation - BCA/Audit L2 L3 Scoping 2025.xlsx?d=w415108bedd994430a0181e3a596badec&amp;csf=1&amp;web=1&amp;e=a5Ox38</vt:lpwstr>
      </vt:variant>
      <vt:variant>
        <vt:lpwstr/>
      </vt:variant>
      <vt:variant>
        <vt:i4>5898330</vt:i4>
      </vt:variant>
      <vt:variant>
        <vt:i4>144</vt:i4>
      </vt:variant>
      <vt:variant>
        <vt:i4>0</vt:i4>
      </vt:variant>
      <vt:variant>
        <vt:i4>5</vt:i4>
      </vt:variant>
      <vt:variant>
        <vt:lpwstr>https://deutscheboerse.sharepoint.com/:x:/r/sites/sp0281/internal/2025 Audits/2025-067 IAM and PAM (DBAG, ECAG, CBF, CBL)/02 Preparation - BCA/IA IAM Action Plans.xlsx?d=w1b18682c04754cfb8e8a543c79404b81&amp;csf=1&amp;web=1&amp;e=bkdqEQ</vt:lpwstr>
      </vt:variant>
      <vt:variant>
        <vt:lpwstr/>
      </vt:variant>
      <vt:variant>
        <vt:i4>7798901</vt:i4>
      </vt:variant>
      <vt:variant>
        <vt:i4>141</vt:i4>
      </vt:variant>
      <vt:variant>
        <vt:i4>0</vt:i4>
      </vt:variant>
      <vt:variant>
        <vt:i4>5</vt:i4>
      </vt:variant>
      <vt:variant>
        <vt:lpwstr>https://deutscheboerse.sharepoint.com/:u:/r/sites/sp0281/internal/2025 Audits/2025-067 IAM and PAM (DBAG, ECAG, CBF, CBL)/02 Preparation - BCA/Emails to consider for BCA/RE_ 2025-067 _ IAM Audit _ Token Authentication _ Audit Preparation.msg?csf=1&amp;web=1&amp;e=6DDIja</vt:lpwstr>
      </vt:variant>
      <vt:variant>
        <vt:lpwstr/>
      </vt:variant>
      <vt:variant>
        <vt:i4>5374067</vt:i4>
      </vt:variant>
      <vt:variant>
        <vt:i4>138</vt:i4>
      </vt:variant>
      <vt:variant>
        <vt:i4>0</vt:i4>
      </vt:variant>
      <vt:variant>
        <vt:i4>5</vt:i4>
      </vt:variant>
      <vt:variant>
        <vt:lpwstr>https://deutscheboerse.sharepoint.com/:b:/r/sites/sp0281/internal/2025 Audits/2025-067 IAM and PAM (DBAG, ECAG, CBF, CBL)/02 Preparation - BCA/IAM Guideline and Procedure/DBG_GS_PAM_Procedure.pdf?csf=1&amp;web=1&amp;e=LzmClB</vt:lpwstr>
      </vt:variant>
      <vt:variant>
        <vt:lpwstr/>
      </vt:variant>
      <vt:variant>
        <vt:i4>5505130</vt:i4>
      </vt:variant>
      <vt:variant>
        <vt:i4>135</vt:i4>
      </vt:variant>
      <vt:variant>
        <vt:i4>0</vt:i4>
      </vt:variant>
      <vt:variant>
        <vt:i4>5</vt:i4>
      </vt:variant>
      <vt:variant>
        <vt:lpwstr>https://deutscheboerse.sharepoint.com/:b:/r/sites/sp0281/internal/2025 Audits/2025-067 IAM and PAM (DBAG, ECAG, CBF, CBL)/02 Preparation - BCA/IAM PAM Guideline and Procedure/DBG_GS_IAM_Procedure.pdf?csf=1&amp;web=1&amp;e=NpvF4v</vt:lpwstr>
      </vt:variant>
      <vt:variant>
        <vt:lpwstr/>
      </vt:variant>
      <vt:variant>
        <vt:i4>1900552</vt:i4>
      </vt:variant>
      <vt:variant>
        <vt:i4>132</vt:i4>
      </vt:variant>
      <vt:variant>
        <vt:i4>0</vt:i4>
      </vt:variant>
      <vt:variant>
        <vt:i4>5</vt:i4>
      </vt:variant>
      <vt:variant>
        <vt:lpwstr>https://deutscheboerse.sharepoint.com/sites/IN-ChiefRiskOfficer/SitePages/04-ICT-Risk-Framework.aspx</vt:lpwstr>
      </vt:variant>
      <vt:variant>
        <vt:lpwstr/>
      </vt:variant>
      <vt:variant>
        <vt:i4>786455</vt:i4>
      </vt:variant>
      <vt:variant>
        <vt:i4>129</vt:i4>
      </vt:variant>
      <vt:variant>
        <vt:i4>0</vt:i4>
      </vt:variant>
      <vt:variant>
        <vt:i4>5</vt:i4>
      </vt:variant>
      <vt:variant>
        <vt:lpwstr>https://deutscheboerse.sharepoint.com/:b:/r/sites/IN-ChiefRiskOfficer/SiteAssets/SitePages/DORA/DORA-ICT-Risk-Management-Policy.pdf?csf=1&amp;web=1&amp;e=E7naeA</vt:lpwstr>
      </vt:variant>
      <vt:variant>
        <vt:lpwstr/>
      </vt:variant>
      <vt:variant>
        <vt:i4>6094854</vt:i4>
      </vt:variant>
      <vt:variant>
        <vt:i4>126</vt:i4>
      </vt:variant>
      <vt:variant>
        <vt:i4>0</vt:i4>
      </vt:variant>
      <vt:variant>
        <vt:i4>5</vt:i4>
      </vt:variant>
      <vt:variant>
        <vt:lpwstr>https://deutscheboerse.sharepoint.com/sites/PoliciesDatabase</vt:lpwstr>
      </vt:variant>
      <vt:variant>
        <vt:lpwstr/>
      </vt:variant>
      <vt:variant>
        <vt:i4>5767189</vt:i4>
      </vt:variant>
      <vt:variant>
        <vt:i4>123</vt:i4>
      </vt:variant>
      <vt:variant>
        <vt:i4>0</vt:i4>
      </vt:variant>
      <vt:variant>
        <vt:i4>5</vt:i4>
      </vt:variant>
      <vt:variant>
        <vt:lpwstr>https://deutscheboerse.sharepoint.com/:b:/r/SiteAssets/SitePages/New-ICT-risk-guidelines-to-be-applied-with-DORA/ICT Risk Framework Overview.pdf?csf=1&amp;web=1&amp;e=d4P1u9</vt:lpwstr>
      </vt:variant>
      <vt:variant>
        <vt:lpwstr/>
      </vt:variant>
      <vt:variant>
        <vt:i4>6422575</vt:i4>
      </vt:variant>
      <vt:variant>
        <vt:i4>120</vt:i4>
      </vt:variant>
      <vt:variant>
        <vt:i4>0</vt:i4>
      </vt:variant>
      <vt:variant>
        <vt:i4>5</vt:i4>
      </vt:variant>
      <vt:variant>
        <vt:lpwstr>https://deutscheboerse.sharepoint.com/:f:/r/sites/sp0281/internal/2025 Audits/2025-067 IAM and PAM (DBAG, ECAG, CBF, CBL)/02 Preparation - BCA/KPI?csf=1&amp;web=1&amp;e=HzSasm</vt:lpwstr>
      </vt:variant>
      <vt:variant>
        <vt:lpwstr/>
      </vt:variant>
      <vt:variant>
        <vt:i4>7012428</vt:i4>
      </vt:variant>
      <vt:variant>
        <vt:i4>117</vt:i4>
      </vt:variant>
      <vt:variant>
        <vt:i4>0</vt:i4>
      </vt:variant>
      <vt:variant>
        <vt:i4>5</vt:i4>
      </vt:variant>
      <vt:variant>
        <vt:lpwstr>https://deutscheboerse.sharepoint.com/:u:/r/sites/sp0281/internal/2025 Audits/2025-067 IAM and PAM (DBAG, ECAG, CBF, CBL)/02 Preparation - BCA/Emails to consider for BCA/RE_ IAM - PAM topics.msg?csf=1&amp;web=1&amp;e=byoLbC</vt:lpwstr>
      </vt:variant>
      <vt:variant>
        <vt:lpwstr/>
      </vt:variant>
      <vt:variant>
        <vt:i4>7012428</vt:i4>
      </vt:variant>
      <vt:variant>
        <vt:i4>114</vt:i4>
      </vt:variant>
      <vt:variant>
        <vt:i4>0</vt:i4>
      </vt:variant>
      <vt:variant>
        <vt:i4>5</vt:i4>
      </vt:variant>
      <vt:variant>
        <vt:lpwstr>https://deutscheboerse.sharepoint.com/:u:/r/sites/sp0281/internal/2025 Audits/2025-067 IAM and PAM (DBAG, ECAG, CBF, CBL)/02 Preparation - BCA/Emails to consider for BCA/RE_ IAM - PAM topics.msg?csf=1&amp;web=1&amp;e=byoLbC</vt:lpwstr>
      </vt:variant>
      <vt:variant>
        <vt:lpwstr/>
      </vt:variant>
      <vt:variant>
        <vt:i4>393226</vt:i4>
      </vt:variant>
      <vt:variant>
        <vt:i4>111</vt:i4>
      </vt:variant>
      <vt:variant>
        <vt:i4>0</vt:i4>
      </vt:variant>
      <vt:variant>
        <vt:i4>5</vt:i4>
      </vt:variant>
      <vt:variant>
        <vt:lpwstr>https://deutscheboerse.sharepoint.com/:x:/r/sites/sp0281/internal/2025 Audits/2025-067 IAM and PAM (DBAG, ECAG, CBF, CBL)/02 Preparation - BCA/Audit L2 L3 Scoping 2025.xlsx?d=w415108bedd994430a0181e3a596badec&amp;csf=1&amp;web=1&amp;e=hplHuB</vt:lpwstr>
      </vt:variant>
      <vt:variant>
        <vt:lpwstr/>
      </vt:variant>
      <vt:variant>
        <vt:i4>8126585</vt:i4>
      </vt:variant>
      <vt:variant>
        <vt:i4>108</vt:i4>
      </vt:variant>
      <vt:variant>
        <vt:i4>0</vt:i4>
      </vt:variant>
      <vt:variant>
        <vt:i4>5</vt:i4>
      </vt:variant>
      <vt:variant>
        <vt:lpwstr>https://deutscheboerse.sharepoint.com/:b:/r/sites/sp0281/internal/2025 Audits/2025-067 IAM and PAM (DBAG, ECAG, CBF, CBL)/02 Preparation - BCA/GS-IAM-orgchart.pdf?csf=1&amp;web=1&amp;e=kuXGww</vt:lpwstr>
      </vt:variant>
      <vt:variant>
        <vt:lpwstr/>
      </vt:variant>
      <vt:variant>
        <vt:i4>7274614</vt:i4>
      </vt:variant>
      <vt:variant>
        <vt:i4>105</vt:i4>
      </vt:variant>
      <vt:variant>
        <vt:i4>0</vt:i4>
      </vt:variant>
      <vt:variant>
        <vt:i4>5</vt:i4>
      </vt:variant>
      <vt:variant>
        <vt:lpwstr>https://deutscheboerse.sharepoint.com/sites/GIA/ext/2025 Auditee Accessible Library/Forms/AllItems.aspx?id=%2Fsites%2FGIA%2Fext%2F2025%20Auditee%20Accessible%20Library%2F00%20Risk%20Management%20Central%20Delivery%2FExAnte%20Assurance%20Heatmaps%20%28Semi%2DAnnual%29%2F2025%20Q1%2F20250430%5FDBG%20ExBo%5FAssurance%20Heatmap%20Q1%202025%20Reporting%5FFINALv2%2Epdf&amp;viewid=3d0f3181%2Dcb01%2D4e4e%2D8583%2D701067a8a767&amp;parent=%2Fsites%2FGIA%2Fext%2F2025%20Auditee%20Accessible%20Library%2F00%20Risk%20Management%20Central%20Delivery%2FExAnte%20Assurance%20Heatmaps%20%28Semi%2DAnnual%29%2F2025%20Q1</vt:lpwstr>
      </vt:variant>
      <vt:variant>
        <vt:lpwstr/>
      </vt:variant>
      <vt:variant>
        <vt:i4>3473504</vt:i4>
      </vt:variant>
      <vt:variant>
        <vt:i4>102</vt:i4>
      </vt:variant>
      <vt:variant>
        <vt:i4>0</vt:i4>
      </vt:variant>
      <vt:variant>
        <vt:i4>5</vt:i4>
      </vt:variant>
      <vt:variant>
        <vt:lpwstr>https://deutscheboerse.sharepoint.com/sites/GIA/ext/2025 Auditee Accessible Library/Forms/AllItems.aspx?newTargetListUrl=%2Fsites%2FGIA%2Fext%2F2025%20Auditee%20Accessible%20Library&amp;viewpath=%2Fsites%2FGIA%2Fext%2F2025%20Auditee%20Accessible%20Library%2FForms%2FAllItems%2Easpx&amp;id=%2Fsites%2FGIA%2Fext%2F2025%20Auditee%20Accessible%20Library%2F00%20Risk%20Management%20Central%20Delivery%2FExAnte%20Assurance%20Heatmaps%20%28Semi%2DAnnual%29&amp;viewid=3d0f3181%2Dcb01%2D4e4e%2D8583%2D701067a8a767</vt:lpwstr>
      </vt:variant>
      <vt:variant>
        <vt:lpwstr/>
      </vt:variant>
      <vt:variant>
        <vt:i4>6750273</vt:i4>
      </vt:variant>
      <vt:variant>
        <vt:i4>99</vt:i4>
      </vt:variant>
      <vt:variant>
        <vt:i4>0</vt:i4>
      </vt:variant>
      <vt:variant>
        <vt:i4>5</vt:i4>
      </vt:variant>
      <vt:variant>
        <vt:lpwstr>https://deutscheboerse.sharepoint.com/:u:/r/sites/sp0281/internal/2025 Audits/2025-067 IAM and PAM (DBAG, ECAG, CBF, CBL)/02 Preparation - BCA/RE_ 2025-067 IAM and PAM - Scoping and resourcing.msg?csf=1&amp;web=1&amp;e=gyo9cp</vt:lpwstr>
      </vt:variant>
      <vt:variant>
        <vt:lpwstr/>
      </vt:variant>
      <vt:variant>
        <vt:i4>720961</vt:i4>
      </vt:variant>
      <vt:variant>
        <vt:i4>96</vt:i4>
      </vt:variant>
      <vt:variant>
        <vt:i4>0</vt:i4>
      </vt:variant>
      <vt:variant>
        <vt:i4>5</vt:i4>
      </vt:variant>
      <vt:variant>
        <vt:lpwstr>https://deutscheboerse.sharepoint.com/:x:/r/sites/sp0281/internal/2025 Audits/2025-067 IAM and PAM (DBAG, ECAG, CBF, CBL)/02 Preparation - BCA/Audit L2 L3 Scoping 2025.xlsx?d=w415108bedd994430a0181e3a596badec&amp;csf=1&amp;web=1&amp;e=m6YEHb</vt:lpwstr>
      </vt:variant>
      <vt:variant>
        <vt:lpwstr/>
      </vt:variant>
      <vt:variant>
        <vt:i4>6291504</vt:i4>
      </vt:variant>
      <vt:variant>
        <vt:i4>93</vt:i4>
      </vt:variant>
      <vt:variant>
        <vt:i4>0</vt:i4>
      </vt:variant>
      <vt:variant>
        <vt:i4>5</vt:i4>
      </vt:variant>
      <vt:variant>
        <vt:lpwstr>https://deutscheboerse.sharepoint.com/:u:/r/sites/sp0281/internal/2025 Audits/2025-067 IAM and PAM (DBAG, ECAG, CBF, CBL)/02 Preparation - BCA/2025-067 IAM  +  2025-073 PAM  to be merged.msg?csf=1&amp;web=1&amp;e=DIFVr4</vt:lpwstr>
      </vt:variant>
      <vt:variant>
        <vt:lpwstr/>
      </vt:variant>
      <vt:variant>
        <vt:i4>1114171</vt:i4>
      </vt:variant>
      <vt:variant>
        <vt:i4>86</vt:i4>
      </vt:variant>
      <vt:variant>
        <vt:i4>0</vt:i4>
      </vt:variant>
      <vt:variant>
        <vt:i4>5</vt:i4>
      </vt:variant>
      <vt:variant>
        <vt:lpwstr/>
      </vt:variant>
      <vt:variant>
        <vt:lpwstr>_Toc206680705</vt:lpwstr>
      </vt:variant>
      <vt:variant>
        <vt:i4>1114171</vt:i4>
      </vt:variant>
      <vt:variant>
        <vt:i4>80</vt:i4>
      </vt:variant>
      <vt:variant>
        <vt:i4>0</vt:i4>
      </vt:variant>
      <vt:variant>
        <vt:i4>5</vt:i4>
      </vt:variant>
      <vt:variant>
        <vt:lpwstr/>
      </vt:variant>
      <vt:variant>
        <vt:lpwstr>_Toc206680704</vt:lpwstr>
      </vt:variant>
      <vt:variant>
        <vt:i4>1114171</vt:i4>
      </vt:variant>
      <vt:variant>
        <vt:i4>74</vt:i4>
      </vt:variant>
      <vt:variant>
        <vt:i4>0</vt:i4>
      </vt:variant>
      <vt:variant>
        <vt:i4>5</vt:i4>
      </vt:variant>
      <vt:variant>
        <vt:lpwstr/>
      </vt:variant>
      <vt:variant>
        <vt:lpwstr>_Toc206680703</vt:lpwstr>
      </vt:variant>
      <vt:variant>
        <vt:i4>1114171</vt:i4>
      </vt:variant>
      <vt:variant>
        <vt:i4>68</vt:i4>
      </vt:variant>
      <vt:variant>
        <vt:i4>0</vt:i4>
      </vt:variant>
      <vt:variant>
        <vt:i4>5</vt:i4>
      </vt:variant>
      <vt:variant>
        <vt:lpwstr/>
      </vt:variant>
      <vt:variant>
        <vt:lpwstr>_Toc206680702</vt:lpwstr>
      </vt:variant>
      <vt:variant>
        <vt:i4>1114171</vt:i4>
      </vt:variant>
      <vt:variant>
        <vt:i4>62</vt:i4>
      </vt:variant>
      <vt:variant>
        <vt:i4>0</vt:i4>
      </vt:variant>
      <vt:variant>
        <vt:i4>5</vt:i4>
      </vt:variant>
      <vt:variant>
        <vt:lpwstr/>
      </vt:variant>
      <vt:variant>
        <vt:lpwstr>_Toc206680701</vt:lpwstr>
      </vt:variant>
      <vt:variant>
        <vt:i4>1114171</vt:i4>
      </vt:variant>
      <vt:variant>
        <vt:i4>56</vt:i4>
      </vt:variant>
      <vt:variant>
        <vt:i4>0</vt:i4>
      </vt:variant>
      <vt:variant>
        <vt:i4>5</vt:i4>
      </vt:variant>
      <vt:variant>
        <vt:lpwstr/>
      </vt:variant>
      <vt:variant>
        <vt:lpwstr>_Toc206680700</vt:lpwstr>
      </vt:variant>
      <vt:variant>
        <vt:i4>1572922</vt:i4>
      </vt:variant>
      <vt:variant>
        <vt:i4>50</vt:i4>
      </vt:variant>
      <vt:variant>
        <vt:i4>0</vt:i4>
      </vt:variant>
      <vt:variant>
        <vt:i4>5</vt:i4>
      </vt:variant>
      <vt:variant>
        <vt:lpwstr/>
      </vt:variant>
      <vt:variant>
        <vt:lpwstr>_Toc206680699</vt:lpwstr>
      </vt:variant>
      <vt:variant>
        <vt:i4>1572922</vt:i4>
      </vt:variant>
      <vt:variant>
        <vt:i4>44</vt:i4>
      </vt:variant>
      <vt:variant>
        <vt:i4>0</vt:i4>
      </vt:variant>
      <vt:variant>
        <vt:i4>5</vt:i4>
      </vt:variant>
      <vt:variant>
        <vt:lpwstr/>
      </vt:variant>
      <vt:variant>
        <vt:lpwstr>_Toc206680698</vt:lpwstr>
      </vt:variant>
      <vt:variant>
        <vt:i4>1572922</vt:i4>
      </vt:variant>
      <vt:variant>
        <vt:i4>38</vt:i4>
      </vt:variant>
      <vt:variant>
        <vt:i4>0</vt:i4>
      </vt:variant>
      <vt:variant>
        <vt:i4>5</vt:i4>
      </vt:variant>
      <vt:variant>
        <vt:lpwstr/>
      </vt:variant>
      <vt:variant>
        <vt:lpwstr>_Toc206680697</vt:lpwstr>
      </vt:variant>
      <vt:variant>
        <vt:i4>1572922</vt:i4>
      </vt:variant>
      <vt:variant>
        <vt:i4>32</vt:i4>
      </vt:variant>
      <vt:variant>
        <vt:i4>0</vt:i4>
      </vt:variant>
      <vt:variant>
        <vt:i4>5</vt:i4>
      </vt:variant>
      <vt:variant>
        <vt:lpwstr/>
      </vt:variant>
      <vt:variant>
        <vt:lpwstr>_Toc206680696</vt:lpwstr>
      </vt:variant>
      <vt:variant>
        <vt:i4>1572922</vt:i4>
      </vt:variant>
      <vt:variant>
        <vt:i4>26</vt:i4>
      </vt:variant>
      <vt:variant>
        <vt:i4>0</vt:i4>
      </vt:variant>
      <vt:variant>
        <vt:i4>5</vt:i4>
      </vt:variant>
      <vt:variant>
        <vt:lpwstr/>
      </vt:variant>
      <vt:variant>
        <vt:lpwstr>_Toc206680695</vt:lpwstr>
      </vt:variant>
      <vt:variant>
        <vt:i4>1572922</vt:i4>
      </vt:variant>
      <vt:variant>
        <vt:i4>20</vt:i4>
      </vt:variant>
      <vt:variant>
        <vt:i4>0</vt:i4>
      </vt:variant>
      <vt:variant>
        <vt:i4>5</vt:i4>
      </vt:variant>
      <vt:variant>
        <vt:lpwstr/>
      </vt:variant>
      <vt:variant>
        <vt:lpwstr>_Toc206680694</vt:lpwstr>
      </vt:variant>
      <vt:variant>
        <vt:i4>1572922</vt:i4>
      </vt:variant>
      <vt:variant>
        <vt:i4>14</vt:i4>
      </vt:variant>
      <vt:variant>
        <vt:i4>0</vt:i4>
      </vt:variant>
      <vt:variant>
        <vt:i4>5</vt:i4>
      </vt:variant>
      <vt:variant>
        <vt:lpwstr/>
      </vt:variant>
      <vt:variant>
        <vt:lpwstr>_Toc206680693</vt:lpwstr>
      </vt:variant>
      <vt:variant>
        <vt:i4>1572922</vt:i4>
      </vt:variant>
      <vt:variant>
        <vt:i4>8</vt:i4>
      </vt:variant>
      <vt:variant>
        <vt:i4>0</vt:i4>
      </vt:variant>
      <vt:variant>
        <vt:i4>5</vt:i4>
      </vt:variant>
      <vt:variant>
        <vt:lpwstr/>
      </vt:variant>
      <vt:variant>
        <vt:lpwstr>_Toc206680692</vt:lpwstr>
      </vt:variant>
      <vt:variant>
        <vt:i4>1572922</vt:i4>
      </vt:variant>
      <vt:variant>
        <vt:i4>2</vt:i4>
      </vt:variant>
      <vt:variant>
        <vt:i4>0</vt:i4>
      </vt:variant>
      <vt:variant>
        <vt:i4>5</vt:i4>
      </vt:variant>
      <vt:variant>
        <vt:lpwstr/>
      </vt:variant>
      <vt:variant>
        <vt:lpwstr>_Toc206680691</vt:lpwstr>
      </vt:variant>
      <vt:variant>
        <vt:i4>5505148</vt:i4>
      </vt:variant>
      <vt:variant>
        <vt:i4>54</vt:i4>
      </vt:variant>
      <vt:variant>
        <vt:i4>0</vt:i4>
      </vt:variant>
      <vt:variant>
        <vt:i4>5</vt:i4>
      </vt:variant>
      <vt:variant>
        <vt:lpwstr>mailto:al284@deutsche-boerse.com</vt:lpwstr>
      </vt:variant>
      <vt:variant>
        <vt:lpwstr/>
      </vt:variant>
      <vt:variant>
        <vt:i4>6226043</vt:i4>
      </vt:variant>
      <vt:variant>
        <vt:i4>51</vt:i4>
      </vt:variant>
      <vt:variant>
        <vt:i4>0</vt:i4>
      </vt:variant>
      <vt:variant>
        <vt:i4>5</vt:i4>
      </vt:variant>
      <vt:variant>
        <vt:lpwstr>mailto:je462@deutsche-boerse.com</vt:lpwstr>
      </vt:variant>
      <vt:variant>
        <vt:lpwstr/>
      </vt:variant>
      <vt:variant>
        <vt:i4>6226043</vt:i4>
      </vt:variant>
      <vt:variant>
        <vt:i4>48</vt:i4>
      </vt:variant>
      <vt:variant>
        <vt:i4>0</vt:i4>
      </vt:variant>
      <vt:variant>
        <vt:i4>5</vt:i4>
      </vt:variant>
      <vt:variant>
        <vt:lpwstr>mailto:je462@deutsche-boerse.com</vt:lpwstr>
      </vt:variant>
      <vt:variant>
        <vt:lpwstr/>
      </vt:variant>
      <vt:variant>
        <vt:i4>5832829</vt:i4>
      </vt:variant>
      <vt:variant>
        <vt:i4>45</vt:i4>
      </vt:variant>
      <vt:variant>
        <vt:i4>0</vt:i4>
      </vt:variant>
      <vt:variant>
        <vt:i4>5</vt:i4>
      </vt:variant>
      <vt:variant>
        <vt:lpwstr>mailto:kc968@deutsche-boerse.com</vt:lpwstr>
      </vt:variant>
      <vt:variant>
        <vt:lpwstr/>
      </vt:variant>
      <vt:variant>
        <vt:i4>6226027</vt:i4>
      </vt:variant>
      <vt:variant>
        <vt:i4>42</vt:i4>
      </vt:variant>
      <vt:variant>
        <vt:i4>0</vt:i4>
      </vt:variant>
      <vt:variant>
        <vt:i4>5</vt:i4>
      </vt:variant>
      <vt:variant>
        <vt:lpwstr>mailto:kv057@deutsche-boerse.com</vt:lpwstr>
      </vt:variant>
      <vt:variant>
        <vt:lpwstr/>
      </vt:variant>
      <vt:variant>
        <vt:i4>6094964</vt:i4>
      </vt:variant>
      <vt:variant>
        <vt:i4>39</vt:i4>
      </vt:variant>
      <vt:variant>
        <vt:i4>0</vt:i4>
      </vt:variant>
      <vt:variant>
        <vt:i4>5</vt:i4>
      </vt:variant>
      <vt:variant>
        <vt:lpwstr>mailto:jh541@deutsche-boerse.com</vt:lpwstr>
      </vt:variant>
      <vt:variant>
        <vt:lpwstr/>
      </vt:variant>
      <vt:variant>
        <vt:i4>6226027</vt:i4>
      </vt:variant>
      <vt:variant>
        <vt:i4>36</vt:i4>
      </vt:variant>
      <vt:variant>
        <vt:i4>0</vt:i4>
      </vt:variant>
      <vt:variant>
        <vt:i4>5</vt:i4>
      </vt:variant>
      <vt:variant>
        <vt:lpwstr>mailto:kv057@deutsche-boerse.com</vt:lpwstr>
      </vt:variant>
      <vt:variant>
        <vt:lpwstr/>
      </vt:variant>
      <vt:variant>
        <vt:i4>5832831</vt:i4>
      </vt:variant>
      <vt:variant>
        <vt:i4>33</vt:i4>
      </vt:variant>
      <vt:variant>
        <vt:i4>0</vt:i4>
      </vt:variant>
      <vt:variant>
        <vt:i4>5</vt:i4>
      </vt:variant>
      <vt:variant>
        <vt:lpwstr>mailto:io380@deutsche-boerse.com</vt:lpwstr>
      </vt:variant>
      <vt:variant>
        <vt:lpwstr/>
      </vt:variant>
      <vt:variant>
        <vt:i4>4784233</vt:i4>
      </vt:variant>
      <vt:variant>
        <vt:i4>30</vt:i4>
      </vt:variant>
      <vt:variant>
        <vt:i4>0</vt:i4>
      </vt:variant>
      <vt:variant>
        <vt:i4>5</vt:i4>
      </vt:variant>
      <vt:variant>
        <vt:lpwstr>mailto:zw767@deutsche-boerse.com</vt:lpwstr>
      </vt:variant>
      <vt:variant>
        <vt:lpwstr/>
      </vt:variant>
      <vt:variant>
        <vt:i4>5505146</vt:i4>
      </vt:variant>
      <vt:variant>
        <vt:i4>27</vt:i4>
      </vt:variant>
      <vt:variant>
        <vt:i4>0</vt:i4>
      </vt:variant>
      <vt:variant>
        <vt:i4>5</vt:i4>
      </vt:variant>
      <vt:variant>
        <vt:lpwstr>mailto:ag452@deutsche-boerse.com</vt:lpwstr>
      </vt:variant>
      <vt:variant>
        <vt:lpwstr/>
      </vt:variant>
      <vt:variant>
        <vt:i4>4784233</vt:i4>
      </vt:variant>
      <vt:variant>
        <vt:i4>24</vt:i4>
      </vt:variant>
      <vt:variant>
        <vt:i4>0</vt:i4>
      </vt:variant>
      <vt:variant>
        <vt:i4>5</vt:i4>
      </vt:variant>
      <vt:variant>
        <vt:lpwstr>mailto:zw767@deutsche-boerse.com</vt:lpwstr>
      </vt:variant>
      <vt:variant>
        <vt:lpwstr/>
      </vt:variant>
      <vt:variant>
        <vt:i4>4259943</vt:i4>
      </vt:variant>
      <vt:variant>
        <vt:i4>21</vt:i4>
      </vt:variant>
      <vt:variant>
        <vt:i4>0</vt:i4>
      </vt:variant>
      <vt:variant>
        <vt:i4>5</vt:i4>
      </vt:variant>
      <vt:variant>
        <vt:lpwstr>mailto:tw086@deutsche-boerse.com</vt:lpwstr>
      </vt:variant>
      <vt:variant>
        <vt:lpwstr/>
      </vt:variant>
      <vt:variant>
        <vt:i4>6226030</vt:i4>
      </vt:variant>
      <vt:variant>
        <vt:i4>18</vt:i4>
      </vt:variant>
      <vt:variant>
        <vt:i4>0</vt:i4>
      </vt:variant>
      <vt:variant>
        <vt:i4>5</vt:i4>
      </vt:variant>
      <vt:variant>
        <vt:lpwstr>mailto:fu832@deutsche-boerse.com</vt:lpwstr>
      </vt:variant>
      <vt:variant>
        <vt:lpwstr/>
      </vt:variant>
      <vt:variant>
        <vt:i4>5832831</vt:i4>
      </vt:variant>
      <vt:variant>
        <vt:i4>15</vt:i4>
      </vt:variant>
      <vt:variant>
        <vt:i4>0</vt:i4>
      </vt:variant>
      <vt:variant>
        <vt:i4>5</vt:i4>
      </vt:variant>
      <vt:variant>
        <vt:lpwstr>mailto:io380@deutsche-boerse.com</vt:lpwstr>
      </vt:variant>
      <vt:variant>
        <vt:lpwstr/>
      </vt:variant>
      <vt:variant>
        <vt:i4>4194401</vt:i4>
      </vt:variant>
      <vt:variant>
        <vt:i4>12</vt:i4>
      </vt:variant>
      <vt:variant>
        <vt:i4>0</vt:i4>
      </vt:variant>
      <vt:variant>
        <vt:i4>5</vt:i4>
      </vt:variant>
      <vt:variant>
        <vt:lpwstr>mailto:tx215@deutsche-boerse.com</vt:lpwstr>
      </vt:variant>
      <vt:variant>
        <vt:lpwstr/>
      </vt:variant>
      <vt:variant>
        <vt:i4>5832829</vt:i4>
      </vt:variant>
      <vt:variant>
        <vt:i4>9</vt:i4>
      </vt:variant>
      <vt:variant>
        <vt:i4>0</vt:i4>
      </vt:variant>
      <vt:variant>
        <vt:i4>5</vt:i4>
      </vt:variant>
      <vt:variant>
        <vt:lpwstr>mailto:kc968@deutsche-boerse.com</vt:lpwstr>
      </vt:variant>
      <vt:variant>
        <vt:lpwstr/>
      </vt:variant>
      <vt:variant>
        <vt:i4>6226027</vt:i4>
      </vt:variant>
      <vt:variant>
        <vt:i4>6</vt:i4>
      </vt:variant>
      <vt:variant>
        <vt:i4>0</vt:i4>
      </vt:variant>
      <vt:variant>
        <vt:i4>5</vt:i4>
      </vt:variant>
      <vt:variant>
        <vt:lpwstr>mailto:kv057@deutsche-boerse.com</vt:lpwstr>
      </vt:variant>
      <vt:variant>
        <vt:lpwstr/>
      </vt:variant>
      <vt:variant>
        <vt:i4>5832829</vt:i4>
      </vt:variant>
      <vt:variant>
        <vt:i4>3</vt:i4>
      </vt:variant>
      <vt:variant>
        <vt:i4>0</vt:i4>
      </vt:variant>
      <vt:variant>
        <vt:i4>5</vt:i4>
      </vt:variant>
      <vt:variant>
        <vt:lpwstr>mailto:kc968@deutsche-boerse.com</vt:lpwstr>
      </vt:variant>
      <vt:variant>
        <vt:lpwstr/>
      </vt:variant>
      <vt:variant>
        <vt:i4>6226027</vt:i4>
      </vt:variant>
      <vt:variant>
        <vt:i4>0</vt:i4>
      </vt:variant>
      <vt:variant>
        <vt:i4>0</vt:i4>
      </vt:variant>
      <vt:variant>
        <vt:i4>5</vt:i4>
      </vt:variant>
      <vt:variant>
        <vt:lpwstr>mailto:kv057@deutsche-boerse.com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Feldgun Anna</dc:creator>
  <cp:keywords/>
  <cp:lastModifiedBy>Shravankumar Mohankumar</cp:lastModifiedBy>
  <cp:revision>2401</cp:revision>
  <cp:lastPrinted>2024-01-22T09:31:00Z</cp:lastPrinted>
  <dcterms:created xsi:type="dcterms:W3CDTF">2024-03-04T16:48:00Z</dcterms:created>
  <dcterms:modified xsi:type="dcterms:W3CDTF">2025-09-15T08:34:00Z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docIndexRef">
    <vt:lpwstr>8f6d3e50-4ea4-407c-9416-b0c441b182c5</vt:lpwstr>
  </property>
  <property fmtid="{D5CDD505-2E9C-101B-9397-08002B2CF9AE}" pid="4" name="bjSaver">
    <vt:lpwstr>1BEUUzc8kGhAF/yVOtS21p6ZI/LVArD8</vt:lpwstr>
  </property>
  <property fmtid="{D5CDD505-2E9C-101B-9397-08002B2CF9AE}" pid="5" name="bjDocumentLabelXML">
    <vt:lpwstr>&lt;?xml version="1.0" encoding="us-ascii"?&gt;&lt;sisl xmlns:xsi="http://www.w3.org/2001/XMLSchema-instance" xmlns:xsd="http://www.w3.org/2001/XMLSchema" sislVersion="0" policy="5e216652-7cb1-42d3-a22f-fb5c7f348db5" origin="userSelected" xmlns="http://www.boldonj</vt:lpwstr>
  </property>
  <property fmtid="{D5CDD505-2E9C-101B-9397-08002B2CF9AE}" pid="6" name="bjDocumentLabelXML-0">
    <vt:lpwstr>ames.com/2008/01/sie/internal/label"&gt;&lt;element uid="id_classification_internalonly" value="" /&gt;&lt;/sisl&gt;</vt:lpwstr>
  </property>
  <property fmtid="{D5CDD505-2E9C-101B-9397-08002B2CF9AE}" pid="7" name="bjDocumentSecurityLabel">
    <vt:lpwstr>Internal</vt:lpwstr>
  </property>
  <property fmtid="{D5CDD505-2E9C-101B-9397-08002B2CF9AE}" pid="8" name="DBG_Classification_ID">
    <vt:lpwstr>2</vt:lpwstr>
  </property>
  <property fmtid="{D5CDD505-2E9C-101B-9397-08002B2CF9AE}" pid="9" name="DBG_Classification_Name">
    <vt:lpwstr>Internal</vt:lpwstr>
  </property>
  <property fmtid="{D5CDD505-2E9C-101B-9397-08002B2CF9AE}" pid="10" name="bjLabelHistoryID">
    <vt:lpwstr>{E019F2EE-5534-4F7D-8954-484C1C172DC0}</vt:lpwstr>
  </property>
  <property fmtid="{D5CDD505-2E9C-101B-9397-08002B2CF9AE}" pid="11" name="MSIP_Label_389b831b-d6bc-4bd7-99a3-1b01c0f97c6d_Enabled">
    <vt:lpwstr>true</vt:lpwstr>
  </property>
  <property fmtid="{D5CDD505-2E9C-101B-9397-08002B2CF9AE}" pid="12" name="MSIP_Label_389b831b-d6bc-4bd7-99a3-1b01c0f97c6d_SetDate">
    <vt:lpwstr>2023-06-19T09:20:10Z</vt:lpwstr>
  </property>
  <property fmtid="{D5CDD505-2E9C-101B-9397-08002B2CF9AE}" pid="13" name="MSIP_Label_389b831b-d6bc-4bd7-99a3-1b01c0f97c6d_Method">
    <vt:lpwstr>Privileged</vt:lpwstr>
  </property>
  <property fmtid="{D5CDD505-2E9C-101B-9397-08002B2CF9AE}" pid="14" name="MSIP_Label_389b831b-d6bc-4bd7-99a3-1b01c0f97c6d_Name">
    <vt:lpwstr>389b831b-d6bc-4bd7-99a3-1b01c0f97c6d</vt:lpwstr>
  </property>
  <property fmtid="{D5CDD505-2E9C-101B-9397-08002B2CF9AE}" pid="15" name="MSIP_Label_389b831b-d6bc-4bd7-99a3-1b01c0f97c6d_SiteId">
    <vt:lpwstr>e00ddcdf-1e0f-4be5-a37a-894a4731986a</vt:lpwstr>
  </property>
  <property fmtid="{D5CDD505-2E9C-101B-9397-08002B2CF9AE}" pid="16" name="MSIP_Label_389b831b-d6bc-4bd7-99a3-1b01c0f97c6d_ActionId">
    <vt:lpwstr>aef8da8d-84cd-411a-9cb3-5fda19dde509</vt:lpwstr>
  </property>
  <property fmtid="{D5CDD505-2E9C-101B-9397-08002B2CF9AE}" pid="17" name="MSIP_Label_389b831b-d6bc-4bd7-99a3-1b01c0f97c6d_ContentBits">
    <vt:lpwstr>2</vt:lpwstr>
  </property>
  <property fmtid="{D5CDD505-2E9C-101B-9397-08002B2CF9AE}" pid="18" name="MediaServiceImageTags">
    <vt:lpwstr/>
  </property>
  <property fmtid="{D5CDD505-2E9C-101B-9397-08002B2CF9AE}" pid="20" name="docLang">
    <vt:lpwstr>en</vt:lpwstr>
  </property>
</Properties>
</file>