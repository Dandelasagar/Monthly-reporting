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FBD9F" w14:textId="6F56F49D" w:rsidR="00953DFB" w:rsidRPr="00B402F5" w:rsidRDefault="00A7531B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color w:val="FF0000"/>
          <w:szCs w:val="22"/>
        </w:rPr>
      </w:pPr>
      <w:r w:rsidRPr="00B402F5">
        <w:rPr>
          <w:rFonts w:ascii="News Gothic GDB" w:hAnsi="News Gothic GDB"/>
          <w:b/>
          <w:szCs w:val="22"/>
        </w:rPr>
        <w:t>L2</w:t>
      </w:r>
      <w:r w:rsidR="00F9287A" w:rsidRPr="00B402F5">
        <w:rPr>
          <w:rFonts w:ascii="News Gothic GDB" w:hAnsi="News Gothic GDB"/>
          <w:b/>
          <w:szCs w:val="22"/>
        </w:rPr>
        <w:t xml:space="preserve"> or </w:t>
      </w:r>
      <w:r w:rsidRPr="00B402F5">
        <w:rPr>
          <w:rFonts w:ascii="News Gothic GDB" w:hAnsi="News Gothic GDB"/>
          <w:b/>
          <w:szCs w:val="22"/>
        </w:rPr>
        <w:t>L3</w:t>
      </w:r>
      <w:r w:rsidR="00F9287A" w:rsidRPr="00B402F5">
        <w:rPr>
          <w:rFonts w:ascii="News Gothic GDB" w:hAnsi="News Gothic GDB"/>
          <w:b/>
          <w:szCs w:val="22"/>
        </w:rPr>
        <w:t xml:space="preserve"> or </w:t>
      </w:r>
      <w:r w:rsidRPr="00B402F5">
        <w:rPr>
          <w:rFonts w:ascii="News Gothic GDB" w:hAnsi="News Gothic GDB"/>
          <w:b/>
          <w:szCs w:val="22"/>
        </w:rPr>
        <w:t>tests name</w:t>
      </w:r>
      <w:r w:rsidR="00953DFB" w:rsidRPr="00B402F5">
        <w:rPr>
          <w:rFonts w:ascii="News Gothic GDB" w:hAnsi="News Gothic GDB"/>
          <w:b/>
          <w:szCs w:val="22"/>
        </w:rPr>
        <w:t xml:space="preserve">: </w:t>
      </w:r>
      <w:r w:rsidR="000806C9" w:rsidRPr="00064623">
        <w:rPr>
          <w:rFonts w:ascii="News Gothic GDB" w:hAnsi="News Gothic GDB"/>
          <w:szCs w:val="22"/>
        </w:rPr>
        <w:t>IAM Central Services</w:t>
      </w:r>
    </w:p>
    <w:p w14:paraId="363D5F18" w14:textId="595B84EC" w:rsidR="00A7531B" w:rsidRPr="000806C9" w:rsidRDefault="00A7531B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b/>
          <w:szCs w:val="22"/>
        </w:rPr>
      </w:pPr>
      <w:r w:rsidRPr="00B402F5">
        <w:rPr>
          <w:rFonts w:ascii="News Gothic GDB" w:hAnsi="News Gothic GDB"/>
          <w:b/>
          <w:szCs w:val="22"/>
        </w:rPr>
        <w:t xml:space="preserve">Legal entities in scope: </w:t>
      </w:r>
      <w:r w:rsidRPr="000806C9">
        <w:rPr>
          <w:rFonts w:ascii="News Gothic GDB" w:hAnsi="News Gothic GDB"/>
          <w:b/>
          <w:szCs w:val="22"/>
        </w:rPr>
        <w:t>DB</w:t>
      </w:r>
      <w:r w:rsidR="00030174" w:rsidRPr="000806C9">
        <w:rPr>
          <w:rFonts w:ascii="News Gothic GDB" w:hAnsi="News Gothic GDB"/>
          <w:b/>
          <w:szCs w:val="22"/>
        </w:rPr>
        <w:t>A</w:t>
      </w:r>
      <w:r w:rsidRPr="000806C9">
        <w:rPr>
          <w:rFonts w:ascii="News Gothic GDB" w:hAnsi="News Gothic GDB"/>
          <w:b/>
          <w:szCs w:val="22"/>
        </w:rPr>
        <w:t>G/CBL/ECAG/</w:t>
      </w:r>
      <w:r w:rsidR="00DE534E" w:rsidRPr="000806C9">
        <w:rPr>
          <w:rFonts w:ascii="News Gothic GDB" w:hAnsi="News Gothic GDB"/>
          <w:b/>
          <w:szCs w:val="22"/>
        </w:rPr>
        <w:t>CBF</w:t>
      </w:r>
    </w:p>
    <w:p w14:paraId="5B7A2A3E" w14:textId="263759A9" w:rsidR="00953DFB" w:rsidRPr="00B402F5" w:rsidRDefault="00F9287A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b/>
          <w:szCs w:val="22"/>
        </w:rPr>
      </w:pPr>
      <w:r w:rsidRPr="00B402F5">
        <w:rPr>
          <w:rFonts w:ascii="News Gothic GDB" w:hAnsi="News Gothic GDB"/>
          <w:b/>
          <w:szCs w:val="22"/>
        </w:rPr>
        <w:t>Test</w:t>
      </w:r>
      <w:r w:rsidR="004D79AD" w:rsidRPr="00B402F5">
        <w:rPr>
          <w:rFonts w:ascii="News Gothic GDB" w:hAnsi="News Gothic GDB"/>
          <w:b/>
          <w:szCs w:val="22"/>
        </w:rPr>
        <w:t>(s)</w:t>
      </w:r>
      <w:r w:rsidR="00030174" w:rsidRPr="00B402F5">
        <w:rPr>
          <w:rFonts w:ascii="News Gothic GDB" w:hAnsi="News Gothic GDB"/>
          <w:b/>
          <w:szCs w:val="22"/>
        </w:rPr>
        <w:t xml:space="preserve"> according to RCA</w:t>
      </w:r>
      <w:r w:rsidR="00953DFB" w:rsidRPr="00B402F5">
        <w:rPr>
          <w:rFonts w:ascii="News Gothic GDB" w:hAnsi="News Gothic GDB"/>
          <w:b/>
          <w:szCs w:val="22"/>
        </w:rPr>
        <w:t>:</w:t>
      </w:r>
    </w:p>
    <w:p w14:paraId="046CE0F8" w14:textId="77777777" w:rsidR="00A7531B" w:rsidRPr="00327EF2" w:rsidRDefault="00A7531B" w:rsidP="00A7531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i/>
          <w:iCs/>
          <w:szCs w:val="22"/>
          <w:u w:val="single"/>
        </w:rPr>
      </w:pPr>
      <w:r w:rsidRPr="00327EF2">
        <w:rPr>
          <w:rFonts w:ascii="News Gothic GDB" w:hAnsi="News Gothic GDB"/>
          <w:i/>
          <w:iCs/>
          <w:szCs w:val="22"/>
          <w:u w:val="single"/>
        </w:rPr>
        <w:t>Control design effectiveness</w:t>
      </w:r>
    </w:p>
    <w:p w14:paraId="5FFF407D" w14:textId="0309EE39" w:rsidR="00A7531B" w:rsidRPr="00327EF2" w:rsidRDefault="005335E2" w:rsidP="00A7531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ins w:id="0" w:author="Shravankumar Mohankumar" w:date="2025-11-16T18:32:00Z" w16du:dateUtc="2025-11-16T17:32:00Z">
        <w:r w:rsidRPr="00327EF2">
          <w:rPr>
            <w:rFonts w:ascii="News Gothic GDB" w:hAnsi="News Gothic GDB"/>
            <w:szCs w:val="22"/>
          </w:rPr>
          <w:t>(TP2) General control on central services applications (AID 1057, AID 415, AID458) such as security documentation, access control, including, privilege access control and infrastructure change control</w:t>
        </w:r>
      </w:ins>
      <w:del w:id="1" w:author="Shravankumar Mohankumar" w:date="2025-11-16T18:32:00Z" w16du:dateUtc="2025-11-16T17:32:00Z">
        <w:r w:rsidR="00A7531B" w:rsidRPr="00327EF2" w:rsidDel="005335E2">
          <w:rPr>
            <w:rFonts w:ascii="News Gothic GDB" w:hAnsi="News Gothic GDB"/>
            <w:szCs w:val="22"/>
          </w:rPr>
          <w:delText>Review XXX.</w:delText>
        </w:r>
      </w:del>
    </w:p>
    <w:p w14:paraId="344B249B" w14:textId="77777777" w:rsidR="00327EF2" w:rsidRPr="00327EF2" w:rsidDel="005335E2" w:rsidRDefault="00327EF2" w:rsidP="008C356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del w:id="2" w:author="Shravankumar Mohankumar" w:date="2025-11-16T18:32:00Z" w16du:dateUtc="2025-11-16T17:32:00Z"/>
          <w:rFonts w:ascii="News Gothic GDB" w:hAnsi="News Gothic GDB"/>
          <w:szCs w:val="22"/>
        </w:rPr>
      </w:pPr>
    </w:p>
    <w:p w14:paraId="5E59F6AA" w14:textId="77777777" w:rsidR="00A7531B" w:rsidRPr="00327EF2" w:rsidRDefault="00A7531B" w:rsidP="00A7531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i/>
          <w:iCs/>
          <w:szCs w:val="22"/>
          <w:u w:val="single"/>
        </w:rPr>
      </w:pPr>
      <w:bookmarkStart w:id="3" w:name="_Hlk77267421"/>
      <w:r w:rsidRPr="00327EF2">
        <w:rPr>
          <w:rFonts w:ascii="News Gothic GDB" w:hAnsi="News Gothic GDB"/>
          <w:i/>
          <w:iCs/>
          <w:szCs w:val="22"/>
          <w:u w:val="single"/>
        </w:rPr>
        <w:t>Control operating effectiveness</w:t>
      </w:r>
    </w:p>
    <w:p w14:paraId="3C58D03E" w14:textId="3C4C4983" w:rsidR="00A7531B" w:rsidRPr="00327EF2" w:rsidRDefault="00382670" w:rsidP="008C3561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ins w:id="4" w:author="Shravankumar Mohankumar" w:date="2025-11-16T18:33:00Z" w16du:dateUtc="2025-11-16T17:33:00Z">
        <w:r w:rsidRPr="00327EF2">
          <w:rPr>
            <w:rFonts w:ascii="News Gothic GDB" w:hAnsi="News Gothic GDB"/>
            <w:szCs w:val="22"/>
          </w:rPr>
          <w:t xml:space="preserve">Review </w:t>
        </w:r>
      </w:ins>
      <w:r w:rsidR="00791956">
        <w:rPr>
          <w:rFonts w:ascii="News Gothic GDB" w:hAnsi="News Gothic GDB"/>
          <w:szCs w:val="22"/>
        </w:rPr>
        <w:t xml:space="preserve">of </w:t>
      </w:r>
      <w:ins w:id="5" w:author="Shravankumar Mohankumar" w:date="2025-11-16T18:33:00Z" w16du:dateUtc="2025-11-16T17:33:00Z">
        <w:r w:rsidRPr="00327EF2">
          <w:rPr>
            <w:rFonts w:ascii="News Gothic GDB" w:hAnsi="News Gothic GDB"/>
            <w:szCs w:val="22"/>
          </w:rPr>
          <w:t xml:space="preserve">where possible </w:t>
        </w:r>
      </w:ins>
      <w:ins w:id="6" w:author="Shravankumar Mohankumar" w:date="2025-11-16T18:34:00Z" w16du:dateUtc="2025-11-16T17:34:00Z">
        <w:r w:rsidR="005759A8" w:rsidRPr="00327EF2">
          <w:rPr>
            <w:rFonts w:ascii="News Gothic GDB" w:hAnsi="News Gothic GDB"/>
            <w:szCs w:val="22"/>
          </w:rPr>
          <w:t>the op</w:t>
        </w:r>
        <w:r w:rsidR="0021785F" w:rsidRPr="00327EF2">
          <w:rPr>
            <w:rFonts w:ascii="News Gothic GDB" w:hAnsi="News Gothic GDB"/>
            <w:szCs w:val="22"/>
          </w:rPr>
          <w:t>erating effectiveness of Infrastructure Change Management Controls</w:t>
        </w:r>
      </w:ins>
      <w:del w:id="7" w:author="Shravankumar Mohankumar" w:date="2025-11-16T18:33:00Z" w16du:dateUtc="2025-11-16T17:33:00Z">
        <w:r w:rsidR="00A7531B" w:rsidRPr="00327EF2" w:rsidDel="00382670">
          <w:rPr>
            <w:rFonts w:ascii="News Gothic GDB" w:hAnsi="News Gothic GDB"/>
            <w:szCs w:val="22"/>
          </w:rPr>
          <w:delText xml:space="preserve">Review XXX. </w:delText>
        </w:r>
      </w:del>
    </w:p>
    <w:bookmarkEnd w:id="3"/>
    <w:p w14:paraId="16E35E85" w14:textId="28DDB640" w:rsidR="00953DFB" w:rsidRPr="00B402F5" w:rsidRDefault="00F9287A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b/>
          <w:szCs w:val="22"/>
        </w:rPr>
      </w:pPr>
      <w:r w:rsidRPr="00B402F5">
        <w:rPr>
          <w:rFonts w:ascii="News Gothic GDB" w:hAnsi="News Gothic GDB"/>
          <w:b/>
          <w:szCs w:val="22"/>
        </w:rPr>
        <w:t>Risk:</w:t>
      </w:r>
    </w:p>
    <w:p w14:paraId="683A59A4" w14:textId="77777777" w:rsidR="00605561" w:rsidRPr="00327EF2" w:rsidRDefault="00605561" w:rsidP="00605561">
      <w:pPr>
        <w:spacing w:before="0" w:after="0"/>
        <w:ind w:left="0"/>
        <w:rPr>
          <w:ins w:id="8" w:author="Shravankumar Mohankumar" w:date="2025-11-16T18:31:00Z" w16du:dateUtc="2025-11-16T17:31:00Z"/>
          <w:rFonts w:ascii="News Gothic GDB" w:hAnsi="News Gothic GDB"/>
          <w:szCs w:val="22"/>
        </w:rPr>
      </w:pPr>
      <w:ins w:id="9" w:author="Shravankumar Mohankumar" w:date="2025-11-16T18:31:00Z" w16du:dateUtc="2025-11-16T17:31:00Z">
        <w:r w:rsidRPr="00327EF2">
          <w:rPr>
            <w:rFonts w:ascii="News Gothic GDB" w:hAnsi="News Gothic GDB"/>
            <w:szCs w:val="22"/>
          </w:rPr>
          <w:t>There is a risk that the use of outdated or unsupported software will result in vulnerabilities and system inefficiencies.</w:t>
        </w:r>
      </w:ins>
    </w:p>
    <w:p w14:paraId="218DD3F4" w14:textId="77777777" w:rsidR="00605561" w:rsidRPr="00327EF2" w:rsidRDefault="00605561" w:rsidP="00605561">
      <w:pPr>
        <w:spacing w:before="0" w:after="0"/>
        <w:ind w:left="0"/>
        <w:rPr>
          <w:ins w:id="10" w:author="Shravankumar Mohankumar" w:date="2025-11-16T18:31:00Z" w16du:dateUtc="2025-11-16T17:31:00Z"/>
          <w:rFonts w:ascii="News Gothic GDB" w:hAnsi="News Gothic GDB"/>
          <w:szCs w:val="22"/>
        </w:rPr>
      </w:pPr>
    </w:p>
    <w:p w14:paraId="5C6C07EE" w14:textId="47DCFC4D" w:rsidR="008C3561" w:rsidRPr="00327EF2" w:rsidDel="00605561" w:rsidRDefault="00605561" w:rsidP="00605561">
      <w:pPr>
        <w:spacing w:before="0" w:after="0"/>
        <w:ind w:left="0"/>
        <w:rPr>
          <w:del w:id="11" w:author="Shravankumar Mohankumar" w:date="2025-11-16T18:31:00Z" w16du:dateUtc="2025-11-16T17:31:00Z"/>
          <w:rFonts w:ascii="News Gothic GDB" w:hAnsi="News Gothic GDB"/>
          <w:szCs w:val="22"/>
        </w:rPr>
      </w:pPr>
      <w:ins w:id="12" w:author="Shravankumar Mohankumar" w:date="2025-11-16T18:31:00Z" w16du:dateUtc="2025-11-16T17:31:00Z">
        <w:r w:rsidRPr="00327EF2">
          <w:rPr>
            <w:rFonts w:ascii="News Gothic GDB" w:hAnsi="News Gothic GDB"/>
            <w:szCs w:val="22"/>
          </w:rPr>
          <w:t>There is a risk that incorrect operationalization of the centralized IAM &amp; PAM systems will lead to system failures.</w:t>
        </w:r>
        <w:r w:rsidRPr="00327EF2" w:rsidDel="00605561">
          <w:rPr>
            <w:rFonts w:ascii="News Gothic GDB" w:hAnsi="News Gothic GDB"/>
            <w:szCs w:val="22"/>
          </w:rPr>
          <w:t xml:space="preserve"> </w:t>
        </w:r>
      </w:ins>
      <w:del w:id="13" w:author="Shravankumar Mohankumar" w:date="2025-11-16T18:31:00Z" w16du:dateUtc="2025-11-16T17:31:00Z">
        <w:r w:rsidR="008C3561" w:rsidRPr="00327EF2" w:rsidDel="00605561">
          <w:rPr>
            <w:rFonts w:ascii="News Gothic GDB" w:hAnsi="News Gothic GDB"/>
            <w:szCs w:val="22"/>
          </w:rPr>
          <w:delText xml:space="preserve">[Process risks, as identified in the RCA] </w:delText>
        </w:r>
      </w:del>
    </w:p>
    <w:p w14:paraId="3F5DE609" w14:textId="1FD34F30" w:rsidR="008C3561" w:rsidRPr="00327EF2" w:rsidDel="00605561" w:rsidRDefault="008C3561" w:rsidP="00F9287A">
      <w:pPr>
        <w:spacing w:before="0" w:after="0"/>
        <w:ind w:left="0"/>
        <w:rPr>
          <w:del w:id="14" w:author="Shravankumar Mohankumar" w:date="2025-11-16T18:31:00Z" w16du:dateUtc="2025-11-16T17:31:00Z"/>
          <w:rFonts w:ascii="News Gothic GDB" w:hAnsi="News Gothic GDB"/>
          <w:szCs w:val="22"/>
        </w:rPr>
      </w:pPr>
      <w:del w:id="15" w:author="Shravankumar Mohankumar" w:date="2025-11-16T18:31:00Z" w16du:dateUtc="2025-11-16T17:31:00Z">
        <w:r w:rsidRPr="00327EF2" w:rsidDel="00605561">
          <w:rPr>
            <w:rFonts w:ascii="News Gothic GDB" w:hAnsi="News Gothic GDB"/>
            <w:szCs w:val="22"/>
          </w:rPr>
          <w:delText xml:space="preserve">Examples: </w:delText>
        </w:r>
      </w:del>
    </w:p>
    <w:p w14:paraId="389747CD" w14:textId="57E7965D" w:rsidR="00F9287A" w:rsidRPr="00327EF2" w:rsidDel="00605561" w:rsidRDefault="00F9287A" w:rsidP="008C3561">
      <w:pPr>
        <w:spacing w:before="0" w:after="0"/>
        <w:ind w:left="709"/>
        <w:rPr>
          <w:del w:id="16" w:author="Shravankumar Mohankumar" w:date="2025-11-16T18:31:00Z" w16du:dateUtc="2025-11-16T17:31:00Z"/>
          <w:rFonts w:ascii="News Gothic GDB" w:hAnsi="News Gothic GDB"/>
          <w:szCs w:val="22"/>
        </w:rPr>
      </w:pPr>
      <w:del w:id="17" w:author="Shravankumar Mohankumar" w:date="2025-11-16T18:31:00Z" w16du:dateUtc="2025-11-16T17:31:00Z">
        <w:r w:rsidRPr="00327EF2" w:rsidDel="00605561">
          <w:rPr>
            <w:rFonts w:ascii="News Gothic GDB" w:hAnsi="News Gothic GDB"/>
            <w:szCs w:val="22"/>
          </w:rPr>
          <w:delText>Incorrect Master data may allow for unjustified input or erroneous reporting</w:delText>
        </w:r>
      </w:del>
    </w:p>
    <w:p w14:paraId="0615D6E8" w14:textId="74903AE9" w:rsidR="00F9287A" w:rsidRPr="00327EF2" w:rsidDel="00605561" w:rsidRDefault="00F9287A" w:rsidP="008C3561">
      <w:pPr>
        <w:spacing w:before="0" w:after="0"/>
        <w:ind w:left="709"/>
        <w:rPr>
          <w:del w:id="18" w:author="Shravankumar Mohankumar" w:date="2025-11-16T18:31:00Z" w16du:dateUtc="2025-11-16T17:31:00Z"/>
          <w:rFonts w:ascii="News Gothic GDB" w:hAnsi="News Gothic GDB"/>
          <w:szCs w:val="22"/>
        </w:rPr>
      </w:pPr>
      <w:del w:id="19" w:author="Shravankumar Mohankumar" w:date="2025-11-16T18:31:00Z" w16du:dateUtc="2025-11-16T17:31:00Z">
        <w:r w:rsidRPr="00327EF2" w:rsidDel="00605561">
          <w:rPr>
            <w:rFonts w:ascii="News Gothic GDB" w:hAnsi="News Gothic GDB"/>
            <w:szCs w:val="22"/>
          </w:rPr>
          <w:delText>Financial effect mostly resulting from potential regulatory fines, negative customer impact and supplier impact and resulting falling stock price as well as cost to correct errors</w:delText>
        </w:r>
        <w:r w:rsidR="008F3D94" w:rsidRPr="00327EF2" w:rsidDel="00605561">
          <w:rPr>
            <w:rFonts w:ascii="News Gothic GDB" w:hAnsi="News Gothic GDB"/>
            <w:szCs w:val="22"/>
          </w:rPr>
          <w:delText>.</w:delText>
        </w:r>
      </w:del>
    </w:p>
    <w:p w14:paraId="7F557FD6" w14:textId="77777777" w:rsidR="008C3561" w:rsidRPr="00327EF2" w:rsidRDefault="008C3561" w:rsidP="00D96BA7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b/>
          <w:szCs w:val="22"/>
        </w:rPr>
      </w:pPr>
    </w:p>
    <w:p w14:paraId="2BADC4A6" w14:textId="275EAA02" w:rsidR="005F2808" w:rsidRPr="00327EF2" w:rsidRDefault="00953DFB" w:rsidP="00D96BA7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b/>
          <w:szCs w:val="22"/>
        </w:rPr>
      </w:pPr>
      <w:r w:rsidRPr="00327EF2">
        <w:rPr>
          <w:rFonts w:ascii="News Gothic GDB" w:hAnsi="News Gothic GDB"/>
          <w:b/>
          <w:szCs w:val="22"/>
        </w:rPr>
        <w:t xml:space="preserve">Conclusion: </w:t>
      </w:r>
      <w:ins w:id="20" w:author="Shravankumar Mohankumar" w:date="2025-11-16T18:34:00Z" w16du:dateUtc="2025-11-16T17:34:00Z">
        <w:r w:rsidR="00283A6B" w:rsidRPr="00327EF2">
          <w:rPr>
            <w:rFonts w:ascii="News Gothic GDB" w:hAnsi="News Gothic GDB"/>
            <w:b/>
            <w:szCs w:val="22"/>
          </w:rPr>
          <w:t>I</w:t>
        </w:r>
      </w:ins>
      <w:del w:id="21" w:author="Shravankumar Mohankumar" w:date="2025-11-16T18:34:00Z" w16du:dateUtc="2025-11-16T17:34:00Z">
        <w:r w:rsidRPr="00327EF2" w:rsidDel="00283A6B">
          <w:rPr>
            <w:rFonts w:ascii="News Gothic GDB" w:hAnsi="News Gothic GDB"/>
            <w:b/>
            <w:szCs w:val="22"/>
          </w:rPr>
          <w:delText>OK/i</w:delText>
        </w:r>
      </w:del>
      <w:r w:rsidRPr="00327EF2">
        <w:rPr>
          <w:rFonts w:ascii="News Gothic GDB" w:hAnsi="News Gothic GDB"/>
          <w:b/>
          <w:szCs w:val="22"/>
        </w:rPr>
        <w:t>ssue for close-out list</w:t>
      </w:r>
    </w:p>
    <w:p w14:paraId="30255E69" w14:textId="4D5AE698" w:rsidR="008C3561" w:rsidRPr="00B257CA" w:rsidDel="008E58DA" w:rsidRDefault="008C3561" w:rsidP="00B257CA">
      <w:pPr>
        <w:pStyle w:val="ListParagraph"/>
        <w:numPr>
          <w:ilvl w:val="0"/>
          <w:numId w:val="16"/>
        </w:numPr>
        <w:spacing w:before="0" w:after="0"/>
        <w:rPr>
          <w:del w:id="22" w:author="Shravankumar Mohankumar" w:date="2025-11-16T18:35:00Z" w16du:dateUtc="2025-11-16T17:35:00Z"/>
          <w:rFonts w:ascii="News Gothic GDB" w:hAnsi="News Gothic GDB"/>
          <w:b/>
          <w:szCs w:val="22"/>
        </w:rPr>
      </w:pPr>
      <w:r w:rsidRPr="00327EF2">
        <w:rPr>
          <w:rFonts w:ascii="News Gothic GDB" w:hAnsi="News Gothic GDB"/>
          <w:szCs w:val="22"/>
        </w:rPr>
        <w:t xml:space="preserve">Issue 1: </w:t>
      </w:r>
      <w:ins w:id="23" w:author="Shravankumar Mohankumar" w:date="2025-11-16T18:35:00Z" w16du:dateUtc="2025-11-16T17:35:00Z">
        <w:r w:rsidR="00283A6B" w:rsidRPr="00327EF2">
          <w:rPr>
            <w:rFonts w:ascii="News Gothic GDB" w:hAnsi="News Gothic GDB"/>
            <w:szCs w:val="22"/>
          </w:rPr>
          <w:t>Incorrect classification of Tier-0 accounts within Xeops LDAP</w:t>
        </w:r>
      </w:ins>
      <w:del w:id="24" w:author="Shravankumar Mohankumar" w:date="2025-11-16T18:35:00Z" w16du:dateUtc="2025-11-16T17:35:00Z">
        <w:r w:rsidRPr="00327EF2" w:rsidDel="00283A6B">
          <w:rPr>
            <w:rFonts w:ascii="News Gothic GDB" w:hAnsi="News Gothic GDB"/>
            <w:szCs w:val="22"/>
          </w:rPr>
          <w:delText>Weakn</w:delText>
        </w:r>
      </w:del>
      <w:del w:id="25" w:author="Shravankumar Mohankumar" w:date="2025-11-16T18:34:00Z" w16du:dateUtc="2025-11-16T17:34:00Z">
        <w:r w:rsidRPr="00327EF2" w:rsidDel="00283A6B">
          <w:rPr>
            <w:rFonts w:ascii="News Gothic GDB" w:hAnsi="News Gothic GDB"/>
            <w:szCs w:val="22"/>
          </w:rPr>
          <w:delText>ess in XXX</w:delText>
        </w:r>
      </w:del>
      <w:r w:rsidRPr="00327EF2">
        <w:rPr>
          <w:rFonts w:ascii="News Gothic GDB" w:hAnsi="News Gothic GDB"/>
          <w:szCs w:val="22"/>
        </w:rPr>
        <w:t xml:space="preserve"> </w:t>
      </w:r>
      <w:del w:id="26" w:author="Shravankumar Mohankumar" w:date="2025-11-16T18:35:00Z" w16du:dateUtc="2025-11-16T17:35:00Z">
        <w:r w:rsidRPr="00B257CA" w:rsidDel="008E58DA">
          <w:rPr>
            <w:rFonts w:ascii="News Gothic GDB" w:hAnsi="News Gothic GDB"/>
            <w:bCs/>
            <w:color w:val="FF0000"/>
            <w:szCs w:val="22"/>
          </w:rPr>
          <w:delText>Issue 2: Lack of XXX</w:delText>
        </w:r>
      </w:del>
    </w:p>
    <w:p w14:paraId="1FA9604A" w14:textId="353B8559" w:rsidR="00F9287A" w:rsidRPr="00B402F5" w:rsidRDefault="00F9287A" w:rsidP="00953DFB">
      <w:pPr>
        <w:spacing w:before="0" w:after="0"/>
        <w:ind w:left="0"/>
        <w:rPr>
          <w:rFonts w:ascii="News Gothic GDB" w:hAnsi="News Gothic GDB"/>
          <w:b/>
          <w:szCs w:val="22"/>
        </w:rPr>
      </w:pPr>
    </w:p>
    <w:p w14:paraId="25371271" w14:textId="77777777" w:rsidR="00F9287A" w:rsidRPr="00B402F5" w:rsidRDefault="00F9287A" w:rsidP="00F9287A">
      <w:pPr>
        <w:spacing w:before="0" w:after="0"/>
        <w:ind w:left="0"/>
        <w:rPr>
          <w:rFonts w:ascii="News Gothic GDB" w:hAnsi="News Gothic GDB"/>
          <w:b/>
          <w:szCs w:val="22"/>
        </w:rPr>
      </w:pPr>
      <w:r w:rsidRPr="00B402F5">
        <w:rPr>
          <w:rFonts w:ascii="News Gothic GDB" w:hAnsi="News Gothic GDB"/>
          <w:b/>
          <w:szCs w:val="22"/>
        </w:rPr>
        <w:t>Audit procedures/source:</w:t>
      </w:r>
    </w:p>
    <w:p w14:paraId="4CCB42EE" w14:textId="77E69FB0" w:rsidR="00F9287A" w:rsidRPr="00327EF2" w:rsidRDefault="00F9287A" w:rsidP="00F9287A">
      <w:pPr>
        <w:spacing w:before="0" w:after="0"/>
        <w:ind w:left="0"/>
        <w:rPr>
          <w:rFonts w:ascii="News Gothic GDB" w:hAnsi="News Gothic GDB"/>
          <w:szCs w:val="22"/>
        </w:rPr>
      </w:pPr>
      <w:bookmarkStart w:id="27" w:name="_Hlk72231795"/>
      <w:bookmarkStart w:id="28" w:name="_Hlk72312975"/>
      <w:r w:rsidRPr="00327EF2">
        <w:rPr>
          <w:rFonts w:ascii="News Gothic GDB" w:hAnsi="News Gothic GDB"/>
          <w:szCs w:val="22"/>
        </w:rPr>
        <w:t>Internal audit</w:t>
      </w:r>
      <w:r w:rsidR="006E74F1" w:rsidRPr="00327EF2">
        <w:rPr>
          <w:rFonts w:ascii="News Gothic GDB" w:hAnsi="News Gothic GDB"/>
          <w:szCs w:val="22"/>
        </w:rPr>
        <w:t xml:space="preserve"> (</w:t>
      </w:r>
      <w:ins w:id="29" w:author="Shravankumar Mohankumar" w:date="2025-11-16T18:35:00Z" w16du:dateUtc="2025-11-16T17:35:00Z">
        <w:r w:rsidR="008E58DA" w:rsidRPr="00327EF2">
          <w:rPr>
            <w:rFonts w:ascii="News Gothic GDB" w:hAnsi="News Gothic GDB"/>
            <w:szCs w:val="22"/>
          </w:rPr>
          <w:t>SM</w:t>
        </w:r>
      </w:ins>
      <w:del w:id="30" w:author="Shravankumar Mohankumar" w:date="2025-11-16T18:35:00Z" w16du:dateUtc="2025-11-16T17:35:00Z">
        <w:r w:rsidR="006E74F1" w:rsidRPr="00327EF2" w:rsidDel="008E58DA">
          <w:rPr>
            <w:rFonts w:ascii="News Gothic GDB" w:hAnsi="News Gothic GDB"/>
            <w:szCs w:val="22"/>
          </w:rPr>
          <w:delText>initials of auditors</w:delText>
        </w:r>
      </w:del>
      <w:r w:rsidR="006E74F1" w:rsidRPr="00327EF2">
        <w:rPr>
          <w:rFonts w:ascii="News Gothic GDB" w:hAnsi="News Gothic GDB"/>
          <w:szCs w:val="22"/>
        </w:rPr>
        <w:t>)</w:t>
      </w:r>
      <w:r w:rsidRPr="00327EF2">
        <w:rPr>
          <w:rFonts w:ascii="News Gothic GDB" w:hAnsi="News Gothic GDB"/>
          <w:szCs w:val="22"/>
        </w:rPr>
        <w:t xml:space="preserve"> has performed the following Audit procedures:</w:t>
      </w:r>
    </w:p>
    <w:p w14:paraId="2CD3820C" w14:textId="77777777" w:rsidR="00F9287A" w:rsidRPr="00327EF2" w:rsidRDefault="00F9287A" w:rsidP="00F9287A">
      <w:pPr>
        <w:pStyle w:val="ListParagraph"/>
        <w:numPr>
          <w:ilvl w:val="0"/>
          <w:numId w:val="11"/>
        </w:numPr>
        <w:spacing w:before="0" w:after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>Inquiry: Held interviews with responsible stakeholders</w:t>
      </w:r>
    </w:p>
    <w:p w14:paraId="4930DB2E" w14:textId="2CAE15F5" w:rsidR="00F9287A" w:rsidRPr="00327EF2" w:rsidRDefault="00783256" w:rsidP="00F9287A">
      <w:pPr>
        <w:pStyle w:val="ListParagraph"/>
        <w:numPr>
          <w:ilvl w:val="0"/>
          <w:numId w:val="13"/>
        </w:numPr>
        <w:spacing w:before="0" w:after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>J</w:t>
      </w:r>
      <w:ins w:id="31" w:author="Shravankumar Mohankumar" w:date="2025-11-16T18:42:00Z" w16du:dateUtc="2025-11-16T17:42:00Z">
        <w:r w:rsidR="000D4377" w:rsidRPr="00327EF2">
          <w:rPr>
            <w:rFonts w:ascii="News Gothic GDB" w:hAnsi="News Gothic GDB"/>
            <w:szCs w:val="22"/>
          </w:rPr>
          <w:t>akub Stedry</w:t>
        </w:r>
      </w:ins>
      <w:del w:id="32" w:author="Shravankumar Mohankumar" w:date="2025-11-16T18:42:00Z" w16du:dateUtc="2025-11-16T17:42:00Z">
        <w:r w:rsidRPr="00327EF2" w:rsidDel="000D4377">
          <w:rPr>
            <w:rFonts w:ascii="News Gothic GDB" w:hAnsi="News Gothic GDB"/>
            <w:szCs w:val="22"/>
          </w:rPr>
          <w:delText>ohn Doe</w:delText>
        </w:r>
      </w:del>
      <w:r w:rsidRPr="00327EF2">
        <w:rPr>
          <w:rFonts w:ascii="News Gothic GDB" w:hAnsi="News Gothic GDB"/>
          <w:szCs w:val="22"/>
        </w:rPr>
        <w:t xml:space="preserve"> </w:t>
      </w:r>
      <w:r w:rsidR="00F9287A" w:rsidRPr="00327EF2">
        <w:rPr>
          <w:rFonts w:ascii="News Gothic GDB" w:hAnsi="News Gothic GDB"/>
          <w:szCs w:val="22"/>
        </w:rPr>
        <w:t>–</w:t>
      </w:r>
      <w:ins w:id="33" w:author="Shravankumar Mohankumar" w:date="2025-11-16T18:45:00Z" w16du:dateUtc="2025-11-16T17:45:00Z">
        <w:r w:rsidR="00A77FCF" w:rsidRPr="00327EF2">
          <w:rPr>
            <w:rFonts w:ascii="News Gothic GDB" w:hAnsi="News Gothic GDB"/>
            <w:szCs w:val="22"/>
          </w:rPr>
          <w:t xml:space="preserve"> Solution Architect -</w:t>
        </w:r>
      </w:ins>
      <w:r w:rsidR="00F9287A" w:rsidRPr="00327EF2">
        <w:rPr>
          <w:rFonts w:ascii="News Gothic GDB" w:hAnsi="News Gothic GDB"/>
          <w:szCs w:val="22"/>
        </w:rPr>
        <w:t xml:space="preserve"> Corporate </w:t>
      </w:r>
      <w:ins w:id="34" w:author="Shravankumar Mohankumar" w:date="2025-11-16T18:44:00Z" w16du:dateUtc="2025-11-16T17:44:00Z">
        <w:r w:rsidR="006917D9" w:rsidRPr="00327EF2">
          <w:rPr>
            <w:rFonts w:ascii="News Gothic GDB" w:hAnsi="News Gothic GDB"/>
            <w:szCs w:val="22"/>
          </w:rPr>
          <w:t>IT</w:t>
        </w:r>
      </w:ins>
      <w:ins w:id="35" w:author="Shravankumar Mohankumar" w:date="2025-11-16T18:45:00Z" w16du:dateUtc="2025-11-16T17:45:00Z">
        <w:r w:rsidR="0073251C" w:rsidRPr="00327EF2">
          <w:rPr>
            <w:rFonts w:ascii="News Gothic GDB" w:hAnsi="News Gothic GDB"/>
            <w:szCs w:val="22"/>
          </w:rPr>
          <w:t xml:space="preserve"> Cloud </w:t>
        </w:r>
        <w:r w:rsidR="00A77FCF" w:rsidRPr="00327EF2">
          <w:rPr>
            <w:rFonts w:ascii="News Gothic GDB" w:hAnsi="News Gothic GDB"/>
            <w:szCs w:val="22"/>
          </w:rPr>
          <w:t>O</w:t>
        </w:r>
        <w:r w:rsidR="0073251C" w:rsidRPr="00327EF2">
          <w:rPr>
            <w:rFonts w:ascii="News Gothic GDB" w:hAnsi="News Gothic GDB"/>
            <w:szCs w:val="22"/>
          </w:rPr>
          <w:t>peration</w:t>
        </w:r>
      </w:ins>
      <w:r w:rsidR="00714CC0">
        <w:rPr>
          <w:rFonts w:ascii="News Gothic GDB" w:hAnsi="News Gothic GDB"/>
          <w:szCs w:val="22"/>
        </w:rPr>
        <w:t>s</w:t>
      </w:r>
      <w:del w:id="36" w:author="Shravankumar Mohankumar" w:date="2025-11-16T18:44:00Z" w16du:dateUtc="2025-11-16T17:44:00Z">
        <w:r w:rsidR="00F9287A" w:rsidRPr="00327EF2" w:rsidDel="006917D9">
          <w:rPr>
            <w:rFonts w:ascii="News Gothic GDB" w:hAnsi="News Gothic GDB"/>
            <w:szCs w:val="22"/>
          </w:rPr>
          <w:delText>XX (XXX)</w:delText>
        </w:r>
      </w:del>
      <w:del w:id="37" w:author="Shravankumar Mohankumar" w:date="2025-11-16T18:45:00Z" w16du:dateUtc="2025-11-16T17:45:00Z">
        <w:r w:rsidR="00F9287A" w:rsidRPr="00327EF2" w:rsidDel="00A77FCF">
          <w:rPr>
            <w:rFonts w:ascii="News Gothic GDB" w:hAnsi="News Gothic GDB"/>
            <w:szCs w:val="22"/>
          </w:rPr>
          <w:delText xml:space="preserve"> – Deputy Head of Unit</w:delText>
        </w:r>
      </w:del>
    </w:p>
    <w:p w14:paraId="373D3F5B" w14:textId="65819949" w:rsidR="00F9287A" w:rsidRDefault="00783256" w:rsidP="00F9287A">
      <w:pPr>
        <w:pStyle w:val="ListParagraph"/>
        <w:numPr>
          <w:ilvl w:val="0"/>
          <w:numId w:val="13"/>
        </w:numPr>
        <w:spacing w:before="0" w:after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>Jan</w:t>
      </w:r>
      <w:del w:id="38" w:author="Shravankumar Mohankumar" w:date="2025-11-16T18:42:00Z" w16du:dateUtc="2025-11-16T17:42:00Z">
        <w:r w:rsidRPr="00327EF2" w:rsidDel="00061ADC">
          <w:rPr>
            <w:rFonts w:ascii="News Gothic GDB" w:hAnsi="News Gothic GDB"/>
            <w:szCs w:val="22"/>
          </w:rPr>
          <w:delText>e</w:delText>
        </w:r>
      </w:del>
      <w:r w:rsidRPr="00327EF2">
        <w:rPr>
          <w:rFonts w:ascii="News Gothic GDB" w:hAnsi="News Gothic GDB"/>
          <w:szCs w:val="22"/>
        </w:rPr>
        <w:t xml:space="preserve"> </w:t>
      </w:r>
      <w:ins w:id="39" w:author="Shravankumar Mohankumar" w:date="2025-11-16T18:42:00Z" w16du:dateUtc="2025-11-16T17:42:00Z">
        <w:r w:rsidR="00061ADC" w:rsidRPr="00327EF2">
          <w:rPr>
            <w:rFonts w:ascii="News Gothic GDB" w:hAnsi="News Gothic GDB"/>
            <w:szCs w:val="22"/>
          </w:rPr>
          <w:t>Ma</w:t>
        </w:r>
      </w:ins>
      <w:ins w:id="40" w:author="Shravankumar Mohankumar" w:date="2025-11-16T18:43:00Z" w16du:dateUtc="2025-11-16T17:43:00Z">
        <w:r w:rsidR="008E4D26" w:rsidRPr="00327EF2">
          <w:rPr>
            <w:rFonts w:ascii="News Gothic GDB" w:hAnsi="News Gothic GDB"/>
            <w:szCs w:val="22"/>
          </w:rPr>
          <w:t>c</w:t>
        </w:r>
      </w:ins>
      <w:ins w:id="41" w:author="Shravankumar Mohankumar" w:date="2025-11-16T18:42:00Z" w16du:dateUtc="2025-11-16T17:42:00Z">
        <w:r w:rsidR="00061ADC" w:rsidRPr="00327EF2">
          <w:rPr>
            <w:rFonts w:ascii="News Gothic GDB" w:hAnsi="News Gothic GDB"/>
            <w:szCs w:val="22"/>
          </w:rPr>
          <w:t>ha</w:t>
        </w:r>
      </w:ins>
      <w:ins w:id="42" w:author="Shravankumar Mohankumar" w:date="2025-11-16T18:43:00Z" w16du:dateUtc="2025-11-16T17:43:00Z">
        <w:r w:rsidR="008E4D26" w:rsidRPr="00327EF2">
          <w:rPr>
            <w:rFonts w:ascii="News Gothic GDB" w:hAnsi="News Gothic GDB"/>
            <w:szCs w:val="22"/>
          </w:rPr>
          <w:t xml:space="preserve">cek </w:t>
        </w:r>
        <w:r w:rsidR="009E2449" w:rsidRPr="00327EF2">
          <w:rPr>
            <w:rFonts w:ascii="News Gothic GDB" w:hAnsi="News Gothic GDB"/>
            <w:szCs w:val="22"/>
          </w:rPr>
          <w:t>–</w:t>
        </w:r>
        <w:r w:rsidR="008E4D26" w:rsidRPr="00327EF2">
          <w:rPr>
            <w:rFonts w:ascii="News Gothic GDB" w:hAnsi="News Gothic GDB"/>
            <w:szCs w:val="22"/>
          </w:rPr>
          <w:t xml:space="preserve"> </w:t>
        </w:r>
        <w:r w:rsidR="009E2449" w:rsidRPr="00327EF2">
          <w:rPr>
            <w:rFonts w:ascii="News Gothic GDB" w:hAnsi="News Gothic GDB"/>
            <w:szCs w:val="22"/>
          </w:rPr>
          <w:t>System Engineer – MS Middleware Operations</w:t>
        </w:r>
      </w:ins>
      <w:r w:rsidR="00403CE7">
        <w:rPr>
          <w:rFonts w:ascii="News Gothic GDB" w:hAnsi="News Gothic GDB"/>
          <w:szCs w:val="22"/>
        </w:rPr>
        <w:t xml:space="preserve"> </w:t>
      </w:r>
      <w:del w:id="43" w:author="Shravankumar Mohankumar" w:date="2025-11-16T18:42:00Z" w16du:dateUtc="2025-11-16T17:42:00Z">
        <w:r w:rsidRPr="00327EF2" w:rsidDel="00061ADC">
          <w:rPr>
            <w:rFonts w:ascii="News Gothic GDB" w:hAnsi="News Gothic GDB"/>
            <w:szCs w:val="22"/>
          </w:rPr>
          <w:delText>doe</w:delText>
        </w:r>
      </w:del>
      <w:del w:id="44" w:author="Shravankumar Mohankumar" w:date="2025-11-16T18:46:00Z" w16du:dateUtc="2025-11-16T17:46:00Z">
        <w:r w:rsidR="00F9287A" w:rsidRPr="00327EF2" w:rsidDel="00495933">
          <w:rPr>
            <w:rFonts w:ascii="News Gothic GDB" w:hAnsi="News Gothic GDB"/>
            <w:szCs w:val="22"/>
          </w:rPr>
          <w:delText xml:space="preserve"> – Head of Section – </w:delText>
        </w:r>
        <w:r w:rsidRPr="00327EF2" w:rsidDel="00495933">
          <w:rPr>
            <w:rFonts w:ascii="News Gothic GDB" w:hAnsi="News Gothic GDB"/>
            <w:szCs w:val="22"/>
          </w:rPr>
          <w:delText>XXX</w:delText>
        </w:r>
      </w:del>
    </w:p>
    <w:p w14:paraId="1B7C6444" w14:textId="44B28BAD" w:rsidR="001016D4" w:rsidRDefault="001016D4" w:rsidP="00F9287A">
      <w:pPr>
        <w:pStyle w:val="ListParagraph"/>
        <w:numPr>
          <w:ilvl w:val="0"/>
          <w:numId w:val="13"/>
        </w:numPr>
        <w:spacing w:before="0" w:after="0"/>
        <w:rPr>
          <w:rFonts w:ascii="News Gothic GDB" w:hAnsi="News Gothic GDB"/>
          <w:szCs w:val="22"/>
        </w:rPr>
      </w:pPr>
      <w:r w:rsidRPr="00EC2454">
        <w:rPr>
          <w:rFonts w:ascii="News Gothic GDB" w:hAnsi="News Gothic GDB"/>
          <w:szCs w:val="22"/>
        </w:rPr>
        <w:t xml:space="preserve">Qunetin </w:t>
      </w:r>
      <w:r w:rsidR="00CA3E9F" w:rsidRPr="00EC2454">
        <w:rPr>
          <w:rFonts w:ascii="News Gothic GDB" w:hAnsi="News Gothic GDB"/>
          <w:szCs w:val="22"/>
        </w:rPr>
        <w:t xml:space="preserve">Delhomme – Associate Application Operation Engineer </w:t>
      </w:r>
      <w:r w:rsidR="00EC2454" w:rsidRPr="00EC2454">
        <w:rPr>
          <w:rFonts w:ascii="News Gothic GDB" w:hAnsi="News Gothic GDB"/>
          <w:szCs w:val="22"/>
        </w:rPr>
        <w:t>– Security I</w:t>
      </w:r>
      <w:r w:rsidR="00EC2454">
        <w:rPr>
          <w:rFonts w:ascii="News Gothic GDB" w:hAnsi="News Gothic GDB"/>
          <w:szCs w:val="22"/>
        </w:rPr>
        <w:t>T Digitize Evolve &amp; Innovate (SAO)</w:t>
      </w:r>
    </w:p>
    <w:p w14:paraId="56783181" w14:textId="66D7C7E1" w:rsidR="00403CE7" w:rsidRDefault="00403CE7" w:rsidP="00F9287A">
      <w:pPr>
        <w:pStyle w:val="ListParagraph"/>
        <w:numPr>
          <w:ilvl w:val="0"/>
          <w:numId w:val="13"/>
        </w:numPr>
        <w:spacing w:before="0" w:after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Pascal Venier </w:t>
      </w:r>
      <w:r w:rsidR="00574BD3">
        <w:rPr>
          <w:rFonts w:ascii="News Gothic GDB" w:hAnsi="News Gothic GDB"/>
          <w:szCs w:val="22"/>
        </w:rPr>
        <w:t>-</w:t>
      </w:r>
      <w:r>
        <w:rPr>
          <w:rFonts w:ascii="News Gothic GDB" w:hAnsi="News Gothic GDB"/>
          <w:szCs w:val="22"/>
        </w:rPr>
        <w:t xml:space="preserve"> Engineering Run and Maintain (INI)</w:t>
      </w:r>
      <w:r w:rsidR="00794128">
        <w:rPr>
          <w:rFonts w:ascii="News Gothic GDB" w:hAnsi="News Gothic GDB"/>
          <w:szCs w:val="22"/>
        </w:rPr>
        <w:t xml:space="preserve"> – Head of Unit</w:t>
      </w:r>
    </w:p>
    <w:p w14:paraId="6516D3D5" w14:textId="78B9E789" w:rsidR="00082E03" w:rsidRDefault="00403CE7" w:rsidP="00082E03">
      <w:pPr>
        <w:pStyle w:val="ListParagraph"/>
        <w:numPr>
          <w:ilvl w:val="0"/>
          <w:numId w:val="13"/>
        </w:numPr>
        <w:spacing w:before="0" w:after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Christian Stoessel</w:t>
      </w:r>
      <w:r w:rsidR="00082E03">
        <w:rPr>
          <w:rFonts w:ascii="News Gothic GDB" w:hAnsi="News Gothic GDB"/>
          <w:szCs w:val="22"/>
        </w:rPr>
        <w:t xml:space="preserve"> -</w:t>
      </w:r>
      <w:r>
        <w:rPr>
          <w:rFonts w:ascii="News Gothic GDB" w:hAnsi="News Gothic GDB"/>
          <w:szCs w:val="22"/>
        </w:rPr>
        <w:t xml:space="preserve"> </w:t>
      </w:r>
      <w:r w:rsidR="00082E03">
        <w:rPr>
          <w:rFonts w:ascii="News Gothic GDB" w:hAnsi="News Gothic GDB"/>
          <w:szCs w:val="22"/>
        </w:rPr>
        <w:t xml:space="preserve">Associate Vice President - </w:t>
      </w:r>
      <w:r w:rsidR="00082E03">
        <w:rPr>
          <w:rFonts w:ascii="News Gothic GDB" w:hAnsi="News Gothic GDB"/>
          <w:szCs w:val="22"/>
        </w:rPr>
        <w:t>Engineering Run and Maintain (INI)</w:t>
      </w:r>
    </w:p>
    <w:p w14:paraId="49EC0FAC" w14:textId="77777777" w:rsidR="00794128" w:rsidRDefault="00794128" w:rsidP="00794128">
      <w:pPr>
        <w:pStyle w:val="ListParagraph"/>
        <w:numPr>
          <w:ilvl w:val="0"/>
          <w:numId w:val="13"/>
        </w:numPr>
        <w:spacing w:before="0" w:after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Vladislav Calaras – Senio Analyst - </w:t>
      </w:r>
      <w:r>
        <w:rPr>
          <w:rFonts w:ascii="News Gothic GDB" w:hAnsi="News Gothic GDB"/>
          <w:szCs w:val="22"/>
        </w:rPr>
        <w:t>Engineering Run and Maintain (INI)</w:t>
      </w:r>
    </w:p>
    <w:p w14:paraId="4A4501F5" w14:textId="37C989F7" w:rsidR="00403CE7" w:rsidRPr="00BD2AFE" w:rsidRDefault="00403CE7" w:rsidP="00BD2AFE">
      <w:pPr>
        <w:spacing w:before="0" w:after="0"/>
        <w:rPr>
          <w:rFonts w:ascii="News Gothic GDB" w:hAnsi="News Gothic GDB"/>
          <w:szCs w:val="22"/>
        </w:rPr>
      </w:pPr>
    </w:p>
    <w:p w14:paraId="766BB348" w14:textId="73A185D3" w:rsidR="00F9287A" w:rsidRPr="00327EF2" w:rsidRDefault="00F9287A" w:rsidP="00F9287A">
      <w:pPr>
        <w:pStyle w:val="ListParagraph"/>
        <w:numPr>
          <w:ilvl w:val="0"/>
          <w:numId w:val="11"/>
        </w:numPr>
        <w:spacing w:before="0" w:after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>Inspection: Of</w:t>
      </w:r>
      <w:r w:rsidR="00F81CCB">
        <w:rPr>
          <w:rFonts w:ascii="News Gothic GDB" w:hAnsi="News Gothic GDB"/>
          <w:szCs w:val="22"/>
        </w:rPr>
        <w:t xml:space="preserve"> system configuration</w:t>
      </w:r>
      <w:r w:rsidRPr="00327EF2">
        <w:rPr>
          <w:rFonts w:ascii="News Gothic GDB" w:hAnsi="News Gothic GDB"/>
          <w:szCs w:val="22"/>
        </w:rPr>
        <w:t xml:space="preserve"> evidences</w:t>
      </w:r>
      <w:r w:rsidR="00EC2454">
        <w:rPr>
          <w:rFonts w:ascii="News Gothic GDB" w:hAnsi="News Gothic GDB"/>
          <w:szCs w:val="22"/>
        </w:rPr>
        <w:t xml:space="preserve"> </w:t>
      </w:r>
    </w:p>
    <w:p w14:paraId="1CC9BB7B" w14:textId="2F4B19CE" w:rsidR="00F9287A" w:rsidRPr="00B402F5" w:rsidDel="00495933" w:rsidRDefault="00F9287A" w:rsidP="00F9287A">
      <w:pPr>
        <w:pStyle w:val="ListParagraph"/>
        <w:numPr>
          <w:ilvl w:val="0"/>
          <w:numId w:val="11"/>
        </w:numPr>
        <w:spacing w:before="0" w:after="0"/>
        <w:rPr>
          <w:del w:id="45" w:author="Shravankumar Mohankumar" w:date="2025-11-16T18:46:00Z" w16du:dateUtc="2025-11-16T17:46:00Z"/>
          <w:rFonts w:ascii="News Gothic GDB" w:hAnsi="News Gothic GDB"/>
          <w:color w:val="FF0000"/>
          <w:szCs w:val="22"/>
        </w:rPr>
      </w:pPr>
      <w:del w:id="46" w:author="Shravankumar Mohankumar" w:date="2025-11-16T18:46:00Z" w16du:dateUtc="2025-11-16T17:46:00Z">
        <w:r w:rsidRPr="00B402F5" w:rsidDel="00495933">
          <w:rPr>
            <w:rFonts w:ascii="News Gothic GDB" w:hAnsi="News Gothic GDB"/>
            <w:color w:val="FF0000"/>
            <w:szCs w:val="22"/>
          </w:rPr>
          <w:delText xml:space="preserve">Sampling for both </w:delText>
        </w:r>
        <w:bookmarkEnd w:id="27"/>
        <w:r w:rsidR="00783256" w:rsidRPr="00B402F5" w:rsidDel="00495933">
          <w:rPr>
            <w:rFonts w:ascii="News Gothic GDB" w:hAnsi="News Gothic GDB"/>
            <w:color w:val="FF0000"/>
            <w:szCs w:val="22"/>
          </w:rPr>
          <w:delText>location</w:delText>
        </w:r>
        <w:r w:rsidRPr="00B402F5" w:rsidDel="00495933">
          <w:rPr>
            <w:rFonts w:ascii="News Gothic GDB" w:hAnsi="News Gothic GDB"/>
            <w:color w:val="FF0000"/>
            <w:szCs w:val="22"/>
          </w:rPr>
          <w:delText xml:space="preserve"> (Reviewed 100% population) </w:delText>
        </w:r>
      </w:del>
    </w:p>
    <w:bookmarkEnd w:id="28"/>
    <w:p w14:paraId="022A2DF0" w14:textId="77777777" w:rsidR="00F9287A" w:rsidRPr="00B402F5" w:rsidRDefault="00F9287A" w:rsidP="00F9287A">
      <w:pPr>
        <w:spacing w:before="0" w:after="0"/>
        <w:ind w:left="0"/>
        <w:rPr>
          <w:rFonts w:ascii="News Gothic GDB" w:hAnsi="News Gothic GDB"/>
          <w:szCs w:val="22"/>
        </w:rPr>
      </w:pPr>
    </w:p>
    <w:p w14:paraId="2730F1E8" w14:textId="512A1565" w:rsidR="00F9287A" w:rsidRPr="00B402F5" w:rsidRDefault="002E15EF" w:rsidP="00F9287A">
      <w:pPr>
        <w:spacing w:before="0" w:after="0"/>
        <w:ind w:left="0"/>
        <w:rPr>
          <w:rFonts w:ascii="News Gothic GDB" w:hAnsi="News Gothic GDB"/>
          <w:b/>
          <w:bCs/>
          <w:szCs w:val="22"/>
        </w:rPr>
      </w:pPr>
      <w:r w:rsidRPr="00B402F5">
        <w:rPr>
          <w:rFonts w:ascii="News Gothic GDB" w:hAnsi="News Gothic GDB"/>
          <w:b/>
          <w:bCs/>
          <w:szCs w:val="22"/>
        </w:rPr>
        <w:t xml:space="preserve">Procedures / </w:t>
      </w:r>
      <w:r w:rsidR="00F9287A" w:rsidRPr="00B402F5">
        <w:rPr>
          <w:rFonts w:ascii="News Gothic GDB" w:hAnsi="News Gothic GDB"/>
          <w:b/>
          <w:bCs/>
          <w:szCs w:val="22"/>
        </w:rPr>
        <w:t>Criteria</w:t>
      </w:r>
      <w:r w:rsidRPr="00B402F5">
        <w:rPr>
          <w:rFonts w:ascii="News Gothic GDB" w:hAnsi="News Gothic GDB"/>
          <w:b/>
          <w:bCs/>
          <w:szCs w:val="22"/>
        </w:rPr>
        <w:t xml:space="preserve"> / documents used</w:t>
      </w:r>
    </w:p>
    <w:p w14:paraId="5D707FC7" w14:textId="77777777" w:rsidR="00C6753E" w:rsidRPr="00236AD0" w:rsidRDefault="00C6753E">
      <w:pPr>
        <w:pStyle w:val="ListParagraph"/>
        <w:numPr>
          <w:ilvl w:val="0"/>
          <w:numId w:val="24"/>
        </w:numPr>
        <w:spacing w:before="0" w:after="0"/>
        <w:rPr>
          <w:ins w:id="47" w:author="Shravankumar Mohankumar" w:date="2025-11-16T18:47:00Z" w16du:dateUtc="2025-11-16T17:47:00Z"/>
          <w:rFonts w:ascii="News Gothic GDB" w:hAnsi="News Gothic GDB"/>
          <w:szCs w:val="22"/>
          <w:rPrChange w:id="48" w:author="Shravankumar Mohankumar" w:date="2025-11-16T18:47:00Z" w16du:dateUtc="2025-11-16T17:47:00Z">
            <w:rPr>
              <w:ins w:id="49" w:author="Shravankumar Mohankumar" w:date="2025-11-16T18:47:00Z" w16du:dateUtc="2025-11-16T17:47:00Z"/>
            </w:rPr>
          </w:rPrChange>
        </w:rPr>
        <w:pPrChange w:id="50" w:author="Shravankumar Mohankumar" w:date="2025-11-16T18:47:00Z" w16du:dateUtc="2025-11-16T17:47:00Z">
          <w:pPr>
            <w:spacing w:before="0" w:after="0"/>
            <w:ind w:left="0"/>
          </w:pPr>
        </w:pPrChange>
      </w:pPr>
      <w:ins w:id="51" w:author="Shravankumar Mohankumar" w:date="2025-11-16T18:47:00Z" w16du:dateUtc="2025-11-16T17:47:00Z">
        <w:r w:rsidRPr="00236AD0">
          <w:rPr>
            <w:rFonts w:ascii="News Gothic GDB" w:hAnsi="News Gothic GDB"/>
            <w:szCs w:val="22"/>
            <w:rPrChange w:id="52" w:author="Shravankumar Mohankumar" w:date="2025-11-16T18:47:00Z" w16du:dateUtc="2025-11-16T17:47:00Z">
              <w:rPr/>
            </w:rPrChange>
          </w:rPr>
          <w:t>CSSF Circulars 12/552, 22/806</w:t>
        </w:r>
      </w:ins>
    </w:p>
    <w:p w14:paraId="3FE2D427" w14:textId="77777777" w:rsidR="00C6753E" w:rsidRPr="00236AD0" w:rsidRDefault="00C6753E">
      <w:pPr>
        <w:pStyle w:val="ListParagraph"/>
        <w:numPr>
          <w:ilvl w:val="0"/>
          <w:numId w:val="24"/>
        </w:numPr>
        <w:spacing w:before="0" w:after="0"/>
        <w:rPr>
          <w:ins w:id="53" w:author="Shravankumar Mohankumar" w:date="2025-11-16T18:47:00Z" w16du:dateUtc="2025-11-16T17:47:00Z"/>
          <w:rFonts w:ascii="News Gothic GDB" w:hAnsi="News Gothic GDB"/>
          <w:szCs w:val="22"/>
          <w:rPrChange w:id="54" w:author="Shravankumar Mohankumar" w:date="2025-11-16T18:47:00Z" w16du:dateUtc="2025-11-16T17:47:00Z">
            <w:rPr>
              <w:ins w:id="55" w:author="Shravankumar Mohankumar" w:date="2025-11-16T18:47:00Z" w16du:dateUtc="2025-11-16T17:47:00Z"/>
            </w:rPr>
          </w:rPrChange>
        </w:rPr>
        <w:pPrChange w:id="56" w:author="Shravankumar Mohankumar" w:date="2025-11-16T18:47:00Z" w16du:dateUtc="2025-11-16T17:47:00Z">
          <w:pPr>
            <w:spacing w:before="0" w:after="0"/>
            <w:ind w:left="0"/>
          </w:pPr>
        </w:pPrChange>
      </w:pPr>
      <w:ins w:id="57" w:author="Shravankumar Mohankumar" w:date="2025-11-16T18:47:00Z" w16du:dateUtc="2025-11-16T17:47:00Z">
        <w:r w:rsidRPr="00236AD0">
          <w:rPr>
            <w:rFonts w:ascii="News Gothic GDB" w:hAnsi="News Gothic GDB"/>
            <w:szCs w:val="22"/>
            <w:rPrChange w:id="58" w:author="Shravankumar Mohankumar" w:date="2025-11-16T18:47:00Z" w16du:dateUtc="2025-11-16T17:47:00Z">
              <w:rPr/>
            </w:rPrChange>
          </w:rPr>
          <w:t xml:space="preserve">Luxembourg Law of 5 April 1993 </w:t>
        </w:r>
      </w:ins>
    </w:p>
    <w:p w14:paraId="7BF1B45B" w14:textId="77777777" w:rsidR="00C6753E" w:rsidRPr="00236AD0" w:rsidRDefault="00C6753E">
      <w:pPr>
        <w:pStyle w:val="ListParagraph"/>
        <w:numPr>
          <w:ilvl w:val="0"/>
          <w:numId w:val="24"/>
        </w:numPr>
        <w:spacing w:before="0" w:after="0"/>
        <w:rPr>
          <w:ins w:id="59" w:author="Shravankumar Mohankumar" w:date="2025-11-16T18:47:00Z" w16du:dateUtc="2025-11-16T17:47:00Z"/>
          <w:rFonts w:ascii="News Gothic GDB" w:hAnsi="News Gothic GDB"/>
          <w:szCs w:val="22"/>
          <w:rPrChange w:id="60" w:author="Shravankumar Mohankumar" w:date="2025-11-16T18:47:00Z" w16du:dateUtc="2025-11-16T17:47:00Z">
            <w:rPr>
              <w:ins w:id="61" w:author="Shravankumar Mohankumar" w:date="2025-11-16T18:47:00Z" w16du:dateUtc="2025-11-16T17:47:00Z"/>
            </w:rPr>
          </w:rPrChange>
        </w:rPr>
        <w:pPrChange w:id="62" w:author="Shravankumar Mohankumar" w:date="2025-11-16T18:47:00Z" w16du:dateUtc="2025-11-16T17:47:00Z">
          <w:pPr>
            <w:spacing w:before="0" w:after="0"/>
            <w:ind w:left="0"/>
          </w:pPr>
        </w:pPrChange>
      </w:pPr>
      <w:ins w:id="63" w:author="Shravankumar Mohankumar" w:date="2025-11-16T18:47:00Z" w16du:dateUtc="2025-11-16T17:47:00Z">
        <w:r w:rsidRPr="00236AD0">
          <w:rPr>
            <w:rFonts w:ascii="News Gothic GDB" w:hAnsi="News Gothic GDB"/>
            <w:szCs w:val="22"/>
            <w:rPrChange w:id="64" w:author="Shravankumar Mohankumar" w:date="2025-11-16T18:47:00Z" w16du:dateUtc="2025-11-16T17:47:00Z">
              <w:rPr/>
            </w:rPrChange>
          </w:rPr>
          <w:t>CSDR Art.: 45(1,2)</w:t>
        </w:r>
      </w:ins>
    </w:p>
    <w:p w14:paraId="02A0FF3F" w14:textId="77777777" w:rsidR="00C6753E" w:rsidRPr="00236AD0" w:rsidRDefault="00C6753E">
      <w:pPr>
        <w:pStyle w:val="ListParagraph"/>
        <w:numPr>
          <w:ilvl w:val="0"/>
          <w:numId w:val="24"/>
        </w:numPr>
        <w:spacing w:before="0" w:after="0"/>
        <w:rPr>
          <w:ins w:id="65" w:author="Shravankumar Mohankumar" w:date="2025-11-16T18:47:00Z" w16du:dateUtc="2025-11-16T17:47:00Z"/>
          <w:rFonts w:ascii="News Gothic GDB" w:hAnsi="News Gothic GDB"/>
          <w:szCs w:val="22"/>
          <w:lang w:val="it-IT"/>
          <w:rPrChange w:id="66" w:author="Shravankumar Mohankumar" w:date="2025-11-16T18:47:00Z" w16du:dateUtc="2025-11-16T17:47:00Z">
            <w:rPr>
              <w:ins w:id="67" w:author="Shravankumar Mohankumar" w:date="2025-11-16T18:47:00Z" w16du:dateUtc="2025-11-16T17:47:00Z"/>
            </w:rPr>
          </w:rPrChange>
        </w:rPr>
        <w:pPrChange w:id="68" w:author="Shravankumar Mohankumar" w:date="2025-11-16T18:47:00Z" w16du:dateUtc="2025-11-16T17:47:00Z">
          <w:pPr>
            <w:spacing w:before="0" w:after="0"/>
            <w:ind w:left="0"/>
          </w:pPr>
        </w:pPrChange>
      </w:pPr>
      <w:ins w:id="69" w:author="Shravankumar Mohankumar" w:date="2025-11-16T18:47:00Z" w16du:dateUtc="2025-11-16T17:47:00Z">
        <w:r w:rsidRPr="00236AD0">
          <w:rPr>
            <w:rFonts w:ascii="News Gothic GDB" w:hAnsi="News Gothic GDB"/>
            <w:szCs w:val="22"/>
            <w:lang w:val="it-IT"/>
            <w:rPrChange w:id="70" w:author="Shravankumar Mohankumar" w:date="2025-11-16T18:47:00Z" w16du:dateUtc="2025-11-16T17:47:00Z">
              <w:rPr/>
            </w:rPrChange>
          </w:rPr>
          <w:t>ISO/IEC 27001:2022 A.5.16, A.5.17, A.5.18, A.8.2</w:t>
        </w:r>
      </w:ins>
    </w:p>
    <w:p w14:paraId="47776D17" w14:textId="0FBCB45F" w:rsidR="00F9287A" w:rsidRPr="00236AD0" w:rsidRDefault="00C6753E">
      <w:pPr>
        <w:pStyle w:val="ListParagraph"/>
        <w:numPr>
          <w:ilvl w:val="0"/>
          <w:numId w:val="24"/>
        </w:numPr>
        <w:spacing w:before="0" w:after="0"/>
        <w:rPr>
          <w:rFonts w:ascii="News Gothic GDB" w:hAnsi="News Gothic GDB"/>
          <w:szCs w:val="22"/>
          <w:rPrChange w:id="71" w:author="Shravankumar Mohankumar" w:date="2025-11-16T18:47:00Z" w16du:dateUtc="2025-11-16T17:47:00Z">
            <w:rPr>
              <w:rFonts w:ascii="News Gothic GDB" w:hAnsi="News Gothic GDB"/>
              <w:b/>
              <w:color w:val="FF0000"/>
              <w:szCs w:val="22"/>
            </w:rPr>
          </w:rPrChange>
        </w:rPr>
        <w:pPrChange w:id="72" w:author="Shravankumar Mohankumar" w:date="2025-11-16T18:47:00Z" w16du:dateUtc="2025-11-16T17:47:00Z">
          <w:pPr>
            <w:spacing w:before="0" w:after="0"/>
            <w:ind w:left="0"/>
          </w:pPr>
        </w:pPrChange>
      </w:pPr>
      <w:ins w:id="73" w:author="Shravankumar Mohankumar" w:date="2025-11-16T18:47:00Z" w16du:dateUtc="2025-11-16T17:47:00Z">
        <w:r w:rsidRPr="00236AD0">
          <w:rPr>
            <w:rFonts w:ascii="News Gothic GDB" w:hAnsi="News Gothic GDB"/>
            <w:szCs w:val="22"/>
            <w:rPrChange w:id="74" w:author="Shravankumar Mohankumar" w:date="2025-11-16T18:47:00Z" w16du:dateUtc="2025-11-16T17:47:00Z">
              <w:rPr/>
            </w:rPrChange>
          </w:rPr>
          <w:t>DORA Chapters – 2(Arts: 6, 9) – supported by RTS – RMF: Chapter 2 (II), RTS Articles: 19, 20, 21</w:t>
        </w:r>
      </w:ins>
    </w:p>
    <w:p w14:paraId="1A74920D" w14:textId="1967C598" w:rsidR="002323CD" w:rsidRPr="00B402F5" w:rsidRDefault="002323CD" w:rsidP="00953DFB">
      <w:pPr>
        <w:spacing w:before="0" w:after="0"/>
        <w:ind w:left="0"/>
        <w:rPr>
          <w:rFonts w:ascii="News Gothic GDB" w:hAnsi="News Gothic GDB"/>
          <w:szCs w:val="22"/>
        </w:rPr>
      </w:pPr>
    </w:p>
    <w:p w14:paraId="0513C2EF" w14:textId="64380BA7" w:rsidR="005D4FB6" w:rsidRPr="00B402F5" w:rsidRDefault="008C3561" w:rsidP="00953DFB">
      <w:pPr>
        <w:spacing w:before="0" w:after="0"/>
        <w:ind w:left="0"/>
        <w:rPr>
          <w:rFonts w:ascii="News Gothic GDB" w:hAnsi="News Gothic GDB"/>
          <w:szCs w:val="22"/>
        </w:rPr>
      </w:pPr>
      <w:bookmarkStart w:id="75" w:name="_Hlk77267408"/>
      <w:r w:rsidRPr="00B402F5">
        <w:rPr>
          <w:rFonts w:ascii="News Gothic GDB" w:hAnsi="News Gothic GDB"/>
          <w:b/>
          <w:szCs w:val="22"/>
        </w:rPr>
        <w:t>Work Done:</w:t>
      </w:r>
    </w:p>
    <w:p w14:paraId="4E84FE2D" w14:textId="35F2CDB2" w:rsidR="007903F4" w:rsidDel="000F1031" w:rsidRDefault="007903F4" w:rsidP="007903F4">
      <w:pPr>
        <w:autoSpaceDE w:val="0"/>
        <w:autoSpaceDN w:val="0"/>
        <w:adjustRightInd w:val="0"/>
        <w:spacing w:before="0" w:after="0"/>
        <w:ind w:left="0"/>
        <w:rPr>
          <w:del w:id="76" w:author="Shravankumar Mohankumar" w:date="2025-11-16T18:47:00Z" w16du:dateUtc="2025-11-16T17:47:00Z"/>
          <w:rFonts w:ascii="News Gothic GDB" w:hAnsi="News Gothic GDB"/>
          <w:i/>
          <w:iCs/>
          <w:szCs w:val="22"/>
          <w:u w:val="single"/>
        </w:rPr>
      </w:pPr>
      <w:r w:rsidRPr="00B402F5">
        <w:rPr>
          <w:rFonts w:ascii="News Gothic GDB" w:hAnsi="News Gothic GDB"/>
          <w:i/>
          <w:iCs/>
          <w:szCs w:val="22"/>
          <w:u w:val="single"/>
        </w:rPr>
        <w:t xml:space="preserve">Control </w:t>
      </w:r>
      <w:r w:rsidR="008C3561" w:rsidRPr="00B402F5">
        <w:rPr>
          <w:rFonts w:ascii="News Gothic GDB" w:hAnsi="News Gothic GDB"/>
          <w:i/>
          <w:iCs/>
          <w:szCs w:val="22"/>
          <w:u w:val="single"/>
        </w:rPr>
        <w:t>Design Effectiveness</w:t>
      </w:r>
    </w:p>
    <w:p w14:paraId="4A5A84E6" w14:textId="77777777" w:rsidR="0049231E" w:rsidRDefault="0049231E" w:rsidP="000F1031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i/>
          <w:iCs/>
          <w:szCs w:val="22"/>
          <w:u w:val="single"/>
        </w:rPr>
      </w:pPr>
    </w:p>
    <w:p w14:paraId="34590886" w14:textId="77777777" w:rsidR="0049231E" w:rsidRPr="00B402F5" w:rsidRDefault="0049231E" w:rsidP="007903F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i/>
          <w:iCs/>
          <w:szCs w:val="22"/>
          <w:u w:val="single"/>
        </w:rPr>
      </w:pPr>
    </w:p>
    <w:p w14:paraId="5F17E3A8" w14:textId="5765B2C6" w:rsidR="007903F4" w:rsidRPr="009671E0" w:rsidRDefault="007903F4" w:rsidP="008C3561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 </w:t>
      </w:r>
      <w:r w:rsidR="008727FE" w:rsidRPr="009671E0">
        <w:rPr>
          <w:rFonts w:ascii="News Gothic GDB" w:hAnsi="News Gothic GDB"/>
          <w:szCs w:val="22"/>
        </w:rPr>
        <w:t xml:space="preserve">Inquired of </w:t>
      </w:r>
      <w:r w:rsidR="00BA7F21" w:rsidRPr="009671E0">
        <w:rPr>
          <w:rFonts w:ascii="News Gothic GDB" w:hAnsi="News Gothic GDB"/>
          <w:szCs w:val="22"/>
        </w:rPr>
        <w:t>Mr.</w:t>
      </w:r>
      <w:r w:rsidR="007F5E32" w:rsidRPr="009671E0">
        <w:rPr>
          <w:rFonts w:ascii="News Gothic GDB" w:hAnsi="News Gothic GDB"/>
          <w:szCs w:val="22"/>
        </w:rPr>
        <w:t xml:space="preserve"> </w:t>
      </w:r>
      <w:r w:rsidR="00632243" w:rsidRPr="009671E0">
        <w:rPr>
          <w:rFonts w:ascii="News Gothic GDB" w:hAnsi="News Gothic GDB"/>
          <w:szCs w:val="22"/>
        </w:rPr>
        <w:t>Pascal Venier, Christian Stoessel</w:t>
      </w:r>
      <w:r w:rsidR="00C464B3" w:rsidRPr="009671E0">
        <w:rPr>
          <w:rFonts w:ascii="News Gothic GDB" w:hAnsi="News Gothic GDB"/>
          <w:szCs w:val="22"/>
        </w:rPr>
        <w:t xml:space="preserve"> regarding the </w:t>
      </w:r>
      <w:r w:rsidR="00F516F5" w:rsidRPr="009671E0">
        <w:rPr>
          <w:rFonts w:ascii="News Gothic GDB" w:hAnsi="News Gothic GDB"/>
          <w:szCs w:val="22"/>
        </w:rPr>
        <w:t xml:space="preserve">access control employed for ForgeRock and was informed that </w:t>
      </w:r>
    </w:p>
    <w:p w14:paraId="7580E21F" w14:textId="347956D3" w:rsidR="009B5E5C" w:rsidRPr="009671E0" w:rsidRDefault="009B5E5C" w:rsidP="00D75893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ForgeRock is a centralized IAM system, capable of extending Active Directory authentication to other applications. </w:t>
      </w:r>
    </w:p>
    <w:p w14:paraId="4CD3B0C3" w14:textId="2D7A6714" w:rsidR="00F516F5" w:rsidRPr="009671E0" w:rsidRDefault="00F516F5" w:rsidP="00F516F5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The access credentials of Forge Rock were securely vaulted within the Cyberark and </w:t>
      </w:r>
      <w:r w:rsidR="00BD54CE" w:rsidRPr="009671E0">
        <w:rPr>
          <w:rFonts w:ascii="News Gothic GDB" w:hAnsi="News Gothic GDB"/>
          <w:szCs w:val="22"/>
        </w:rPr>
        <w:t xml:space="preserve">access to </w:t>
      </w:r>
      <w:r w:rsidR="0049231E" w:rsidRPr="009671E0">
        <w:rPr>
          <w:rFonts w:ascii="News Gothic GDB" w:hAnsi="News Gothic GDB"/>
          <w:szCs w:val="22"/>
        </w:rPr>
        <w:t>ForgeRock was intermediated through the Cyberark Privilege session manager</w:t>
      </w:r>
      <w:r w:rsidR="009608D0">
        <w:rPr>
          <w:rFonts w:ascii="News Gothic GDB" w:hAnsi="News Gothic GDB"/>
          <w:szCs w:val="22"/>
        </w:rPr>
        <w:t>. Verified t</w:t>
      </w:r>
      <w:r w:rsidR="00160DAE">
        <w:rPr>
          <w:rFonts w:ascii="News Gothic GDB" w:hAnsi="News Gothic GDB"/>
          <w:szCs w:val="22"/>
        </w:rPr>
        <w:t xml:space="preserve">hat the session was controlled via CyberArk as noted </w:t>
      </w:r>
      <w:hyperlink r:id="rId11" w:history="1">
        <w:r w:rsidR="00160DAE" w:rsidRPr="00BD1DD8">
          <w:rPr>
            <w:rStyle w:val="Hyperlink"/>
            <w:rFonts w:ascii="News Gothic GDB" w:hAnsi="News Gothic GDB"/>
            <w:szCs w:val="22"/>
          </w:rPr>
          <w:t>here</w:t>
        </w:r>
      </w:hyperlink>
      <w:r w:rsidR="00895A6B">
        <w:rPr>
          <w:rFonts w:ascii="News Gothic GDB" w:hAnsi="News Gothic GDB"/>
          <w:szCs w:val="22"/>
        </w:rPr>
        <w:t xml:space="preserve">, </w:t>
      </w:r>
      <w:hyperlink r:id="rId12" w:history="1">
        <w:r w:rsidR="00895A6B" w:rsidRPr="005667A0">
          <w:rPr>
            <w:rStyle w:val="Hyperlink"/>
            <w:rFonts w:ascii="News Gothic GDB" w:hAnsi="News Gothic GDB"/>
            <w:szCs w:val="22"/>
          </w:rPr>
          <w:t>here</w:t>
        </w:r>
      </w:hyperlink>
      <w:r w:rsidR="00895A6B">
        <w:rPr>
          <w:rFonts w:ascii="News Gothic GDB" w:hAnsi="News Gothic GDB"/>
          <w:szCs w:val="22"/>
        </w:rPr>
        <w:t xml:space="preserve">, </w:t>
      </w:r>
      <w:hyperlink r:id="rId13" w:history="1">
        <w:r w:rsidR="00895A6B" w:rsidRPr="001B5FF4">
          <w:rPr>
            <w:rStyle w:val="Hyperlink"/>
            <w:rFonts w:ascii="News Gothic GDB" w:hAnsi="News Gothic GDB"/>
            <w:szCs w:val="22"/>
          </w:rPr>
          <w:t>here</w:t>
        </w:r>
      </w:hyperlink>
      <w:r w:rsidR="00160DAE">
        <w:rPr>
          <w:rFonts w:ascii="News Gothic GDB" w:hAnsi="News Gothic GDB"/>
          <w:szCs w:val="22"/>
        </w:rPr>
        <w:t xml:space="preserve">. </w:t>
      </w:r>
      <w:r w:rsidR="001B5FF4" w:rsidRPr="001B5FF4">
        <w:rPr>
          <w:rFonts w:ascii="News Gothic GDB" w:hAnsi="News Gothic GDB"/>
          <w:szCs w:val="22"/>
          <w:highlight w:val="green"/>
        </w:rPr>
        <w:t>OK</w:t>
      </w:r>
    </w:p>
    <w:p w14:paraId="75BAF7E8" w14:textId="1EE407A8" w:rsidR="00DB4646" w:rsidRPr="009671E0" w:rsidRDefault="000A4C50" w:rsidP="00F516F5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The access to the CyberArk safes is granted via </w:t>
      </w:r>
      <w:r w:rsidR="00702C7D" w:rsidRPr="009671E0">
        <w:rPr>
          <w:rFonts w:ascii="News Gothic GDB" w:hAnsi="News Gothic GDB"/>
          <w:szCs w:val="22"/>
        </w:rPr>
        <w:t xml:space="preserve">entitlements i.e. membership </w:t>
      </w:r>
      <w:r w:rsidR="00AF4CA3" w:rsidRPr="009671E0">
        <w:rPr>
          <w:rFonts w:ascii="News Gothic GDB" w:hAnsi="News Gothic GDB"/>
          <w:szCs w:val="22"/>
        </w:rPr>
        <w:t xml:space="preserve">to </w:t>
      </w:r>
      <w:r w:rsidR="00D253E1" w:rsidRPr="009671E0">
        <w:rPr>
          <w:rFonts w:ascii="News Gothic GDB" w:hAnsi="News Gothic GDB"/>
          <w:szCs w:val="22"/>
        </w:rPr>
        <w:t xml:space="preserve">specified </w:t>
      </w:r>
      <w:r w:rsidR="00AF4CA3" w:rsidRPr="009671E0">
        <w:rPr>
          <w:rFonts w:ascii="News Gothic GDB" w:hAnsi="News Gothic GDB"/>
          <w:szCs w:val="22"/>
        </w:rPr>
        <w:t>active directory group</w:t>
      </w:r>
      <w:r w:rsidR="00D253E1" w:rsidRPr="009671E0">
        <w:rPr>
          <w:rFonts w:ascii="News Gothic GDB" w:hAnsi="News Gothic GDB"/>
          <w:szCs w:val="22"/>
        </w:rPr>
        <w:t>s</w:t>
      </w:r>
      <w:r w:rsidR="007D010B">
        <w:rPr>
          <w:rFonts w:ascii="News Gothic GDB" w:hAnsi="News Gothic GDB"/>
          <w:szCs w:val="22"/>
        </w:rPr>
        <w:t xml:space="preserve"> as noted </w:t>
      </w:r>
      <w:hyperlink r:id="rId14" w:history="1">
        <w:r w:rsidR="007D010B" w:rsidRPr="009607B6">
          <w:rPr>
            <w:rStyle w:val="Hyperlink"/>
            <w:rFonts w:ascii="News Gothic GDB" w:hAnsi="News Gothic GDB"/>
            <w:szCs w:val="22"/>
          </w:rPr>
          <w:t>here</w:t>
        </w:r>
      </w:hyperlink>
      <w:ins w:id="77" w:author="Shravankumar Mohankumar" w:date="2025-11-16T18:16:00Z" w16du:dateUtc="2025-11-16T17:16:00Z">
        <w:r w:rsidR="00D515BE">
          <w:rPr>
            <w:rFonts w:ascii="News Gothic GDB" w:hAnsi="News Gothic GDB"/>
            <w:szCs w:val="22"/>
          </w:rPr>
          <w:t xml:space="preserve">. </w:t>
        </w:r>
      </w:ins>
      <w:r w:rsidR="00D169AF" w:rsidRPr="001B5FF4">
        <w:rPr>
          <w:rFonts w:ascii="News Gothic GDB" w:hAnsi="News Gothic GDB"/>
          <w:szCs w:val="22"/>
          <w:highlight w:val="green"/>
        </w:rPr>
        <w:t>OK</w:t>
      </w:r>
    </w:p>
    <w:p w14:paraId="5E7A68F0" w14:textId="7E925595" w:rsidR="00D253E1" w:rsidRPr="009671E0" w:rsidRDefault="00D253E1" w:rsidP="00F516F5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The entitlements are </w:t>
      </w:r>
      <w:r w:rsidR="00C25A56" w:rsidRPr="009671E0">
        <w:rPr>
          <w:rFonts w:ascii="News Gothic GDB" w:hAnsi="News Gothic GDB"/>
          <w:szCs w:val="22"/>
        </w:rPr>
        <w:t xml:space="preserve">requestable via IIQ as </w:t>
      </w:r>
      <w:r w:rsidR="003D2C8E" w:rsidRPr="009671E0">
        <w:rPr>
          <w:rFonts w:ascii="News Gothic GDB" w:hAnsi="News Gothic GDB"/>
          <w:szCs w:val="22"/>
        </w:rPr>
        <w:t>Role</w:t>
      </w:r>
      <w:r w:rsidR="009C4DE9" w:rsidRPr="009671E0">
        <w:rPr>
          <w:rFonts w:ascii="News Gothic GDB" w:hAnsi="News Gothic GDB"/>
          <w:szCs w:val="22"/>
        </w:rPr>
        <w:t>-</w:t>
      </w:r>
      <w:r w:rsidR="003D2C8E" w:rsidRPr="009671E0">
        <w:rPr>
          <w:rFonts w:ascii="News Gothic GDB" w:hAnsi="News Gothic GDB"/>
          <w:szCs w:val="22"/>
        </w:rPr>
        <w:t xml:space="preserve">entitlement </w:t>
      </w:r>
      <w:r w:rsidR="00564859" w:rsidRPr="009671E0">
        <w:rPr>
          <w:rFonts w:ascii="News Gothic GDB" w:hAnsi="News Gothic GDB"/>
          <w:szCs w:val="22"/>
        </w:rPr>
        <w:t>combinations</w:t>
      </w:r>
      <w:r w:rsidR="003D2C8E" w:rsidRPr="009671E0">
        <w:rPr>
          <w:rFonts w:ascii="News Gothic GDB" w:hAnsi="News Gothic GDB"/>
          <w:szCs w:val="22"/>
        </w:rPr>
        <w:t xml:space="preserve">, which </w:t>
      </w:r>
      <w:r w:rsidR="00564859" w:rsidRPr="009671E0">
        <w:rPr>
          <w:rFonts w:ascii="News Gothic GDB" w:hAnsi="News Gothic GDB"/>
          <w:szCs w:val="22"/>
        </w:rPr>
        <w:t xml:space="preserve">are </w:t>
      </w:r>
      <w:r w:rsidR="003D2C8E" w:rsidRPr="009671E0">
        <w:rPr>
          <w:rFonts w:ascii="News Gothic GDB" w:hAnsi="News Gothic GDB"/>
          <w:szCs w:val="22"/>
        </w:rPr>
        <w:t xml:space="preserve">approved by the </w:t>
      </w:r>
      <w:r w:rsidR="00564859" w:rsidRPr="009671E0">
        <w:rPr>
          <w:rFonts w:ascii="News Gothic GDB" w:hAnsi="News Gothic GDB"/>
          <w:szCs w:val="22"/>
        </w:rPr>
        <w:t>requested</w:t>
      </w:r>
      <w:r w:rsidR="003D2C8E" w:rsidRPr="009671E0">
        <w:rPr>
          <w:rFonts w:ascii="News Gothic GDB" w:hAnsi="News Gothic GDB"/>
          <w:szCs w:val="22"/>
        </w:rPr>
        <w:t xml:space="preserve"> line manager </w:t>
      </w:r>
      <w:r w:rsidR="00E72F1A" w:rsidRPr="009671E0">
        <w:rPr>
          <w:rFonts w:ascii="News Gothic GDB" w:hAnsi="News Gothic GDB"/>
          <w:szCs w:val="22"/>
        </w:rPr>
        <w:t>if it is essential for the requester to perform his duties</w:t>
      </w:r>
      <w:r w:rsidR="007D010B">
        <w:rPr>
          <w:rFonts w:ascii="News Gothic GDB" w:hAnsi="News Gothic GDB"/>
          <w:szCs w:val="22"/>
        </w:rPr>
        <w:t xml:space="preserve"> as noted </w:t>
      </w:r>
      <w:hyperlink r:id="rId15" w:history="1">
        <w:r w:rsidR="007D010B" w:rsidRPr="00980D3F">
          <w:rPr>
            <w:rStyle w:val="Hyperlink"/>
            <w:rFonts w:ascii="News Gothic GDB" w:hAnsi="News Gothic GDB"/>
            <w:szCs w:val="22"/>
          </w:rPr>
          <w:t>here</w:t>
        </w:r>
      </w:hyperlink>
      <w:ins w:id="78" w:author="Shravankumar Mohankumar" w:date="2025-11-16T08:12:00Z" w16du:dateUtc="2025-11-16T07:12:00Z">
        <w:r w:rsidR="00A236EF">
          <w:rPr>
            <w:rFonts w:ascii="News Gothic GDB" w:hAnsi="News Gothic GDB"/>
            <w:szCs w:val="22"/>
          </w:rPr>
          <w:t xml:space="preserve">. The </w:t>
        </w:r>
        <w:r w:rsidR="00A236EF">
          <w:rPr>
            <w:rFonts w:ascii="News Gothic GDB" w:hAnsi="News Gothic GDB"/>
            <w:szCs w:val="22"/>
          </w:rPr>
          <w:lastRenderedPageBreak/>
          <w:t xml:space="preserve">administrator </w:t>
        </w:r>
      </w:ins>
      <w:ins w:id="79" w:author="Shravankumar Mohankumar" w:date="2025-11-16T08:13:00Z" w16du:dateUtc="2025-11-16T07:13:00Z">
        <w:r w:rsidR="00A236EF">
          <w:rPr>
            <w:rFonts w:ascii="News Gothic GDB" w:hAnsi="News Gothic GDB"/>
            <w:szCs w:val="22"/>
          </w:rPr>
          <w:t>accounts on the system are classified as Tier-</w:t>
        </w:r>
      </w:ins>
      <w:r w:rsidR="00FF65B7">
        <w:rPr>
          <w:rFonts w:ascii="News Gothic GDB" w:hAnsi="News Gothic GDB"/>
          <w:szCs w:val="22"/>
        </w:rPr>
        <w:t>0 or Tier-1</w:t>
      </w:r>
      <w:r w:rsidR="0036096A">
        <w:rPr>
          <w:rFonts w:ascii="News Gothic GDB" w:hAnsi="News Gothic GDB"/>
          <w:szCs w:val="22"/>
        </w:rPr>
        <w:t>, whereas the accoints used for day to day admin taks are classified as Tier-3</w:t>
      </w:r>
      <w:ins w:id="80" w:author="Shravankumar Mohankumar" w:date="2025-11-16T08:13:00Z" w16du:dateUtc="2025-11-16T07:13:00Z">
        <w:r w:rsidR="00A236EF">
          <w:rPr>
            <w:rFonts w:ascii="News Gothic GDB" w:hAnsi="News Gothic GDB"/>
            <w:szCs w:val="22"/>
          </w:rPr>
          <w:t xml:space="preserve">. </w:t>
        </w:r>
      </w:ins>
      <w:r w:rsidR="00D53FAC" w:rsidRPr="001B5FF4">
        <w:rPr>
          <w:rFonts w:ascii="News Gothic GDB" w:hAnsi="News Gothic GDB"/>
          <w:szCs w:val="22"/>
          <w:highlight w:val="green"/>
        </w:rPr>
        <w:t>OK</w:t>
      </w:r>
    </w:p>
    <w:p w14:paraId="1D0CC893" w14:textId="072E4864" w:rsidR="00E72F1A" w:rsidRDefault="005B3917" w:rsidP="00F516F5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The </w:t>
      </w:r>
      <w:r w:rsidR="007F1288" w:rsidRPr="009671E0">
        <w:rPr>
          <w:rFonts w:ascii="News Gothic GDB" w:hAnsi="News Gothic GDB"/>
          <w:szCs w:val="22"/>
        </w:rPr>
        <w:t xml:space="preserve">ForgeRock system uses </w:t>
      </w:r>
      <w:r w:rsidR="008929E3" w:rsidRPr="009671E0">
        <w:rPr>
          <w:rFonts w:ascii="News Gothic GDB" w:hAnsi="News Gothic GDB"/>
          <w:szCs w:val="22"/>
        </w:rPr>
        <w:t>a</w:t>
      </w:r>
      <w:r w:rsidR="00F005E9" w:rsidRPr="009671E0">
        <w:rPr>
          <w:rFonts w:ascii="News Gothic GDB" w:hAnsi="News Gothic GDB"/>
          <w:szCs w:val="22"/>
        </w:rPr>
        <w:t xml:space="preserve"> Hardware Security Module</w:t>
      </w:r>
      <w:r w:rsidR="000A5C98" w:rsidRPr="009671E0">
        <w:rPr>
          <w:rFonts w:ascii="News Gothic GDB" w:hAnsi="News Gothic GDB"/>
          <w:szCs w:val="22"/>
        </w:rPr>
        <w:t xml:space="preserve"> (HSM)</w:t>
      </w:r>
      <w:r w:rsidR="00F005E9" w:rsidRPr="009671E0">
        <w:rPr>
          <w:rFonts w:ascii="News Gothic GDB" w:hAnsi="News Gothic GDB"/>
          <w:szCs w:val="22"/>
        </w:rPr>
        <w:t xml:space="preserve"> Component </w:t>
      </w:r>
      <w:r w:rsidR="000A5C98" w:rsidRPr="009671E0">
        <w:rPr>
          <w:rFonts w:ascii="News Gothic GDB" w:hAnsi="News Gothic GDB"/>
          <w:szCs w:val="22"/>
        </w:rPr>
        <w:t xml:space="preserve">to </w:t>
      </w:r>
      <w:r w:rsidR="0090784C" w:rsidRPr="009671E0">
        <w:rPr>
          <w:rFonts w:ascii="News Gothic GDB" w:hAnsi="News Gothic GDB"/>
          <w:szCs w:val="22"/>
        </w:rPr>
        <w:t xml:space="preserve">securely </w:t>
      </w:r>
      <w:r w:rsidR="003013A4" w:rsidRPr="009671E0">
        <w:rPr>
          <w:rFonts w:ascii="News Gothic GDB" w:hAnsi="News Gothic GDB"/>
          <w:szCs w:val="22"/>
        </w:rPr>
        <w:t>create and maintain cryptographic keys throughout its lifecycle</w:t>
      </w:r>
      <w:r w:rsidR="007D010B">
        <w:rPr>
          <w:rFonts w:ascii="News Gothic GDB" w:hAnsi="News Gothic GDB"/>
          <w:szCs w:val="22"/>
        </w:rPr>
        <w:t xml:space="preserve"> as noted </w:t>
      </w:r>
      <w:hyperlink r:id="rId16" w:history="1">
        <w:r w:rsidR="007D010B" w:rsidRPr="003E425D">
          <w:rPr>
            <w:rStyle w:val="Hyperlink"/>
            <w:rFonts w:ascii="News Gothic GDB" w:hAnsi="News Gothic GDB"/>
            <w:szCs w:val="22"/>
          </w:rPr>
          <w:t>here</w:t>
        </w:r>
      </w:hyperlink>
      <w:r w:rsidR="003E425D">
        <w:rPr>
          <w:rFonts w:ascii="News Gothic GDB" w:hAnsi="News Gothic GDB"/>
          <w:szCs w:val="22"/>
        </w:rPr>
        <w:t xml:space="preserve"> and</w:t>
      </w:r>
      <w:r w:rsidR="003744FD">
        <w:rPr>
          <w:rFonts w:ascii="News Gothic GDB" w:hAnsi="News Gothic GDB"/>
          <w:szCs w:val="22"/>
        </w:rPr>
        <w:t xml:space="preserve"> </w:t>
      </w:r>
      <w:hyperlink r:id="rId17" w:history="1">
        <w:r w:rsidR="003744FD" w:rsidRPr="00120273">
          <w:rPr>
            <w:rStyle w:val="Hyperlink"/>
            <w:rFonts w:ascii="News Gothic GDB" w:hAnsi="News Gothic GDB"/>
            <w:szCs w:val="22"/>
          </w:rPr>
          <w:t>here</w:t>
        </w:r>
      </w:hyperlink>
      <w:r w:rsidR="003E425D">
        <w:rPr>
          <w:rFonts w:ascii="News Gothic GDB" w:hAnsi="News Gothic GDB"/>
          <w:szCs w:val="22"/>
        </w:rPr>
        <w:t xml:space="preserve"> </w:t>
      </w:r>
      <w:r w:rsidR="003013A4" w:rsidRPr="009671E0">
        <w:rPr>
          <w:rFonts w:ascii="News Gothic GDB" w:hAnsi="News Gothic GDB"/>
          <w:szCs w:val="22"/>
        </w:rPr>
        <w:t xml:space="preserve">. </w:t>
      </w:r>
      <w:r w:rsidR="00D53FAC" w:rsidRPr="001B5FF4">
        <w:rPr>
          <w:rFonts w:ascii="News Gothic GDB" w:hAnsi="News Gothic GDB"/>
          <w:szCs w:val="22"/>
          <w:highlight w:val="green"/>
        </w:rPr>
        <w:t>OK</w:t>
      </w:r>
    </w:p>
    <w:p w14:paraId="2AB7E908" w14:textId="469D80D5" w:rsidR="004E5AC2" w:rsidRPr="009671E0" w:rsidRDefault="004E5AC2" w:rsidP="00F516F5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Inquired regarding the security of the Key </w:t>
      </w:r>
      <w:r w:rsidR="00575F4B">
        <w:rPr>
          <w:rFonts w:ascii="News Gothic GDB" w:hAnsi="News Gothic GDB"/>
          <w:szCs w:val="22"/>
        </w:rPr>
        <w:t xml:space="preserve">Rotation practices for the keys held within the HSM and was informed that </w:t>
      </w:r>
      <w:r w:rsidR="000210B9">
        <w:rPr>
          <w:rFonts w:ascii="News Gothic GDB" w:hAnsi="News Gothic GDB"/>
          <w:szCs w:val="22"/>
        </w:rPr>
        <w:t>HSMs are</w:t>
      </w:r>
      <w:r w:rsidR="0066553C">
        <w:rPr>
          <w:rFonts w:ascii="News Gothic GDB" w:hAnsi="News Gothic GDB"/>
          <w:szCs w:val="22"/>
        </w:rPr>
        <w:t xml:space="preserve"> FIPS compliant,</w:t>
      </w:r>
      <w:r w:rsidR="000210B9">
        <w:rPr>
          <w:rFonts w:ascii="News Gothic GDB" w:hAnsi="News Gothic GDB"/>
          <w:szCs w:val="22"/>
        </w:rPr>
        <w:t xml:space="preserve"> tamper-proof and allow for longer periods of key retention, thus </w:t>
      </w:r>
      <w:r w:rsidR="008E6AF7">
        <w:rPr>
          <w:rFonts w:ascii="News Gothic GDB" w:hAnsi="News Gothic GDB"/>
          <w:szCs w:val="22"/>
        </w:rPr>
        <w:t>exempting the keys from rotation requirements</w:t>
      </w:r>
      <w:r w:rsidR="007223E6">
        <w:rPr>
          <w:rFonts w:ascii="News Gothic GDB" w:hAnsi="News Gothic GDB"/>
          <w:szCs w:val="22"/>
        </w:rPr>
        <w:t>. Inspected the configuration on the system</w:t>
      </w:r>
      <w:r w:rsidR="007D010B">
        <w:rPr>
          <w:rFonts w:ascii="News Gothic GDB" w:hAnsi="News Gothic GDB"/>
          <w:szCs w:val="22"/>
        </w:rPr>
        <w:t xml:space="preserve"> as noted </w:t>
      </w:r>
      <w:hyperlink r:id="rId18" w:history="1">
        <w:r w:rsidR="007D010B" w:rsidRPr="008E148E">
          <w:rPr>
            <w:rStyle w:val="Hyperlink"/>
            <w:rFonts w:ascii="News Gothic GDB" w:hAnsi="News Gothic GDB"/>
            <w:szCs w:val="22"/>
          </w:rPr>
          <w:t>here</w:t>
        </w:r>
      </w:hyperlink>
      <w:r w:rsidR="007D010B">
        <w:rPr>
          <w:rFonts w:ascii="News Gothic GDB" w:hAnsi="News Gothic GDB"/>
          <w:szCs w:val="22"/>
        </w:rPr>
        <w:t xml:space="preserve">. </w:t>
      </w:r>
      <w:r w:rsidR="007223E6" w:rsidRPr="001B5FF4">
        <w:rPr>
          <w:rFonts w:ascii="News Gothic GDB" w:hAnsi="News Gothic GDB"/>
          <w:szCs w:val="22"/>
          <w:highlight w:val="green"/>
        </w:rPr>
        <w:t>OK</w:t>
      </w:r>
    </w:p>
    <w:p w14:paraId="3793F72B" w14:textId="77777777" w:rsidR="00DA32B2" w:rsidRPr="009671E0" w:rsidRDefault="00DA32B2" w:rsidP="00DA32B2">
      <w:pPr>
        <w:pStyle w:val="ListParagraph"/>
        <w:autoSpaceDE w:val="0"/>
        <w:autoSpaceDN w:val="0"/>
        <w:adjustRightInd w:val="0"/>
        <w:spacing w:before="0" w:after="0"/>
        <w:ind w:left="1080"/>
        <w:rPr>
          <w:rFonts w:ascii="News Gothic GDB" w:hAnsi="News Gothic GDB"/>
          <w:szCs w:val="22"/>
        </w:rPr>
      </w:pPr>
    </w:p>
    <w:p w14:paraId="53031A8B" w14:textId="36251F3F" w:rsidR="00093EC6" w:rsidRPr="009671E0" w:rsidRDefault="00DA32B2" w:rsidP="00093EC6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Inquired of Mr. Pascal Venier, </w:t>
      </w:r>
      <w:r w:rsidR="00CE7C3A" w:rsidRPr="009671E0">
        <w:rPr>
          <w:rFonts w:ascii="News Gothic GDB" w:hAnsi="News Gothic GDB"/>
          <w:szCs w:val="22"/>
        </w:rPr>
        <w:t xml:space="preserve">Quentin Delhomme regarding </w:t>
      </w:r>
      <w:r w:rsidR="00DD1479">
        <w:rPr>
          <w:rFonts w:ascii="News Gothic GDB" w:hAnsi="News Gothic GDB"/>
          <w:szCs w:val="22"/>
        </w:rPr>
        <w:t>S</w:t>
      </w:r>
      <w:r w:rsidR="00CE7C3A" w:rsidRPr="009671E0">
        <w:rPr>
          <w:rFonts w:ascii="News Gothic GDB" w:hAnsi="News Gothic GDB"/>
          <w:szCs w:val="22"/>
        </w:rPr>
        <w:t xml:space="preserve">ecurity </w:t>
      </w:r>
      <w:r w:rsidR="00DD1479">
        <w:rPr>
          <w:rFonts w:ascii="News Gothic GDB" w:hAnsi="News Gothic GDB"/>
          <w:szCs w:val="22"/>
        </w:rPr>
        <w:t>L</w:t>
      </w:r>
      <w:r w:rsidR="00CE7C3A" w:rsidRPr="009671E0">
        <w:rPr>
          <w:rFonts w:ascii="News Gothic GDB" w:hAnsi="News Gothic GDB"/>
          <w:szCs w:val="22"/>
        </w:rPr>
        <w:t xml:space="preserve">inux </w:t>
      </w:r>
      <w:r w:rsidR="00BD7419">
        <w:rPr>
          <w:rFonts w:ascii="News Gothic GDB" w:hAnsi="News Gothic GDB"/>
          <w:szCs w:val="22"/>
        </w:rPr>
        <w:t xml:space="preserve">(AID 759) </w:t>
      </w:r>
      <w:r w:rsidR="00CE7C3A" w:rsidRPr="009671E0">
        <w:rPr>
          <w:rFonts w:ascii="News Gothic GDB" w:hAnsi="News Gothic GDB"/>
          <w:szCs w:val="22"/>
        </w:rPr>
        <w:t xml:space="preserve">and noted that </w:t>
      </w:r>
    </w:p>
    <w:p w14:paraId="26E40F4E" w14:textId="1E51100B" w:rsidR="0015421A" w:rsidRPr="009671E0" w:rsidRDefault="0015421A" w:rsidP="0015421A">
      <w:pPr>
        <w:pStyle w:val="ListParagraph"/>
        <w:numPr>
          <w:ilvl w:val="1"/>
          <w:numId w:val="14"/>
        </w:numPr>
        <w:autoSpaceDE w:val="0"/>
        <w:autoSpaceDN w:val="0"/>
        <w:adjustRightInd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The Security Linux system is used to host scripts to administer technical users within other RHEL systems</w:t>
      </w:r>
      <w:r w:rsidR="00FC0D75">
        <w:rPr>
          <w:rFonts w:ascii="News Gothic GDB" w:hAnsi="News Gothic GDB"/>
          <w:szCs w:val="22"/>
        </w:rPr>
        <w:t xml:space="preserve">. </w:t>
      </w:r>
      <w:r w:rsidR="00FC0D75" w:rsidRPr="001B5FF4">
        <w:rPr>
          <w:rFonts w:ascii="News Gothic GDB" w:hAnsi="News Gothic GDB"/>
          <w:szCs w:val="22"/>
          <w:highlight w:val="green"/>
        </w:rPr>
        <w:t>OK</w:t>
      </w:r>
    </w:p>
    <w:p w14:paraId="2F8B654F" w14:textId="4521797C" w:rsidR="0015421A" w:rsidRPr="009671E0" w:rsidRDefault="0015421A" w:rsidP="006C6016">
      <w:pPr>
        <w:pStyle w:val="ListParagraph"/>
        <w:numPr>
          <w:ilvl w:val="1"/>
          <w:numId w:val="14"/>
        </w:numPr>
        <w:autoSpaceDE w:val="0"/>
        <w:autoSpaceDN w:val="0"/>
        <w:adjustRightInd w:val="0"/>
        <w:rPr>
          <w:rFonts w:ascii="News Gothic GDB" w:hAnsi="News Gothic GDB"/>
          <w:szCs w:val="22"/>
        </w:rPr>
      </w:pPr>
      <w:r w:rsidRPr="0015421A">
        <w:rPr>
          <w:rFonts w:ascii="News Gothic GDB" w:hAnsi="News Gothic GDB"/>
          <w:szCs w:val="22"/>
        </w:rPr>
        <w:t>The system is hosted on</w:t>
      </w:r>
      <w:r w:rsidR="003A1355" w:rsidRPr="009671E0">
        <w:rPr>
          <w:rFonts w:ascii="News Gothic GDB" w:hAnsi="News Gothic GDB"/>
          <w:szCs w:val="22"/>
        </w:rPr>
        <w:t>-prem and planned for cloud migration</w:t>
      </w:r>
      <w:r w:rsidR="006C6016" w:rsidRPr="009671E0">
        <w:rPr>
          <w:rFonts w:ascii="News Gothic GDB" w:hAnsi="News Gothic GDB"/>
          <w:szCs w:val="22"/>
        </w:rPr>
        <w:t xml:space="preserve"> </w:t>
      </w:r>
      <w:r w:rsidRPr="009671E0">
        <w:rPr>
          <w:rFonts w:ascii="News Gothic GDB" w:hAnsi="News Gothic GDB"/>
          <w:szCs w:val="22"/>
        </w:rPr>
        <w:t>via a Lift and Shift approach</w:t>
      </w:r>
    </w:p>
    <w:p w14:paraId="11BA4299" w14:textId="043204A0" w:rsidR="0015421A" w:rsidRPr="0015421A" w:rsidRDefault="0015421A" w:rsidP="0015421A">
      <w:pPr>
        <w:pStyle w:val="ListParagraph"/>
        <w:numPr>
          <w:ilvl w:val="1"/>
          <w:numId w:val="14"/>
        </w:numPr>
        <w:autoSpaceDE w:val="0"/>
        <w:autoSpaceDN w:val="0"/>
        <w:adjustRightInd w:val="0"/>
        <w:rPr>
          <w:rFonts w:ascii="News Gothic GDB" w:hAnsi="News Gothic GDB"/>
          <w:szCs w:val="22"/>
        </w:rPr>
      </w:pPr>
      <w:r w:rsidRPr="0015421A">
        <w:rPr>
          <w:rFonts w:ascii="News Gothic GDB" w:hAnsi="News Gothic GDB"/>
          <w:szCs w:val="22"/>
        </w:rPr>
        <w:t>The technical users are privileged T1 accounts. They ensure user provisioning, key creation and key rotation on the target system</w:t>
      </w:r>
      <w:r w:rsidR="0078247C">
        <w:rPr>
          <w:rFonts w:ascii="News Gothic GDB" w:hAnsi="News Gothic GDB"/>
          <w:szCs w:val="22"/>
        </w:rPr>
        <w:t xml:space="preserve"> as noted here</w:t>
      </w:r>
      <w:r w:rsidRPr="0015421A">
        <w:rPr>
          <w:rFonts w:ascii="News Gothic GDB" w:hAnsi="News Gothic GDB"/>
          <w:szCs w:val="22"/>
        </w:rPr>
        <w:t>.</w:t>
      </w:r>
      <w:r w:rsidR="00F007A5">
        <w:rPr>
          <w:rFonts w:ascii="News Gothic GDB" w:hAnsi="News Gothic GDB"/>
          <w:szCs w:val="22"/>
        </w:rPr>
        <w:t xml:space="preserve"> The </w:t>
      </w:r>
      <w:r w:rsidR="00447A9E">
        <w:rPr>
          <w:rFonts w:ascii="News Gothic GDB" w:hAnsi="News Gothic GDB"/>
          <w:szCs w:val="22"/>
        </w:rPr>
        <w:t xml:space="preserve">accounts re secured with MFA as noted </w:t>
      </w:r>
      <w:hyperlink r:id="rId19" w:history="1">
        <w:r w:rsidR="00447A9E" w:rsidRPr="00C90A9F">
          <w:rPr>
            <w:rStyle w:val="Hyperlink"/>
            <w:rFonts w:ascii="News Gothic GDB" w:hAnsi="News Gothic GDB"/>
            <w:szCs w:val="22"/>
          </w:rPr>
          <w:t>here</w:t>
        </w:r>
      </w:hyperlink>
      <w:r w:rsidR="00FC0D75">
        <w:rPr>
          <w:rFonts w:ascii="News Gothic GDB" w:hAnsi="News Gothic GDB"/>
          <w:szCs w:val="22"/>
        </w:rPr>
        <w:t xml:space="preserve"> </w:t>
      </w:r>
      <w:r w:rsidR="00FC0D75" w:rsidRPr="001B5FF4">
        <w:rPr>
          <w:rFonts w:ascii="News Gothic GDB" w:hAnsi="News Gothic GDB"/>
          <w:szCs w:val="22"/>
          <w:highlight w:val="green"/>
        </w:rPr>
        <w:t>OK</w:t>
      </w:r>
    </w:p>
    <w:p w14:paraId="31999238" w14:textId="166E042B" w:rsidR="0015421A" w:rsidRPr="0015421A" w:rsidRDefault="0015421A" w:rsidP="0015421A">
      <w:pPr>
        <w:pStyle w:val="ListParagraph"/>
        <w:numPr>
          <w:ilvl w:val="1"/>
          <w:numId w:val="14"/>
        </w:numPr>
        <w:autoSpaceDE w:val="0"/>
        <w:autoSpaceDN w:val="0"/>
        <w:adjustRightInd w:val="0"/>
        <w:rPr>
          <w:rFonts w:ascii="News Gothic GDB" w:hAnsi="News Gothic GDB"/>
          <w:szCs w:val="22"/>
        </w:rPr>
      </w:pPr>
      <w:r w:rsidRPr="0015421A">
        <w:rPr>
          <w:rFonts w:ascii="News Gothic GDB" w:hAnsi="News Gothic GDB"/>
          <w:szCs w:val="22"/>
        </w:rPr>
        <w:t>Activities performed by the privileged users are controlled and monitored through CyberArk</w:t>
      </w:r>
      <w:r w:rsidR="0078247C">
        <w:rPr>
          <w:rFonts w:ascii="News Gothic GDB" w:hAnsi="News Gothic GDB"/>
          <w:szCs w:val="22"/>
        </w:rPr>
        <w:t xml:space="preserve"> as noted </w:t>
      </w:r>
      <w:hyperlink r:id="rId20" w:history="1">
        <w:r w:rsidR="0078247C" w:rsidRPr="00A37CB3">
          <w:rPr>
            <w:rStyle w:val="Hyperlink"/>
            <w:rFonts w:ascii="News Gothic GDB" w:hAnsi="News Gothic GDB"/>
            <w:szCs w:val="22"/>
          </w:rPr>
          <w:t>here</w:t>
        </w:r>
      </w:hyperlink>
      <w:r w:rsidRPr="0015421A">
        <w:rPr>
          <w:rFonts w:ascii="News Gothic GDB" w:hAnsi="News Gothic GDB"/>
          <w:szCs w:val="22"/>
        </w:rPr>
        <w:t xml:space="preserve">. </w:t>
      </w:r>
      <w:r w:rsidR="00FC0D75" w:rsidRPr="001B5FF4">
        <w:rPr>
          <w:rFonts w:ascii="News Gothic GDB" w:hAnsi="News Gothic GDB"/>
          <w:szCs w:val="22"/>
          <w:highlight w:val="green"/>
        </w:rPr>
        <w:t>OK</w:t>
      </w:r>
    </w:p>
    <w:p w14:paraId="2124CEFC" w14:textId="6C2B0663" w:rsidR="002D4FF3" w:rsidRPr="009671E0" w:rsidRDefault="0015421A" w:rsidP="00232791">
      <w:pPr>
        <w:pStyle w:val="ListParagraph"/>
        <w:numPr>
          <w:ilvl w:val="1"/>
          <w:numId w:val="14"/>
        </w:numPr>
        <w:autoSpaceDE w:val="0"/>
        <w:autoSpaceDN w:val="0"/>
        <w:adjustRightInd w:val="0"/>
        <w:spacing w:before="0" w:after="0"/>
        <w:contextualSpacing w:val="0"/>
        <w:rPr>
          <w:rFonts w:ascii="News Gothic GDB" w:hAnsi="News Gothic GDB"/>
          <w:szCs w:val="22"/>
        </w:rPr>
      </w:pPr>
      <w:r w:rsidRPr="0015421A">
        <w:rPr>
          <w:rFonts w:ascii="News Gothic GDB" w:hAnsi="News Gothic GDB"/>
          <w:szCs w:val="22"/>
        </w:rPr>
        <w:t xml:space="preserve">The system is onboarded to IIQ and </w:t>
      </w:r>
      <w:r w:rsidR="001628F3" w:rsidRPr="009671E0">
        <w:rPr>
          <w:rFonts w:ascii="News Gothic GDB" w:hAnsi="News Gothic GDB"/>
          <w:szCs w:val="22"/>
        </w:rPr>
        <w:t>a</w:t>
      </w:r>
      <w:r w:rsidR="002D4FF3" w:rsidRPr="009671E0">
        <w:rPr>
          <w:rFonts w:ascii="News Gothic GDB" w:hAnsi="News Gothic GDB"/>
          <w:szCs w:val="22"/>
        </w:rPr>
        <w:t>ccess to the servers is provided via roles defined on the IIQ systems</w:t>
      </w:r>
      <w:r w:rsidR="0078247C" w:rsidRPr="0078247C">
        <w:rPr>
          <w:rFonts w:ascii="News Gothic GDB" w:hAnsi="News Gothic GDB"/>
          <w:szCs w:val="22"/>
        </w:rPr>
        <w:t xml:space="preserve"> </w:t>
      </w:r>
      <w:r w:rsidR="0078247C">
        <w:rPr>
          <w:rFonts w:ascii="News Gothic GDB" w:hAnsi="News Gothic GDB"/>
          <w:szCs w:val="22"/>
        </w:rPr>
        <w:t xml:space="preserve">as noted </w:t>
      </w:r>
      <w:hyperlink r:id="rId21" w:history="1">
        <w:r w:rsidR="0078247C" w:rsidRPr="00943770">
          <w:rPr>
            <w:rStyle w:val="Hyperlink"/>
            <w:rFonts w:ascii="News Gothic GDB" w:hAnsi="News Gothic GDB"/>
            <w:szCs w:val="22"/>
          </w:rPr>
          <w:t>here</w:t>
        </w:r>
      </w:hyperlink>
      <w:r w:rsidR="0078247C">
        <w:rPr>
          <w:rFonts w:ascii="News Gothic GDB" w:hAnsi="News Gothic GDB"/>
          <w:szCs w:val="22"/>
        </w:rPr>
        <w:t>.</w:t>
      </w:r>
      <w:r w:rsidR="00FC0D75">
        <w:rPr>
          <w:rFonts w:ascii="News Gothic GDB" w:hAnsi="News Gothic GDB"/>
          <w:szCs w:val="22"/>
        </w:rPr>
        <w:t xml:space="preserve"> </w:t>
      </w:r>
      <w:r w:rsidR="00222C84" w:rsidRPr="001B5FF4">
        <w:rPr>
          <w:rFonts w:ascii="News Gothic GDB" w:hAnsi="News Gothic GDB"/>
          <w:szCs w:val="22"/>
          <w:highlight w:val="green"/>
        </w:rPr>
        <w:t>OK</w:t>
      </w:r>
    </w:p>
    <w:p w14:paraId="1C255172" w14:textId="1FAC0ABC" w:rsidR="002D4FF3" w:rsidRPr="009671E0" w:rsidRDefault="002D4FF3" w:rsidP="002D4FF3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The roles in turn grant entitlements. Entitlements grant membership to </w:t>
      </w:r>
      <w:r w:rsidR="001628F3" w:rsidRPr="009671E0">
        <w:rPr>
          <w:rFonts w:ascii="News Gothic GDB" w:hAnsi="News Gothic GDB"/>
          <w:szCs w:val="22"/>
        </w:rPr>
        <w:t xml:space="preserve">Active Directory </w:t>
      </w:r>
      <w:r w:rsidRPr="009671E0">
        <w:rPr>
          <w:rFonts w:ascii="News Gothic GDB" w:hAnsi="News Gothic GDB"/>
          <w:szCs w:val="22"/>
        </w:rPr>
        <w:t>groups</w:t>
      </w:r>
      <w:r w:rsidR="0078247C">
        <w:rPr>
          <w:rFonts w:ascii="News Gothic GDB" w:hAnsi="News Gothic GDB"/>
          <w:szCs w:val="22"/>
        </w:rPr>
        <w:t xml:space="preserve"> as noted</w:t>
      </w:r>
      <w:r w:rsidRPr="009671E0">
        <w:rPr>
          <w:rFonts w:ascii="News Gothic GDB" w:hAnsi="News Gothic GDB"/>
          <w:szCs w:val="22"/>
        </w:rPr>
        <w:t xml:space="preserve">. </w:t>
      </w:r>
      <w:r w:rsidR="00222C84" w:rsidRPr="001B5FF4">
        <w:rPr>
          <w:rFonts w:ascii="News Gothic GDB" w:hAnsi="News Gothic GDB"/>
          <w:szCs w:val="22"/>
          <w:highlight w:val="green"/>
        </w:rPr>
        <w:t>OK</w:t>
      </w:r>
    </w:p>
    <w:p w14:paraId="5EB24938" w14:textId="2B55B925" w:rsidR="002D4FF3" w:rsidRPr="009671E0" w:rsidRDefault="002D4FF3" w:rsidP="002D4FF3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Membership to these groups is a pre-requisite to access the authorization objects stored on the CyberArk safes</w:t>
      </w:r>
      <w:r w:rsidR="0078247C">
        <w:rPr>
          <w:rFonts w:ascii="News Gothic GDB" w:hAnsi="News Gothic GDB"/>
          <w:szCs w:val="22"/>
        </w:rPr>
        <w:t xml:space="preserve"> as noted </w:t>
      </w:r>
      <w:hyperlink r:id="rId22" w:history="1">
        <w:r w:rsidR="0078247C" w:rsidRPr="00473AC7">
          <w:rPr>
            <w:rStyle w:val="Hyperlink"/>
            <w:rFonts w:ascii="News Gothic GDB" w:hAnsi="News Gothic GDB"/>
            <w:szCs w:val="22"/>
          </w:rPr>
          <w:t>here</w:t>
        </w:r>
      </w:hyperlink>
      <w:r w:rsidRPr="009671E0">
        <w:rPr>
          <w:rFonts w:ascii="News Gothic GDB" w:hAnsi="News Gothic GDB"/>
          <w:szCs w:val="22"/>
        </w:rPr>
        <w:t xml:space="preserve">. </w:t>
      </w:r>
      <w:r w:rsidR="00222C84" w:rsidRPr="001B5FF4">
        <w:rPr>
          <w:rFonts w:ascii="News Gothic GDB" w:hAnsi="News Gothic GDB"/>
          <w:szCs w:val="22"/>
          <w:highlight w:val="green"/>
        </w:rPr>
        <w:t>OK</w:t>
      </w:r>
    </w:p>
    <w:p w14:paraId="78AFDC21" w14:textId="726099BE" w:rsidR="002D4FF3" w:rsidRPr="009671E0" w:rsidRDefault="002D4FF3" w:rsidP="002D4FF3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The CyberArk system acts as the intermediary to tier-1 privilege accounts held within the safes</w:t>
      </w:r>
      <w:r w:rsidR="0078247C">
        <w:rPr>
          <w:rFonts w:ascii="News Gothic GDB" w:hAnsi="News Gothic GDB"/>
          <w:szCs w:val="22"/>
        </w:rPr>
        <w:t xml:space="preserve"> as noted </w:t>
      </w:r>
      <w:hyperlink r:id="rId23" w:history="1">
        <w:r w:rsidR="0078247C" w:rsidRPr="00915D52">
          <w:rPr>
            <w:rStyle w:val="Hyperlink"/>
            <w:rFonts w:ascii="News Gothic GDB" w:hAnsi="News Gothic GDB"/>
            <w:szCs w:val="22"/>
          </w:rPr>
          <w:t>here</w:t>
        </w:r>
      </w:hyperlink>
      <w:r w:rsidRPr="009671E0">
        <w:rPr>
          <w:rFonts w:ascii="News Gothic GDB" w:hAnsi="News Gothic GDB"/>
          <w:szCs w:val="22"/>
        </w:rPr>
        <w:t xml:space="preserve">. </w:t>
      </w:r>
      <w:r w:rsidR="00222C84" w:rsidRPr="001B5FF4">
        <w:rPr>
          <w:rFonts w:ascii="News Gothic GDB" w:hAnsi="News Gothic GDB"/>
          <w:szCs w:val="22"/>
          <w:highlight w:val="green"/>
        </w:rPr>
        <w:t>OK</w:t>
      </w:r>
    </w:p>
    <w:p w14:paraId="0D9CE8AF" w14:textId="28AD5CF0" w:rsidR="002D4FF3" w:rsidRPr="009671E0" w:rsidRDefault="002D4FF3" w:rsidP="002D4FF3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Access to the T-1 account held within the safes grants access </w:t>
      </w:r>
      <w:r w:rsidR="009C4C85" w:rsidRPr="009671E0">
        <w:rPr>
          <w:rFonts w:ascii="News Gothic GDB" w:hAnsi="News Gothic GDB"/>
          <w:szCs w:val="22"/>
        </w:rPr>
        <w:t>to the system, upon which the user</w:t>
      </w:r>
      <w:r w:rsidRPr="009671E0">
        <w:rPr>
          <w:rFonts w:ascii="News Gothic GDB" w:hAnsi="News Gothic GDB"/>
          <w:szCs w:val="22"/>
        </w:rPr>
        <w:t xml:space="preserve"> run</w:t>
      </w:r>
      <w:r w:rsidR="009D23E6" w:rsidRPr="009671E0">
        <w:rPr>
          <w:rFonts w:ascii="News Gothic GDB" w:hAnsi="News Gothic GDB"/>
          <w:szCs w:val="22"/>
        </w:rPr>
        <w:t>s</w:t>
      </w:r>
      <w:r w:rsidRPr="009671E0">
        <w:rPr>
          <w:rFonts w:ascii="News Gothic GDB" w:hAnsi="News Gothic GDB"/>
          <w:szCs w:val="22"/>
        </w:rPr>
        <w:t xml:space="preserve"> scripts using sudo access</w:t>
      </w:r>
      <w:r w:rsidR="0078247C">
        <w:rPr>
          <w:rFonts w:ascii="News Gothic GDB" w:hAnsi="News Gothic GDB"/>
          <w:szCs w:val="22"/>
        </w:rPr>
        <w:t xml:space="preserve"> as noted </w:t>
      </w:r>
      <w:hyperlink r:id="rId24" w:history="1">
        <w:r w:rsidR="0078247C" w:rsidRPr="00FD28FA">
          <w:rPr>
            <w:rStyle w:val="Hyperlink"/>
            <w:rFonts w:ascii="News Gothic GDB" w:hAnsi="News Gothic GDB"/>
            <w:szCs w:val="22"/>
          </w:rPr>
          <w:t>here</w:t>
        </w:r>
      </w:hyperlink>
      <w:r w:rsidR="0078247C">
        <w:rPr>
          <w:rFonts w:ascii="News Gothic GDB" w:hAnsi="News Gothic GDB"/>
          <w:szCs w:val="22"/>
        </w:rPr>
        <w:t>.</w:t>
      </w:r>
      <w:r w:rsidR="00222C84">
        <w:rPr>
          <w:rFonts w:ascii="News Gothic GDB" w:hAnsi="News Gothic GDB"/>
          <w:szCs w:val="22"/>
        </w:rPr>
        <w:t xml:space="preserve"> </w:t>
      </w:r>
      <w:r w:rsidR="00222C84" w:rsidRPr="001B5FF4">
        <w:rPr>
          <w:rFonts w:ascii="News Gothic GDB" w:hAnsi="News Gothic GDB"/>
          <w:szCs w:val="22"/>
          <w:highlight w:val="green"/>
        </w:rPr>
        <w:t>OK</w:t>
      </w:r>
    </w:p>
    <w:p w14:paraId="37B7CC49" w14:textId="56EF1B77" w:rsidR="002D4FF3" w:rsidRPr="009671E0" w:rsidRDefault="002D4FF3" w:rsidP="002D4FF3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Once script is executed successfully, T1 accounts are created within the target system. The accounts have no ability to logon interactively</w:t>
      </w:r>
      <w:r w:rsidR="0078247C">
        <w:rPr>
          <w:rFonts w:ascii="News Gothic GDB" w:hAnsi="News Gothic GDB"/>
          <w:szCs w:val="22"/>
        </w:rPr>
        <w:t xml:space="preserve"> as noted </w:t>
      </w:r>
      <w:hyperlink r:id="rId25" w:history="1">
        <w:r w:rsidR="0078247C" w:rsidRPr="00944906">
          <w:rPr>
            <w:rStyle w:val="Hyperlink"/>
            <w:rFonts w:ascii="News Gothic GDB" w:hAnsi="News Gothic GDB"/>
            <w:szCs w:val="22"/>
          </w:rPr>
          <w:t>here</w:t>
        </w:r>
      </w:hyperlink>
      <w:r w:rsidR="0078247C">
        <w:rPr>
          <w:rFonts w:ascii="News Gothic GDB" w:hAnsi="News Gothic GDB"/>
          <w:szCs w:val="22"/>
        </w:rPr>
        <w:t>.</w:t>
      </w:r>
      <w:r w:rsidR="00222C84">
        <w:rPr>
          <w:rFonts w:ascii="News Gothic GDB" w:hAnsi="News Gothic GDB"/>
          <w:szCs w:val="22"/>
        </w:rPr>
        <w:t xml:space="preserve"> </w:t>
      </w:r>
      <w:r w:rsidR="00222C84" w:rsidRPr="001B5FF4">
        <w:rPr>
          <w:rFonts w:ascii="News Gothic GDB" w:hAnsi="News Gothic GDB"/>
          <w:szCs w:val="22"/>
          <w:highlight w:val="green"/>
        </w:rPr>
        <w:t>OK</w:t>
      </w:r>
    </w:p>
    <w:p w14:paraId="0B206731" w14:textId="25E8FAF1" w:rsidR="00EF70CB" w:rsidRPr="009671E0" w:rsidRDefault="0015421A" w:rsidP="00EB1E67">
      <w:pPr>
        <w:pStyle w:val="ListParagraph"/>
        <w:numPr>
          <w:ilvl w:val="1"/>
          <w:numId w:val="14"/>
        </w:numPr>
        <w:autoSpaceDE w:val="0"/>
        <w:autoSpaceDN w:val="0"/>
        <w:adjustRightInd w:val="0"/>
        <w:rPr>
          <w:rFonts w:ascii="News Gothic GDB" w:hAnsi="News Gothic GDB"/>
          <w:szCs w:val="22"/>
        </w:rPr>
      </w:pPr>
      <w:r w:rsidRPr="0015421A">
        <w:rPr>
          <w:rFonts w:ascii="News Gothic GDB" w:hAnsi="News Gothic GDB"/>
          <w:szCs w:val="22"/>
        </w:rPr>
        <w:t>The system is maintained by Unix Server Management Team (Daniel Hunjan), who also have privileged T1 access on the system</w:t>
      </w:r>
      <w:r w:rsidR="0078247C">
        <w:rPr>
          <w:rFonts w:ascii="News Gothic GDB" w:hAnsi="News Gothic GDB"/>
          <w:szCs w:val="22"/>
        </w:rPr>
        <w:t xml:space="preserve"> as noted </w:t>
      </w:r>
      <w:hyperlink r:id="rId26" w:history="1">
        <w:r w:rsidR="0078247C" w:rsidRPr="00183466">
          <w:rPr>
            <w:rStyle w:val="Hyperlink"/>
            <w:rFonts w:ascii="News Gothic GDB" w:hAnsi="News Gothic GDB"/>
            <w:szCs w:val="22"/>
          </w:rPr>
          <w:t>here</w:t>
        </w:r>
      </w:hyperlink>
      <w:r w:rsidRPr="0015421A">
        <w:rPr>
          <w:rFonts w:ascii="News Gothic GDB" w:hAnsi="News Gothic GDB"/>
          <w:szCs w:val="22"/>
        </w:rPr>
        <w:t xml:space="preserve">. </w:t>
      </w:r>
      <w:r w:rsidR="00222C84" w:rsidRPr="001B5FF4">
        <w:rPr>
          <w:rFonts w:ascii="News Gothic GDB" w:hAnsi="News Gothic GDB"/>
          <w:szCs w:val="22"/>
          <w:highlight w:val="green"/>
        </w:rPr>
        <w:t>OK</w:t>
      </w:r>
    </w:p>
    <w:p w14:paraId="5A058A83" w14:textId="77777777" w:rsidR="00246EA0" w:rsidRPr="009671E0" w:rsidRDefault="00246EA0" w:rsidP="00246EA0">
      <w:pPr>
        <w:pStyle w:val="ListParagraph"/>
        <w:autoSpaceDE w:val="0"/>
        <w:autoSpaceDN w:val="0"/>
        <w:adjustRightInd w:val="0"/>
        <w:ind w:left="1080"/>
        <w:rPr>
          <w:rFonts w:ascii="News Gothic GDB" w:hAnsi="News Gothic GDB"/>
          <w:szCs w:val="22"/>
        </w:rPr>
      </w:pPr>
    </w:p>
    <w:p w14:paraId="32857FAB" w14:textId="24A256DC" w:rsidR="007903F4" w:rsidRPr="009671E0" w:rsidRDefault="00246EA0" w:rsidP="00EA1AC1">
      <w:pPr>
        <w:pStyle w:val="ListParagraph"/>
        <w:numPr>
          <w:ilvl w:val="0"/>
          <w:numId w:val="14"/>
        </w:numPr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The Active Directory</w:t>
      </w:r>
      <w:r w:rsidR="00C2112D" w:rsidRPr="009671E0">
        <w:rPr>
          <w:rFonts w:ascii="News Gothic GDB" w:hAnsi="News Gothic GDB"/>
          <w:szCs w:val="22"/>
        </w:rPr>
        <w:t xml:space="preserve"> (A</w:t>
      </w:r>
      <w:r w:rsidR="00BD7419">
        <w:rPr>
          <w:rFonts w:ascii="News Gothic GDB" w:hAnsi="News Gothic GDB"/>
          <w:szCs w:val="22"/>
        </w:rPr>
        <w:t>I</w:t>
      </w:r>
      <w:r w:rsidR="00C2112D" w:rsidRPr="009671E0">
        <w:rPr>
          <w:rFonts w:ascii="News Gothic GDB" w:hAnsi="News Gothic GDB"/>
          <w:szCs w:val="22"/>
        </w:rPr>
        <w:t>D</w:t>
      </w:r>
      <w:r w:rsidR="00BD7419">
        <w:rPr>
          <w:rFonts w:ascii="News Gothic GDB" w:hAnsi="News Gothic GDB"/>
          <w:szCs w:val="22"/>
        </w:rPr>
        <w:t xml:space="preserve"> 415</w:t>
      </w:r>
      <w:r w:rsidR="00C2112D" w:rsidRPr="009671E0">
        <w:rPr>
          <w:rFonts w:ascii="News Gothic GDB" w:hAnsi="News Gothic GDB"/>
          <w:szCs w:val="22"/>
        </w:rPr>
        <w:t>)</w:t>
      </w:r>
      <w:r w:rsidRPr="009671E0">
        <w:rPr>
          <w:rFonts w:ascii="News Gothic GDB" w:hAnsi="News Gothic GDB"/>
          <w:szCs w:val="22"/>
        </w:rPr>
        <w:t xml:space="preserve"> is a centralized system</w:t>
      </w:r>
      <w:r w:rsidR="001F060C" w:rsidRPr="009671E0">
        <w:rPr>
          <w:rFonts w:ascii="News Gothic GDB" w:hAnsi="News Gothic GDB"/>
          <w:szCs w:val="22"/>
        </w:rPr>
        <w:t xml:space="preserve"> providing directory and authentication services to </w:t>
      </w:r>
      <w:r w:rsidR="00360AD2" w:rsidRPr="009671E0">
        <w:rPr>
          <w:rFonts w:ascii="News Gothic GDB" w:hAnsi="News Gothic GDB"/>
          <w:szCs w:val="22"/>
        </w:rPr>
        <w:t xml:space="preserve">objects </w:t>
      </w:r>
      <w:r w:rsidR="00643659" w:rsidRPr="009671E0">
        <w:rPr>
          <w:rFonts w:ascii="News Gothic GDB" w:hAnsi="News Gothic GDB"/>
          <w:szCs w:val="22"/>
        </w:rPr>
        <w:t>(such as users, computers, groups</w:t>
      </w:r>
      <w:r w:rsidR="00FD11E0" w:rsidRPr="009671E0">
        <w:rPr>
          <w:rFonts w:ascii="News Gothic GDB" w:hAnsi="News Gothic GDB"/>
          <w:szCs w:val="22"/>
        </w:rPr>
        <w:t xml:space="preserve"> and organizational units) </w:t>
      </w:r>
      <w:r w:rsidR="00360AD2" w:rsidRPr="009671E0">
        <w:rPr>
          <w:rFonts w:ascii="News Gothic GDB" w:hAnsi="News Gothic GDB"/>
          <w:szCs w:val="22"/>
        </w:rPr>
        <w:t xml:space="preserve">within a logical domain. </w:t>
      </w:r>
    </w:p>
    <w:p w14:paraId="0B298CAB" w14:textId="54F5D7B2" w:rsidR="00D450D0" w:rsidRPr="009671E0" w:rsidRDefault="00D450D0" w:rsidP="00D450D0">
      <w:pPr>
        <w:pStyle w:val="ListParagraph"/>
        <w:numPr>
          <w:ilvl w:val="1"/>
          <w:numId w:val="14"/>
        </w:numPr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The system </w:t>
      </w:r>
      <w:r w:rsidR="003C749F" w:rsidRPr="009671E0">
        <w:rPr>
          <w:rFonts w:ascii="News Gothic GDB" w:hAnsi="News Gothic GDB"/>
          <w:szCs w:val="22"/>
        </w:rPr>
        <w:t xml:space="preserve">comprises </w:t>
      </w:r>
      <w:r w:rsidR="006B5892" w:rsidRPr="009671E0">
        <w:rPr>
          <w:rFonts w:ascii="News Gothic GDB" w:hAnsi="News Gothic GDB"/>
          <w:szCs w:val="22"/>
        </w:rPr>
        <w:t>of</w:t>
      </w:r>
      <w:r w:rsidR="00EF6D38" w:rsidRPr="009671E0">
        <w:rPr>
          <w:rFonts w:ascii="News Gothic GDB" w:hAnsi="News Gothic GDB"/>
          <w:szCs w:val="22"/>
        </w:rPr>
        <w:t xml:space="preserve"> numerous</w:t>
      </w:r>
      <w:r w:rsidR="00CF75BB" w:rsidRPr="009671E0">
        <w:rPr>
          <w:rFonts w:ascii="News Gothic GDB" w:hAnsi="News Gothic GDB"/>
          <w:szCs w:val="22"/>
        </w:rPr>
        <w:t xml:space="preserve"> synchronized</w:t>
      </w:r>
      <w:r w:rsidR="006B5892" w:rsidRPr="009671E0">
        <w:rPr>
          <w:rFonts w:ascii="News Gothic GDB" w:hAnsi="News Gothic GDB"/>
          <w:szCs w:val="22"/>
        </w:rPr>
        <w:t xml:space="preserve"> </w:t>
      </w:r>
      <w:r w:rsidR="006E56D3" w:rsidRPr="009671E0">
        <w:rPr>
          <w:rFonts w:ascii="News Gothic GDB" w:hAnsi="News Gothic GDB"/>
          <w:szCs w:val="22"/>
        </w:rPr>
        <w:t>domain controllers</w:t>
      </w:r>
      <w:r w:rsidR="00EF6D38" w:rsidRPr="009671E0">
        <w:rPr>
          <w:rFonts w:ascii="News Gothic GDB" w:hAnsi="News Gothic GDB"/>
          <w:szCs w:val="22"/>
        </w:rPr>
        <w:t>,</w:t>
      </w:r>
      <w:r w:rsidR="00CF75BB" w:rsidRPr="009671E0">
        <w:rPr>
          <w:rFonts w:ascii="News Gothic GDB" w:hAnsi="News Gothic GDB"/>
          <w:szCs w:val="22"/>
        </w:rPr>
        <w:t xml:space="preserve"> running on Windows Server operating systems</w:t>
      </w:r>
      <w:r w:rsidR="000E0A78" w:rsidRPr="009671E0">
        <w:rPr>
          <w:rFonts w:ascii="News Gothic GDB" w:hAnsi="News Gothic GDB"/>
          <w:szCs w:val="22"/>
        </w:rPr>
        <w:t>,</w:t>
      </w:r>
      <w:r w:rsidR="00EF6D38" w:rsidRPr="009671E0">
        <w:rPr>
          <w:rFonts w:ascii="News Gothic GDB" w:hAnsi="News Gothic GDB"/>
          <w:szCs w:val="22"/>
        </w:rPr>
        <w:t xml:space="preserve"> hosted on-prem</w:t>
      </w:r>
      <w:r w:rsidR="00CF75BB" w:rsidRPr="009671E0">
        <w:rPr>
          <w:rFonts w:ascii="News Gothic GDB" w:hAnsi="News Gothic GDB"/>
          <w:szCs w:val="22"/>
        </w:rPr>
        <w:t>,</w:t>
      </w:r>
      <w:r w:rsidR="00EF6D38" w:rsidRPr="009671E0">
        <w:rPr>
          <w:rFonts w:ascii="News Gothic GDB" w:hAnsi="News Gothic GDB"/>
          <w:szCs w:val="22"/>
        </w:rPr>
        <w:t xml:space="preserve"> which </w:t>
      </w:r>
      <w:r w:rsidR="00BC2E0F" w:rsidRPr="009671E0">
        <w:rPr>
          <w:rFonts w:ascii="News Gothic GDB" w:hAnsi="News Gothic GDB"/>
          <w:szCs w:val="22"/>
        </w:rPr>
        <w:t xml:space="preserve">enforce policies across a particular domain. </w:t>
      </w:r>
    </w:p>
    <w:p w14:paraId="3F9E4772" w14:textId="462BD229" w:rsidR="00BC2E0F" w:rsidRPr="009671E0" w:rsidRDefault="00EC63F2" w:rsidP="00B457EA">
      <w:pPr>
        <w:pStyle w:val="ListParagraph"/>
        <w:numPr>
          <w:ilvl w:val="1"/>
          <w:numId w:val="14"/>
        </w:numPr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Th</w:t>
      </w:r>
      <w:r w:rsidR="006F1134" w:rsidRPr="009671E0">
        <w:rPr>
          <w:rFonts w:ascii="News Gothic GDB" w:hAnsi="News Gothic GDB"/>
          <w:szCs w:val="22"/>
        </w:rPr>
        <w:t xml:space="preserve">ough all users provisioned access to system, are </w:t>
      </w:r>
      <w:r w:rsidR="00232929" w:rsidRPr="009671E0">
        <w:rPr>
          <w:rFonts w:ascii="News Gothic GDB" w:hAnsi="News Gothic GDB"/>
          <w:szCs w:val="22"/>
        </w:rPr>
        <w:t xml:space="preserve">provisioned on the Active Directory, the focus </w:t>
      </w:r>
      <w:r w:rsidR="008D2509" w:rsidRPr="009671E0">
        <w:rPr>
          <w:rFonts w:ascii="News Gothic GDB" w:hAnsi="News Gothic GDB"/>
          <w:szCs w:val="22"/>
        </w:rPr>
        <w:t xml:space="preserve">is on users with </w:t>
      </w:r>
      <w:r w:rsidR="00CA6CC8" w:rsidRPr="009671E0">
        <w:rPr>
          <w:rFonts w:ascii="News Gothic GDB" w:hAnsi="News Gothic GDB"/>
          <w:szCs w:val="22"/>
        </w:rPr>
        <w:t>administrative</w:t>
      </w:r>
      <w:r w:rsidR="008D2509" w:rsidRPr="009671E0">
        <w:rPr>
          <w:rFonts w:ascii="News Gothic GDB" w:hAnsi="News Gothic GDB"/>
          <w:szCs w:val="22"/>
        </w:rPr>
        <w:t xml:space="preserve"> access to the Active Directory system</w:t>
      </w:r>
      <w:r w:rsidR="0062414E" w:rsidRPr="009671E0">
        <w:rPr>
          <w:rFonts w:ascii="News Gothic GDB" w:hAnsi="News Gothic GDB"/>
          <w:szCs w:val="22"/>
        </w:rPr>
        <w:t xml:space="preserve">. </w:t>
      </w:r>
      <w:r w:rsidR="00395F8E" w:rsidRPr="009671E0">
        <w:rPr>
          <w:rFonts w:ascii="News Gothic GDB" w:hAnsi="News Gothic GDB"/>
          <w:szCs w:val="22"/>
        </w:rPr>
        <w:t>They are classified as Tier-0 accounts</w:t>
      </w:r>
      <w:r w:rsidR="007576BD">
        <w:rPr>
          <w:rFonts w:ascii="News Gothic GDB" w:hAnsi="News Gothic GDB"/>
          <w:szCs w:val="22"/>
        </w:rPr>
        <w:t xml:space="preserve"> as noted </w:t>
      </w:r>
      <w:hyperlink r:id="rId27" w:history="1">
        <w:r w:rsidR="007576BD" w:rsidRPr="009203DE">
          <w:rPr>
            <w:rStyle w:val="Hyperlink"/>
            <w:rFonts w:ascii="News Gothic GDB" w:hAnsi="News Gothic GDB"/>
            <w:szCs w:val="22"/>
          </w:rPr>
          <w:t>here</w:t>
        </w:r>
      </w:hyperlink>
      <w:r w:rsidR="00395F8E" w:rsidRPr="009671E0">
        <w:rPr>
          <w:rFonts w:ascii="News Gothic GDB" w:hAnsi="News Gothic GDB"/>
          <w:szCs w:val="22"/>
        </w:rPr>
        <w:t>.</w:t>
      </w:r>
      <w:r w:rsidR="00174EB2" w:rsidRPr="00174EB2">
        <w:rPr>
          <w:rFonts w:ascii="News Gothic GDB" w:hAnsi="News Gothic GDB"/>
          <w:szCs w:val="22"/>
          <w:highlight w:val="green"/>
        </w:rPr>
        <w:t xml:space="preserve"> </w:t>
      </w:r>
      <w:r w:rsidR="00174EB2" w:rsidRPr="001B5FF4">
        <w:rPr>
          <w:rFonts w:ascii="News Gothic GDB" w:hAnsi="News Gothic GDB"/>
          <w:szCs w:val="22"/>
          <w:highlight w:val="green"/>
        </w:rPr>
        <w:t>OK</w:t>
      </w:r>
    </w:p>
    <w:p w14:paraId="19ADFFE9" w14:textId="79C87DCB" w:rsidR="009C0882" w:rsidRPr="009671E0" w:rsidRDefault="0062414E" w:rsidP="00B457EA">
      <w:pPr>
        <w:pStyle w:val="ListParagraph"/>
        <w:numPr>
          <w:ilvl w:val="1"/>
          <w:numId w:val="14"/>
        </w:numPr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Such users can be only provisioned</w:t>
      </w:r>
      <w:r w:rsidR="00C2112D" w:rsidRPr="009671E0">
        <w:rPr>
          <w:rFonts w:ascii="News Gothic GDB" w:hAnsi="News Gothic GDB"/>
          <w:szCs w:val="22"/>
        </w:rPr>
        <w:t xml:space="preserve"> on the AD</w:t>
      </w:r>
      <w:r w:rsidRPr="009671E0">
        <w:rPr>
          <w:rFonts w:ascii="News Gothic GDB" w:hAnsi="News Gothic GDB"/>
          <w:szCs w:val="22"/>
        </w:rPr>
        <w:t xml:space="preserve"> </w:t>
      </w:r>
      <w:r w:rsidR="005E26AC" w:rsidRPr="009671E0">
        <w:rPr>
          <w:rFonts w:ascii="News Gothic GDB" w:hAnsi="News Gothic GDB"/>
          <w:szCs w:val="22"/>
        </w:rPr>
        <w:t>by requesting this entitlement on the centralized IIQ system</w:t>
      </w:r>
      <w:r w:rsidR="002226A4" w:rsidRPr="009671E0">
        <w:rPr>
          <w:rFonts w:ascii="News Gothic GDB" w:hAnsi="News Gothic GDB"/>
          <w:szCs w:val="22"/>
        </w:rPr>
        <w:t xml:space="preserve">, which upon approval by the </w:t>
      </w:r>
      <w:r w:rsidR="00CC4D56" w:rsidRPr="009671E0">
        <w:rPr>
          <w:rFonts w:ascii="News Gothic GDB" w:hAnsi="News Gothic GDB"/>
          <w:szCs w:val="22"/>
        </w:rPr>
        <w:t xml:space="preserve">requesters line manager, </w:t>
      </w:r>
      <w:r w:rsidR="00C2112D" w:rsidRPr="009671E0">
        <w:rPr>
          <w:rFonts w:ascii="News Gothic GDB" w:hAnsi="News Gothic GDB"/>
          <w:szCs w:val="22"/>
        </w:rPr>
        <w:t xml:space="preserve">and </w:t>
      </w:r>
      <w:r w:rsidR="005E1885" w:rsidRPr="009671E0">
        <w:rPr>
          <w:rFonts w:ascii="News Gothic GDB" w:hAnsi="News Gothic GDB"/>
          <w:szCs w:val="22"/>
        </w:rPr>
        <w:t>the</w:t>
      </w:r>
      <w:r w:rsidR="00C2112D" w:rsidRPr="009671E0">
        <w:rPr>
          <w:rFonts w:ascii="News Gothic GDB" w:hAnsi="News Gothic GDB"/>
          <w:szCs w:val="22"/>
        </w:rPr>
        <w:t xml:space="preserve"> </w:t>
      </w:r>
      <w:r w:rsidR="005E1885" w:rsidRPr="009671E0">
        <w:rPr>
          <w:rFonts w:ascii="News Gothic GDB" w:hAnsi="News Gothic GDB"/>
          <w:szCs w:val="22"/>
        </w:rPr>
        <w:t>role-</w:t>
      </w:r>
      <w:r w:rsidR="00C2112D" w:rsidRPr="009671E0">
        <w:rPr>
          <w:rFonts w:ascii="News Gothic GDB" w:hAnsi="News Gothic GDB"/>
          <w:szCs w:val="22"/>
        </w:rPr>
        <w:t>owner</w:t>
      </w:r>
      <w:r w:rsidR="007576BD">
        <w:rPr>
          <w:rFonts w:ascii="News Gothic GDB" w:hAnsi="News Gothic GDB"/>
          <w:szCs w:val="22"/>
        </w:rPr>
        <w:t xml:space="preserve"> as noted </w:t>
      </w:r>
      <w:hyperlink r:id="rId28" w:history="1">
        <w:r w:rsidR="007576BD" w:rsidRPr="00F323A7">
          <w:rPr>
            <w:rStyle w:val="Hyperlink"/>
            <w:rFonts w:ascii="News Gothic GDB" w:hAnsi="News Gothic GDB"/>
            <w:szCs w:val="22"/>
          </w:rPr>
          <w:t>here</w:t>
        </w:r>
      </w:hyperlink>
      <w:r w:rsidR="00AA24CE" w:rsidRPr="009671E0">
        <w:rPr>
          <w:rFonts w:ascii="News Gothic GDB" w:hAnsi="News Gothic GDB"/>
          <w:szCs w:val="22"/>
        </w:rPr>
        <w:t xml:space="preserve">. </w:t>
      </w:r>
      <w:r w:rsidR="00174EB2" w:rsidRPr="001B5FF4">
        <w:rPr>
          <w:rFonts w:ascii="News Gothic GDB" w:hAnsi="News Gothic GDB"/>
          <w:szCs w:val="22"/>
          <w:highlight w:val="green"/>
        </w:rPr>
        <w:t>OK</w:t>
      </w:r>
    </w:p>
    <w:p w14:paraId="76A40618" w14:textId="2E4A5ACC" w:rsidR="00D77ED4" w:rsidRPr="009671E0" w:rsidRDefault="00AA24CE" w:rsidP="00B457EA">
      <w:pPr>
        <w:pStyle w:val="ListParagraph"/>
        <w:numPr>
          <w:ilvl w:val="1"/>
          <w:numId w:val="14"/>
        </w:numPr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The provisioning </w:t>
      </w:r>
      <w:r w:rsidR="009C0882" w:rsidRPr="009671E0">
        <w:rPr>
          <w:rFonts w:ascii="News Gothic GDB" w:hAnsi="News Gothic GDB"/>
          <w:szCs w:val="22"/>
        </w:rPr>
        <w:t>happens automatically without manual intervention throug</w:t>
      </w:r>
      <w:r w:rsidR="00147888" w:rsidRPr="009671E0">
        <w:rPr>
          <w:rFonts w:ascii="News Gothic GDB" w:hAnsi="News Gothic GDB"/>
          <w:szCs w:val="22"/>
        </w:rPr>
        <w:t xml:space="preserve">h the IIQ </w:t>
      </w:r>
      <w:r w:rsidR="00095DA3" w:rsidRPr="009671E0">
        <w:rPr>
          <w:rFonts w:ascii="News Gothic GDB" w:hAnsi="News Gothic GDB"/>
          <w:szCs w:val="22"/>
        </w:rPr>
        <w:sym w:font="Wingdings" w:char="F0F3"/>
      </w:r>
      <w:r w:rsidR="00095DA3" w:rsidRPr="009671E0">
        <w:rPr>
          <w:rFonts w:ascii="News Gothic GDB" w:hAnsi="News Gothic GDB"/>
          <w:szCs w:val="22"/>
        </w:rPr>
        <w:t xml:space="preserve"> AD connector</w:t>
      </w:r>
      <w:r w:rsidR="007576BD">
        <w:rPr>
          <w:rFonts w:ascii="News Gothic GDB" w:hAnsi="News Gothic GDB"/>
          <w:szCs w:val="22"/>
        </w:rPr>
        <w:t xml:space="preserve"> as noted </w:t>
      </w:r>
      <w:hyperlink r:id="rId29" w:history="1">
        <w:r w:rsidR="007576BD" w:rsidRPr="00F323A7">
          <w:rPr>
            <w:rStyle w:val="Hyperlink"/>
            <w:rFonts w:ascii="News Gothic GDB" w:hAnsi="News Gothic GDB"/>
            <w:szCs w:val="22"/>
          </w:rPr>
          <w:t>here</w:t>
        </w:r>
      </w:hyperlink>
      <w:r w:rsidR="007576BD" w:rsidRPr="0015421A">
        <w:rPr>
          <w:rFonts w:ascii="News Gothic GDB" w:hAnsi="News Gothic GDB"/>
          <w:szCs w:val="22"/>
        </w:rPr>
        <w:t>.</w:t>
      </w:r>
      <w:r w:rsidR="00174EB2" w:rsidRPr="00174EB2">
        <w:rPr>
          <w:rFonts w:ascii="News Gothic GDB" w:hAnsi="News Gothic GDB"/>
          <w:szCs w:val="22"/>
          <w:highlight w:val="green"/>
        </w:rPr>
        <w:t xml:space="preserve"> </w:t>
      </w:r>
      <w:r w:rsidR="00174EB2" w:rsidRPr="001B5FF4">
        <w:rPr>
          <w:rFonts w:ascii="News Gothic GDB" w:hAnsi="News Gothic GDB"/>
          <w:szCs w:val="22"/>
          <w:highlight w:val="green"/>
        </w:rPr>
        <w:t>OK</w:t>
      </w:r>
    </w:p>
    <w:p w14:paraId="6897A2AA" w14:textId="5EA104ED" w:rsidR="005E1885" w:rsidRPr="009671E0" w:rsidRDefault="005E1885" w:rsidP="00B457EA">
      <w:pPr>
        <w:pStyle w:val="ListParagraph"/>
        <w:numPr>
          <w:ilvl w:val="1"/>
          <w:numId w:val="14"/>
        </w:numPr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A detective control exists to detect the bypass of this </w:t>
      </w:r>
      <w:r w:rsidR="00B5415C" w:rsidRPr="009671E0">
        <w:rPr>
          <w:rFonts w:ascii="News Gothic GDB" w:hAnsi="News Gothic GDB"/>
          <w:szCs w:val="22"/>
        </w:rPr>
        <w:t>control through automatic reconciliation</w:t>
      </w:r>
      <w:r w:rsidR="007576BD">
        <w:rPr>
          <w:rFonts w:ascii="News Gothic GDB" w:hAnsi="News Gothic GDB"/>
          <w:szCs w:val="22"/>
        </w:rPr>
        <w:t xml:space="preserve"> as noted </w:t>
      </w:r>
      <w:hyperlink r:id="rId30" w:history="1">
        <w:r w:rsidR="007576BD" w:rsidRPr="00F323A7">
          <w:rPr>
            <w:rStyle w:val="Hyperlink"/>
            <w:rFonts w:ascii="News Gothic GDB" w:hAnsi="News Gothic GDB"/>
            <w:szCs w:val="22"/>
          </w:rPr>
          <w:t>here</w:t>
        </w:r>
      </w:hyperlink>
      <w:r w:rsidR="007576BD" w:rsidRPr="0015421A">
        <w:rPr>
          <w:rFonts w:ascii="News Gothic GDB" w:hAnsi="News Gothic GDB"/>
          <w:szCs w:val="22"/>
        </w:rPr>
        <w:t>.</w:t>
      </w:r>
      <w:r w:rsidR="00174EB2" w:rsidRPr="00174EB2">
        <w:rPr>
          <w:rFonts w:ascii="News Gothic GDB" w:hAnsi="News Gothic GDB"/>
          <w:szCs w:val="22"/>
          <w:highlight w:val="green"/>
        </w:rPr>
        <w:t xml:space="preserve"> </w:t>
      </w:r>
      <w:r w:rsidR="00174EB2" w:rsidRPr="001B5FF4">
        <w:rPr>
          <w:rFonts w:ascii="News Gothic GDB" w:hAnsi="News Gothic GDB"/>
          <w:szCs w:val="22"/>
          <w:highlight w:val="green"/>
        </w:rPr>
        <w:t>OK</w:t>
      </w:r>
    </w:p>
    <w:p w14:paraId="70527416" w14:textId="7E06EBAE" w:rsidR="00B5415C" w:rsidRPr="009671E0" w:rsidRDefault="00000429" w:rsidP="00D35ED1">
      <w:pPr>
        <w:pStyle w:val="ListParagraph"/>
        <w:numPr>
          <w:ilvl w:val="1"/>
          <w:numId w:val="14"/>
        </w:numPr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The Domain </w:t>
      </w:r>
      <w:r w:rsidR="00BC09A2" w:rsidRPr="009671E0">
        <w:rPr>
          <w:rFonts w:ascii="News Gothic GDB" w:hAnsi="News Gothic GDB"/>
          <w:szCs w:val="22"/>
        </w:rPr>
        <w:t>administrator accounts</w:t>
      </w:r>
      <w:r w:rsidRPr="009671E0">
        <w:rPr>
          <w:rFonts w:ascii="News Gothic GDB" w:hAnsi="News Gothic GDB"/>
          <w:szCs w:val="22"/>
        </w:rPr>
        <w:t xml:space="preserve"> are vaulted in CyberArk safes</w:t>
      </w:r>
      <w:r w:rsidR="00BC09A2" w:rsidRPr="009671E0">
        <w:rPr>
          <w:rFonts w:ascii="News Gothic GDB" w:hAnsi="News Gothic GDB"/>
          <w:szCs w:val="22"/>
        </w:rPr>
        <w:t>;</w:t>
      </w:r>
      <w:r w:rsidR="00203E2D" w:rsidRPr="009671E0">
        <w:rPr>
          <w:rFonts w:ascii="News Gothic GDB" w:hAnsi="News Gothic GDB"/>
          <w:szCs w:val="22"/>
        </w:rPr>
        <w:t xml:space="preserve"> Each </w:t>
      </w:r>
      <w:r w:rsidR="00B0241E" w:rsidRPr="009671E0">
        <w:rPr>
          <w:rFonts w:ascii="News Gothic GDB" w:hAnsi="News Gothic GDB"/>
          <w:szCs w:val="22"/>
        </w:rPr>
        <w:t xml:space="preserve">administrative </w:t>
      </w:r>
      <w:r w:rsidR="00203E2D" w:rsidRPr="009671E0">
        <w:rPr>
          <w:rFonts w:ascii="News Gothic GDB" w:hAnsi="News Gothic GDB"/>
          <w:szCs w:val="22"/>
        </w:rPr>
        <w:t xml:space="preserve">session to the Active </w:t>
      </w:r>
      <w:r w:rsidR="000D608D" w:rsidRPr="009671E0">
        <w:rPr>
          <w:rFonts w:ascii="News Gothic GDB" w:hAnsi="News Gothic GDB"/>
          <w:szCs w:val="22"/>
        </w:rPr>
        <w:t>Directory</w:t>
      </w:r>
      <w:r w:rsidR="00203E2D" w:rsidRPr="009671E0">
        <w:rPr>
          <w:rFonts w:ascii="News Gothic GDB" w:hAnsi="News Gothic GDB"/>
          <w:szCs w:val="22"/>
        </w:rPr>
        <w:t xml:space="preserve"> is intermediate</w:t>
      </w:r>
      <w:r w:rsidR="00B0241E" w:rsidRPr="009671E0">
        <w:rPr>
          <w:rFonts w:ascii="News Gothic GDB" w:hAnsi="News Gothic GDB"/>
          <w:szCs w:val="22"/>
        </w:rPr>
        <w:t xml:space="preserve">d through the CyberArk system, and activities performed on the system </w:t>
      </w:r>
      <w:r w:rsidR="00B457EA" w:rsidRPr="009671E0">
        <w:rPr>
          <w:rFonts w:ascii="News Gothic GDB" w:hAnsi="News Gothic GDB"/>
          <w:szCs w:val="22"/>
        </w:rPr>
        <w:t>are video recorded</w:t>
      </w:r>
      <w:r w:rsidR="008A758C" w:rsidRPr="009671E0">
        <w:rPr>
          <w:rFonts w:ascii="News Gothic GDB" w:hAnsi="News Gothic GDB"/>
          <w:szCs w:val="22"/>
        </w:rPr>
        <w:t xml:space="preserve"> and exception</w:t>
      </w:r>
      <w:r w:rsidR="00B553E5" w:rsidRPr="009671E0">
        <w:rPr>
          <w:rFonts w:ascii="News Gothic GDB" w:hAnsi="News Gothic GDB"/>
          <w:szCs w:val="22"/>
        </w:rPr>
        <w:t>s</w:t>
      </w:r>
      <w:r w:rsidR="008A758C" w:rsidRPr="009671E0">
        <w:rPr>
          <w:rFonts w:ascii="News Gothic GDB" w:hAnsi="News Gothic GDB"/>
          <w:szCs w:val="22"/>
        </w:rPr>
        <w:t xml:space="preserve"> thus identified are duly followed up</w:t>
      </w:r>
      <w:r w:rsidR="007576BD">
        <w:rPr>
          <w:rFonts w:ascii="News Gothic GDB" w:hAnsi="News Gothic GDB"/>
          <w:szCs w:val="22"/>
        </w:rPr>
        <w:t xml:space="preserve"> as noted </w:t>
      </w:r>
      <w:hyperlink r:id="rId31" w:history="1">
        <w:r w:rsidR="007576BD" w:rsidRPr="00590885">
          <w:rPr>
            <w:rStyle w:val="Hyperlink"/>
            <w:rFonts w:ascii="News Gothic GDB" w:hAnsi="News Gothic GDB"/>
            <w:szCs w:val="22"/>
          </w:rPr>
          <w:t>here</w:t>
        </w:r>
      </w:hyperlink>
      <w:r w:rsidR="008A758C" w:rsidRPr="009671E0">
        <w:rPr>
          <w:rFonts w:ascii="News Gothic GDB" w:hAnsi="News Gothic GDB"/>
          <w:szCs w:val="22"/>
        </w:rPr>
        <w:t xml:space="preserve">. </w:t>
      </w:r>
      <w:r w:rsidR="00174EB2" w:rsidRPr="001B5FF4">
        <w:rPr>
          <w:rFonts w:ascii="News Gothic GDB" w:hAnsi="News Gothic GDB"/>
          <w:szCs w:val="22"/>
          <w:highlight w:val="green"/>
        </w:rPr>
        <w:t>OK</w:t>
      </w:r>
    </w:p>
    <w:p w14:paraId="268238DF" w14:textId="3482712E" w:rsidR="008A758C" w:rsidRPr="009671E0" w:rsidRDefault="00033A0D" w:rsidP="00B457EA">
      <w:pPr>
        <w:pStyle w:val="ListParagraph"/>
        <w:numPr>
          <w:ilvl w:val="1"/>
          <w:numId w:val="14"/>
        </w:numPr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Patches to the Active Directory are applied first on test sys</w:t>
      </w:r>
      <w:r w:rsidR="0097396B" w:rsidRPr="009671E0">
        <w:rPr>
          <w:rFonts w:ascii="News Gothic GDB" w:hAnsi="News Gothic GDB"/>
          <w:szCs w:val="22"/>
        </w:rPr>
        <w:t xml:space="preserve">tems to mitigate risks of incompatible </w:t>
      </w:r>
      <w:r w:rsidR="00A05F5F" w:rsidRPr="009671E0">
        <w:rPr>
          <w:rFonts w:ascii="News Gothic GDB" w:hAnsi="News Gothic GDB"/>
          <w:szCs w:val="22"/>
        </w:rPr>
        <w:t>patching and then applied on Production</w:t>
      </w:r>
      <w:r w:rsidR="007576BD" w:rsidRPr="007576BD">
        <w:rPr>
          <w:rFonts w:ascii="News Gothic GDB" w:hAnsi="News Gothic GDB"/>
          <w:szCs w:val="22"/>
        </w:rPr>
        <w:t xml:space="preserve"> </w:t>
      </w:r>
      <w:r w:rsidR="007576BD">
        <w:rPr>
          <w:rFonts w:ascii="News Gothic GDB" w:hAnsi="News Gothic GDB"/>
          <w:szCs w:val="22"/>
        </w:rPr>
        <w:t xml:space="preserve">as noted </w:t>
      </w:r>
      <w:hyperlink r:id="rId32" w:history="1">
        <w:r w:rsidR="007576BD" w:rsidRPr="0051542D">
          <w:rPr>
            <w:rStyle w:val="Hyperlink"/>
            <w:rFonts w:ascii="News Gothic GDB" w:hAnsi="News Gothic GDB"/>
            <w:szCs w:val="22"/>
          </w:rPr>
          <w:t>here</w:t>
        </w:r>
      </w:hyperlink>
      <w:r w:rsidR="00A05F5F" w:rsidRPr="009671E0">
        <w:rPr>
          <w:rFonts w:ascii="News Gothic GDB" w:hAnsi="News Gothic GDB"/>
          <w:szCs w:val="22"/>
        </w:rPr>
        <w:t xml:space="preserve">. </w:t>
      </w:r>
      <w:r w:rsidR="00174EB2" w:rsidRPr="001B5FF4">
        <w:rPr>
          <w:rFonts w:ascii="News Gothic GDB" w:hAnsi="News Gothic GDB"/>
          <w:szCs w:val="22"/>
          <w:highlight w:val="green"/>
        </w:rPr>
        <w:t>OK</w:t>
      </w:r>
    </w:p>
    <w:p w14:paraId="785F0C91" w14:textId="77777777" w:rsidR="00B553E5" w:rsidRPr="009671E0" w:rsidRDefault="00B553E5" w:rsidP="00B553E5">
      <w:pPr>
        <w:pStyle w:val="ListParagraph"/>
        <w:spacing w:before="0" w:after="0"/>
        <w:ind w:left="1080"/>
        <w:rPr>
          <w:rFonts w:ascii="News Gothic GDB" w:hAnsi="News Gothic GDB"/>
          <w:szCs w:val="22"/>
        </w:rPr>
      </w:pPr>
    </w:p>
    <w:p w14:paraId="2B7AA724" w14:textId="53473350" w:rsidR="00B457EA" w:rsidRPr="009671E0" w:rsidRDefault="007872A3" w:rsidP="00EA1AC1">
      <w:pPr>
        <w:pStyle w:val="ListParagraph"/>
        <w:numPr>
          <w:ilvl w:val="0"/>
          <w:numId w:val="14"/>
        </w:numPr>
        <w:spacing w:before="0" w:after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The XEops LDAP</w:t>
      </w:r>
      <w:r w:rsidR="0044436A">
        <w:rPr>
          <w:rFonts w:ascii="News Gothic GDB" w:hAnsi="News Gothic GDB"/>
          <w:szCs w:val="22"/>
        </w:rPr>
        <w:t xml:space="preserve"> (AID1057)</w:t>
      </w:r>
      <w:r w:rsidRPr="009671E0">
        <w:rPr>
          <w:rFonts w:ascii="News Gothic GDB" w:hAnsi="News Gothic GDB"/>
          <w:szCs w:val="22"/>
        </w:rPr>
        <w:t xml:space="preserve"> system </w:t>
      </w:r>
      <w:r w:rsidR="001C5E8B" w:rsidRPr="009671E0">
        <w:rPr>
          <w:rFonts w:ascii="News Gothic GDB" w:hAnsi="News Gothic GDB"/>
          <w:szCs w:val="22"/>
        </w:rPr>
        <w:t xml:space="preserve">is </w:t>
      </w:r>
      <w:r w:rsidR="00BB6F21" w:rsidRPr="009671E0">
        <w:rPr>
          <w:rFonts w:ascii="News Gothic GDB" w:hAnsi="News Gothic GDB"/>
          <w:szCs w:val="22"/>
        </w:rPr>
        <w:t xml:space="preserve">a Commercial Off the Shelf </w:t>
      </w:r>
      <w:r w:rsidR="004D7BFF" w:rsidRPr="009671E0">
        <w:rPr>
          <w:rFonts w:ascii="News Gothic GDB" w:hAnsi="News Gothic GDB"/>
          <w:szCs w:val="22"/>
        </w:rPr>
        <w:t xml:space="preserve">implementation of the Lightweight Directory Access Protocol offered by RedHat. </w:t>
      </w:r>
    </w:p>
    <w:p w14:paraId="0BA60EBE" w14:textId="05FC2213" w:rsidR="006166E7" w:rsidRPr="009671E0" w:rsidRDefault="006166E7" w:rsidP="006166E7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IT listens on port 636 allowing encrypted communications</w:t>
      </w:r>
    </w:p>
    <w:p w14:paraId="7C9057C7" w14:textId="77777777" w:rsidR="006166E7" w:rsidRPr="009671E0" w:rsidRDefault="006166E7" w:rsidP="006166E7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It provides authentication services to internal and external users (customers)</w:t>
      </w:r>
    </w:p>
    <w:p w14:paraId="48845571" w14:textId="77777777" w:rsidR="006166E7" w:rsidRPr="009671E0" w:rsidRDefault="006166E7" w:rsidP="006166E7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The servers run on the Xeops RHEV virtualization platform</w:t>
      </w:r>
    </w:p>
    <w:p w14:paraId="17CEBC7A" w14:textId="3D670C4A" w:rsidR="006166E7" w:rsidRPr="009671E0" w:rsidRDefault="006166E7" w:rsidP="006166E7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The access to servers in prod and simulation is controlled through Cyberark</w:t>
      </w:r>
      <w:r w:rsidR="00BA2771">
        <w:rPr>
          <w:rFonts w:ascii="News Gothic GDB" w:hAnsi="News Gothic GDB"/>
          <w:szCs w:val="22"/>
        </w:rPr>
        <w:t xml:space="preserve"> as noted </w:t>
      </w:r>
      <w:hyperlink r:id="rId33" w:history="1">
        <w:r w:rsidR="00BA2771" w:rsidRPr="001C154A">
          <w:rPr>
            <w:rStyle w:val="Hyperlink"/>
            <w:rFonts w:ascii="News Gothic GDB" w:hAnsi="News Gothic GDB"/>
            <w:szCs w:val="22"/>
          </w:rPr>
          <w:t>here</w:t>
        </w:r>
      </w:hyperlink>
      <w:r w:rsidR="00BA2771">
        <w:rPr>
          <w:rFonts w:ascii="News Gothic GDB" w:hAnsi="News Gothic GDB"/>
          <w:szCs w:val="22"/>
        </w:rPr>
        <w:t xml:space="preserve">. </w:t>
      </w:r>
      <w:r w:rsidR="00B257CA" w:rsidRPr="001B5FF4">
        <w:rPr>
          <w:rFonts w:ascii="News Gothic GDB" w:hAnsi="News Gothic GDB"/>
          <w:szCs w:val="22"/>
          <w:highlight w:val="green"/>
        </w:rPr>
        <w:t>OK</w:t>
      </w:r>
    </w:p>
    <w:p w14:paraId="7121416D" w14:textId="77777777" w:rsidR="006166E7" w:rsidRPr="009671E0" w:rsidRDefault="006166E7" w:rsidP="006166E7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The XES unit is responsible for maintenance of the RHEL servers which run the LDAP service</w:t>
      </w:r>
    </w:p>
    <w:p w14:paraId="23D7D9C7" w14:textId="05D8E4A7" w:rsidR="006166E7" w:rsidRDefault="006166E7" w:rsidP="006166E7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 xml:space="preserve">Access to application for internal users is via IIQ, external users obtain it via the respective application </w:t>
      </w:r>
      <w:r w:rsidR="00845F9E" w:rsidRPr="009671E0">
        <w:rPr>
          <w:rFonts w:ascii="News Gothic GDB" w:hAnsi="News Gothic GDB"/>
          <w:szCs w:val="22"/>
        </w:rPr>
        <w:t>owners (</w:t>
      </w:r>
      <w:r w:rsidRPr="009671E0">
        <w:rPr>
          <w:rFonts w:ascii="News Gothic GDB" w:hAnsi="News Gothic GDB"/>
          <w:szCs w:val="22"/>
        </w:rPr>
        <w:t xml:space="preserve">T7, C7, F7) who are </w:t>
      </w:r>
      <w:r w:rsidR="007576BD" w:rsidRPr="009671E0">
        <w:rPr>
          <w:rFonts w:ascii="News Gothic GDB" w:hAnsi="News Gothic GDB"/>
          <w:szCs w:val="22"/>
        </w:rPr>
        <w:t>provided</w:t>
      </w:r>
      <w:r w:rsidRPr="009671E0">
        <w:rPr>
          <w:rFonts w:ascii="News Gothic GDB" w:hAnsi="News Gothic GDB"/>
          <w:szCs w:val="22"/>
        </w:rPr>
        <w:t xml:space="preserve"> with access granting privileges on the system</w:t>
      </w:r>
    </w:p>
    <w:p w14:paraId="6208EEC8" w14:textId="17059066" w:rsidR="00746F68" w:rsidRDefault="00520B04" w:rsidP="006166E7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As the </w:t>
      </w:r>
      <w:r w:rsidR="004D0887">
        <w:rPr>
          <w:rFonts w:ascii="News Gothic GDB" w:hAnsi="News Gothic GDB"/>
          <w:szCs w:val="22"/>
        </w:rPr>
        <w:t xml:space="preserve">Xeops </w:t>
      </w:r>
      <w:r w:rsidR="00B202B4">
        <w:rPr>
          <w:rFonts w:ascii="News Gothic GDB" w:hAnsi="News Gothic GDB"/>
          <w:szCs w:val="22"/>
        </w:rPr>
        <w:t xml:space="preserve">LDAP </w:t>
      </w:r>
      <w:r>
        <w:rPr>
          <w:rFonts w:ascii="News Gothic GDB" w:hAnsi="News Gothic GDB"/>
          <w:szCs w:val="22"/>
        </w:rPr>
        <w:t xml:space="preserve">system provides a central authentication system, </w:t>
      </w:r>
      <w:r w:rsidR="00F825D5">
        <w:rPr>
          <w:rFonts w:ascii="News Gothic GDB" w:hAnsi="News Gothic GDB"/>
          <w:szCs w:val="22"/>
        </w:rPr>
        <w:t>the administrator accounts on th</w:t>
      </w:r>
      <w:r w:rsidR="009135F7">
        <w:rPr>
          <w:rFonts w:ascii="News Gothic GDB" w:hAnsi="News Gothic GDB"/>
          <w:szCs w:val="22"/>
        </w:rPr>
        <w:t>is</w:t>
      </w:r>
      <w:r w:rsidR="00F825D5">
        <w:rPr>
          <w:rFonts w:ascii="News Gothic GDB" w:hAnsi="News Gothic GDB"/>
          <w:szCs w:val="22"/>
        </w:rPr>
        <w:t xml:space="preserve"> system need to b</w:t>
      </w:r>
      <w:r w:rsidR="00264C4B">
        <w:rPr>
          <w:rFonts w:ascii="News Gothic GDB" w:hAnsi="News Gothic GDB"/>
          <w:szCs w:val="22"/>
        </w:rPr>
        <w:t>e</w:t>
      </w:r>
      <w:r w:rsidR="00F825D5">
        <w:rPr>
          <w:rFonts w:ascii="News Gothic GDB" w:hAnsi="News Gothic GDB"/>
          <w:szCs w:val="22"/>
        </w:rPr>
        <w:t xml:space="preserve"> classified as Tier-0 accounts as per the IAM Guideline. </w:t>
      </w:r>
      <w:r w:rsidR="00264C4B">
        <w:rPr>
          <w:rFonts w:ascii="News Gothic GDB" w:hAnsi="News Gothic GDB"/>
          <w:szCs w:val="22"/>
        </w:rPr>
        <w:t>However,</w:t>
      </w:r>
      <w:r w:rsidR="00F825D5">
        <w:rPr>
          <w:rFonts w:ascii="News Gothic GDB" w:hAnsi="News Gothic GDB"/>
          <w:szCs w:val="22"/>
        </w:rPr>
        <w:t xml:space="preserve"> </w:t>
      </w:r>
      <w:r w:rsidR="004D0887">
        <w:rPr>
          <w:rFonts w:ascii="News Gothic GDB" w:hAnsi="News Gothic GDB"/>
          <w:szCs w:val="22"/>
        </w:rPr>
        <w:t>were incorrectly classified as Tier-</w:t>
      </w:r>
      <w:r w:rsidR="00F825D5">
        <w:rPr>
          <w:rFonts w:ascii="News Gothic GDB" w:hAnsi="News Gothic GDB"/>
          <w:szCs w:val="22"/>
        </w:rPr>
        <w:t>1</w:t>
      </w:r>
      <w:r w:rsidR="00264C4B">
        <w:rPr>
          <w:rFonts w:ascii="News Gothic GDB" w:hAnsi="News Gothic GDB"/>
          <w:szCs w:val="22"/>
        </w:rPr>
        <w:t xml:space="preserve"> accounts, thus the additional controls to secure tier-0 access were not implemented</w:t>
      </w:r>
      <w:r w:rsidR="001546F0">
        <w:rPr>
          <w:rFonts w:ascii="News Gothic GDB" w:hAnsi="News Gothic GDB"/>
          <w:szCs w:val="22"/>
        </w:rPr>
        <w:t xml:space="preserve"> as noted </w:t>
      </w:r>
      <w:hyperlink r:id="rId34" w:history="1">
        <w:r w:rsidR="001546F0" w:rsidRPr="007B0DFF">
          <w:rPr>
            <w:rStyle w:val="Hyperlink"/>
            <w:rFonts w:ascii="News Gothic GDB" w:hAnsi="News Gothic GDB"/>
            <w:szCs w:val="22"/>
          </w:rPr>
          <w:t>here</w:t>
        </w:r>
      </w:hyperlink>
      <w:r w:rsidR="00264C4B">
        <w:rPr>
          <w:rFonts w:ascii="News Gothic GDB" w:hAnsi="News Gothic GDB"/>
          <w:szCs w:val="22"/>
        </w:rPr>
        <w:t xml:space="preserve">. </w:t>
      </w:r>
      <w:r w:rsidR="00B257CA" w:rsidRPr="00B257CA">
        <w:rPr>
          <w:rFonts w:ascii="News Gothic GDB" w:hAnsi="News Gothic GDB"/>
          <w:szCs w:val="22"/>
          <w:highlight w:val="red"/>
        </w:rPr>
        <w:t>NOK</w:t>
      </w:r>
    </w:p>
    <w:p w14:paraId="70D1B3D1" w14:textId="7491494C" w:rsidR="00C03100" w:rsidRPr="009671E0" w:rsidRDefault="00C03100" w:rsidP="006166E7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The LDAP enforces password policy control</w:t>
      </w:r>
      <w:r w:rsidR="005D05DB">
        <w:rPr>
          <w:rFonts w:ascii="News Gothic GDB" w:hAnsi="News Gothic GDB"/>
          <w:szCs w:val="22"/>
        </w:rPr>
        <w:t xml:space="preserve">s to </w:t>
      </w:r>
      <w:r w:rsidR="001A460C">
        <w:rPr>
          <w:rFonts w:ascii="News Gothic GDB" w:hAnsi="News Gothic GDB"/>
          <w:szCs w:val="22"/>
        </w:rPr>
        <w:t>ensure</w:t>
      </w:r>
      <w:r w:rsidR="005D05DB">
        <w:rPr>
          <w:rFonts w:ascii="News Gothic GDB" w:hAnsi="News Gothic GDB"/>
          <w:szCs w:val="22"/>
        </w:rPr>
        <w:t xml:space="preserve"> external users authenticate using strong passwords</w:t>
      </w:r>
      <w:r w:rsidR="007576BD">
        <w:rPr>
          <w:rFonts w:ascii="News Gothic GDB" w:hAnsi="News Gothic GDB"/>
          <w:szCs w:val="22"/>
        </w:rPr>
        <w:t xml:space="preserve"> as noted here</w:t>
      </w:r>
      <w:r w:rsidR="007576BD" w:rsidRPr="0015421A">
        <w:rPr>
          <w:rFonts w:ascii="News Gothic GDB" w:hAnsi="News Gothic GDB"/>
          <w:szCs w:val="22"/>
        </w:rPr>
        <w:t>.</w:t>
      </w:r>
    </w:p>
    <w:p w14:paraId="2ACA5F6A" w14:textId="354F503F" w:rsidR="006166E7" w:rsidRPr="009671E0" w:rsidRDefault="006166E7" w:rsidP="006166E7">
      <w:pPr>
        <w:pStyle w:val="ListParagraph"/>
        <w:numPr>
          <w:ilvl w:val="1"/>
          <w:numId w:val="14"/>
        </w:numPr>
        <w:spacing w:before="0" w:after="0"/>
        <w:contextualSpacing w:val="0"/>
        <w:rPr>
          <w:rFonts w:ascii="News Gothic GDB" w:hAnsi="News Gothic GDB"/>
          <w:szCs w:val="22"/>
        </w:rPr>
      </w:pPr>
      <w:r w:rsidRPr="009671E0">
        <w:rPr>
          <w:rFonts w:ascii="News Gothic GDB" w:hAnsi="News Gothic GDB"/>
          <w:szCs w:val="22"/>
        </w:rPr>
        <w:t>SIEM use cases are defined for the server to detect and subsequently investigate suspicious activities</w:t>
      </w:r>
      <w:r w:rsidR="005D05DB">
        <w:rPr>
          <w:rFonts w:ascii="News Gothic GDB" w:hAnsi="News Gothic GDB"/>
          <w:szCs w:val="22"/>
        </w:rPr>
        <w:t xml:space="preserve">. Logs from the servers are forwarded using Splunk forwarders as shown </w:t>
      </w:r>
      <w:hyperlink r:id="rId35" w:history="1">
        <w:r w:rsidR="005D05DB" w:rsidRPr="001E5958">
          <w:rPr>
            <w:rStyle w:val="Hyperlink"/>
            <w:rFonts w:ascii="News Gothic GDB" w:hAnsi="News Gothic GDB"/>
            <w:szCs w:val="22"/>
          </w:rPr>
          <w:t>here</w:t>
        </w:r>
      </w:hyperlink>
      <w:r w:rsidR="005D05DB">
        <w:rPr>
          <w:rFonts w:ascii="News Gothic GDB" w:hAnsi="News Gothic GDB"/>
          <w:szCs w:val="22"/>
        </w:rPr>
        <w:t xml:space="preserve">. </w:t>
      </w:r>
      <w:r w:rsidR="00B257CA" w:rsidRPr="001B5FF4">
        <w:rPr>
          <w:rFonts w:ascii="News Gothic GDB" w:hAnsi="News Gothic GDB"/>
          <w:szCs w:val="22"/>
          <w:highlight w:val="green"/>
        </w:rPr>
        <w:t>OK</w:t>
      </w:r>
    </w:p>
    <w:p w14:paraId="79734172" w14:textId="56B0CFFD" w:rsidR="006166E7" w:rsidRPr="005923BE" w:rsidRDefault="00BD22B0" w:rsidP="006166E7">
      <w:pPr>
        <w:pStyle w:val="ListParagraph"/>
        <w:numPr>
          <w:ilvl w:val="1"/>
          <w:numId w:val="14"/>
        </w:numPr>
        <w:spacing w:before="0" w:after="0"/>
        <w:rPr>
          <w:rFonts w:ascii="News Gothic GDB" w:hAnsi="News Gothic GDB"/>
          <w:szCs w:val="22"/>
        </w:rPr>
      </w:pPr>
      <w:r w:rsidRPr="005923BE">
        <w:rPr>
          <w:rFonts w:ascii="News Gothic GDB" w:hAnsi="News Gothic GDB"/>
          <w:szCs w:val="22"/>
        </w:rPr>
        <w:t xml:space="preserve">Patches on the base operating </w:t>
      </w:r>
      <w:r w:rsidR="005923BE" w:rsidRPr="005923BE">
        <w:rPr>
          <w:rFonts w:ascii="News Gothic GDB" w:hAnsi="News Gothic GDB"/>
          <w:szCs w:val="22"/>
        </w:rPr>
        <w:t>system</w:t>
      </w:r>
      <w:r w:rsidR="005923BE">
        <w:rPr>
          <w:rFonts w:ascii="News Gothic GDB" w:hAnsi="News Gothic GDB"/>
          <w:szCs w:val="22"/>
        </w:rPr>
        <w:t xml:space="preserve"> </w:t>
      </w:r>
      <w:r w:rsidR="003978EE" w:rsidRPr="005923BE">
        <w:rPr>
          <w:rFonts w:ascii="News Gothic GDB" w:hAnsi="News Gothic GDB"/>
          <w:szCs w:val="22"/>
        </w:rPr>
        <w:t>are applied by the</w:t>
      </w:r>
      <w:r w:rsidR="00246634">
        <w:rPr>
          <w:rFonts w:ascii="News Gothic GDB" w:hAnsi="News Gothic GDB"/>
          <w:szCs w:val="22"/>
        </w:rPr>
        <w:t xml:space="preserve"> IT DRV Trading IT Support</w:t>
      </w:r>
      <w:r w:rsidR="005923BE" w:rsidRPr="005923BE">
        <w:rPr>
          <w:rFonts w:ascii="News Gothic GDB" w:hAnsi="News Gothic GDB"/>
          <w:szCs w:val="22"/>
        </w:rPr>
        <w:t xml:space="preserve"> team on a quarterly basis cumulatively.</w:t>
      </w:r>
      <w:r w:rsidR="00B257CA" w:rsidRPr="00B257CA">
        <w:rPr>
          <w:rFonts w:ascii="News Gothic GDB" w:hAnsi="News Gothic GDB"/>
          <w:szCs w:val="22"/>
          <w:highlight w:val="green"/>
        </w:rPr>
        <w:t xml:space="preserve"> </w:t>
      </w:r>
      <w:r w:rsidR="00B257CA" w:rsidRPr="001B5FF4">
        <w:rPr>
          <w:rFonts w:ascii="News Gothic GDB" w:hAnsi="News Gothic GDB"/>
          <w:szCs w:val="22"/>
          <w:highlight w:val="green"/>
        </w:rPr>
        <w:t>OK</w:t>
      </w:r>
    </w:p>
    <w:p w14:paraId="23E0DBED" w14:textId="77777777" w:rsidR="007903F4" w:rsidRDefault="007903F4" w:rsidP="007903F4">
      <w:pPr>
        <w:spacing w:before="0" w:after="0"/>
        <w:ind w:left="0"/>
        <w:rPr>
          <w:rFonts w:ascii="News Gothic GDB" w:hAnsi="News Gothic GDB"/>
          <w:bCs/>
          <w:color w:val="FF0000"/>
          <w:szCs w:val="22"/>
        </w:rPr>
      </w:pPr>
    </w:p>
    <w:p w14:paraId="622A05DE" w14:textId="4AC04E34" w:rsidR="002E389B" w:rsidRPr="00B402F5" w:rsidRDefault="002E389B" w:rsidP="00953DFB">
      <w:pPr>
        <w:spacing w:before="0" w:after="0"/>
        <w:ind w:left="0"/>
        <w:rPr>
          <w:rFonts w:ascii="News Gothic GDB" w:hAnsi="News Gothic GDB"/>
          <w:szCs w:val="22"/>
        </w:rPr>
      </w:pPr>
    </w:p>
    <w:p w14:paraId="012FF496" w14:textId="77777777" w:rsidR="004F7374" w:rsidRPr="00B402F5" w:rsidRDefault="00967335" w:rsidP="00953DFB">
      <w:pPr>
        <w:spacing w:before="0" w:after="0"/>
        <w:ind w:left="0"/>
        <w:rPr>
          <w:rFonts w:ascii="News Gothic GDB" w:hAnsi="News Gothic GDB"/>
          <w:szCs w:val="22"/>
        </w:rPr>
      </w:pPr>
      <w:r w:rsidRPr="00B402F5">
        <w:rPr>
          <w:rFonts w:ascii="News Gothic GDB" w:hAnsi="News Gothic GDB"/>
          <w:b/>
          <w:szCs w:val="22"/>
        </w:rPr>
        <w:t>Results:</w:t>
      </w:r>
    </w:p>
    <w:p w14:paraId="75353528" w14:textId="0F558EF3" w:rsidR="00520231" w:rsidRPr="00327EF2" w:rsidRDefault="00520231" w:rsidP="007903F4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 xml:space="preserve">The control design is assessed as </w:t>
      </w:r>
      <w:r w:rsidR="00045874" w:rsidRPr="002D0AE8">
        <w:rPr>
          <w:rFonts w:ascii="News Gothic GDB" w:hAnsi="News Gothic GDB"/>
          <w:szCs w:val="22"/>
          <w:highlight w:val="red"/>
        </w:rPr>
        <w:t>Not Effective</w:t>
      </w:r>
      <w:r w:rsidR="00045874" w:rsidRPr="00327EF2">
        <w:rPr>
          <w:rFonts w:ascii="News Gothic GDB" w:hAnsi="News Gothic GDB"/>
          <w:szCs w:val="22"/>
        </w:rPr>
        <w:t xml:space="preserve"> (Xeops LDAP)</w:t>
      </w:r>
    </w:p>
    <w:p w14:paraId="27C6D74A" w14:textId="38D5CDB1" w:rsidR="00CB280F" w:rsidRPr="00327EF2" w:rsidRDefault="005D50BA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 xml:space="preserve">1 </w:t>
      </w:r>
      <w:r w:rsidR="007903F4" w:rsidRPr="00327EF2">
        <w:rPr>
          <w:rFonts w:ascii="News Gothic GDB" w:hAnsi="News Gothic GDB"/>
          <w:szCs w:val="22"/>
        </w:rPr>
        <w:t xml:space="preserve">item identified and included in the close-out list. </w:t>
      </w:r>
      <w:bookmarkEnd w:id="75"/>
    </w:p>
    <w:p w14:paraId="7D40DBE9" w14:textId="67EA19D8" w:rsidR="008C3561" w:rsidRPr="00B402F5" w:rsidRDefault="008C3561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color w:val="FF0000"/>
          <w:szCs w:val="22"/>
        </w:rPr>
      </w:pPr>
    </w:p>
    <w:p w14:paraId="1AEE5A6C" w14:textId="77777777" w:rsidR="008C3561" w:rsidRPr="00B402F5" w:rsidRDefault="008C3561" w:rsidP="00953DFB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color w:val="FF0000"/>
          <w:szCs w:val="22"/>
        </w:rPr>
      </w:pPr>
    </w:p>
    <w:p w14:paraId="014781D8" w14:textId="7C5656E1" w:rsidR="005D50BA" w:rsidRPr="00B402F5" w:rsidRDefault="008C3561" w:rsidP="005D50BA">
      <w:pPr>
        <w:spacing w:before="0" w:after="0"/>
        <w:ind w:left="0"/>
        <w:rPr>
          <w:rFonts w:ascii="News Gothic GDB" w:hAnsi="News Gothic GDB"/>
          <w:szCs w:val="22"/>
        </w:rPr>
      </w:pPr>
      <w:r w:rsidRPr="00B402F5">
        <w:rPr>
          <w:rFonts w:ascii="News Gothic GDB" w:hAnsi="News Gothic GDB"/>
          <w:b/>
          <w:szCs w:val="22"/>
        </w:rPr>
        <w:t>Work Done:</w:t>
      </w:r>
    </w:p>
    <w:p w14:paraId="114F7203" w14:textId="5B9EED72" w:rsidR="005D50BA" w:rsidRDefault="005D50BA" w:rsidP="005D50BA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i/>
          <w:iCs/>
          <w:szCs w:val="22"/>
          <w:u w:val="single"/>
        </w:rPr>
      </w:pPr>
      <w:r w:rsidRPr="00B402F5">
        <w:rPr>
          <w:rFonts w:ascii="News Gothic GDB" w:hAnsi="News Gothic GDB"/>
          <w:i/>
          <w:iCs/>
          <w:szCs w:val="22"/>
          <w:u w:val="single"/>
        </w:rPr>
        <w:t xml:space="preserve">Control </w:t>
      </w:r>
      <w:r w:rsidR="008C3561" w:rsidRPr="00B402F5">
        <w:rPr>
          <w:rFonts w:ascii="News Gothic GDB" w:hAnsi="News Gothic GDB"/>
          <w:i/>
          <w:iCs/>
          <w:szCs w:val="22"/>
          <w:u w:val="single"/>
        </w:rPr>
        <w:t>Operating Effectiveness</w:t>
      </w:r>
    </w:p>
    <w:p w14:paraId="5A4FD519" w14:textId="05738510" w:rsidR="00B51DBE" w:rsidRPr="008B057D" w:rsidRDefault="00B51DBE" w:rsidP="003C117B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  <w:rPrChange w:id="81" w:author="Shravankumar Mohankumar" w:date="2025-11-16T06:54:00Z" w16du:dateUtc="2025-11-16T05:54:00Z">
            <w:rPr/>
          </w:rPrChange>
        </w:rPr>
      </w:pPr>
      <w:r w:rsidRPr="00EE4D36">
        <w:rPr>
          <w:rFonts w:ascii="News Gothic GDB" w:hAnsi="News Gothic GDB"/>
          <w:szCs w:val="22"/>
        </w:rPr>
        <w:t xml:space="preserve">The IT General Controls include Access </w:t>
      </w:r>
      <w:r w:rsidR="00B658BA" w:rsidRPr="008B057D">
        <w:rPr>
          <w:rFonts w:ascii="News Gothic GDB" w:hAnsi="News Gothic GDB"/>
          <w:szCs w:val="22"/>
        </w:rPr>
        <w:t>Provisioning, Revocation (i</w:t>
      </w:r>
      <w:r w:rsidR="00BC5AF8" w:rsidRPr="008B057D">
        <w:rPr>
          <w:rFonts w:ascii="News Gothic GDB" w:hAnsi="News Gothic GDB"/>
          <w:szCs w:val="22"/>
        </w:rPr>
        <w:t>ncluding Privilege Access</w:t>
      </w:r>
      <w:r w:rsidR="008A29D4" w:rsidRPr="008B057D">
        <w:rPr>
          <w:rFonts w:ascii="News Gothic GDB" w:hAnsi="News Gothic GDB"/>
          <w:szCs w:val="22"/>
        </w:rPr>
        <w:t>),</w:t>
      </w:r>
      <w:r w:rsidRPr="008B057D">
        <w:rPr>
          <w:rFonts w:ascii="News Gothic GDB" w:hAnsi="News Gothic GDB"/>
          <w:szCs w:val="22"/>
          <w:rPrChange w:id="82" w:author="Shravankumar Mohankumar" w:date="2025-11-16T06:54:00Z" w16du:dateUtc="2025-11-16T05:54:00Z">
            <w:rPr/>
          </w:rPrChange>
        </w:rPr>
        <w:t xml:space="preserve"> </w:t>
      </w:r>
      <w:r w:rsidR="008D3DAF" w:rsidRPr="008B057D">
        <w:rPr>
          <w:rFonts w:ascii="News Gothic GDB" w:hAnsi="News Gothic GDB"/>
          <w:szCs w:val="22"/>
          <w:rPrChange w:id="83" w:author="Shravankumar Mohankumar" w:date="2025-11-16T06:54:00Z" w16du:dateUtc="2025-11-16T05:54:00Z">
            <w:rPr/>
          </w:rPrChange>
        </w:rPr>
        <w:t>and Infrastructure Change Management i.e. patching of underlying Operating systems</w:t>
      </w:r>
    </w:p>
    <w:p w14:paraId="11C363FE" w14:textId="206EE436" w:rsidR="008D3DAF" w:rsidRPr="008B057D" w:rsidRDefault="00CD3373" w:rsidP="008D3DAF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r w:rsidRPr="008B057D">
        <w:rPr>
          <w:rFonts w:ascii="News Gothic GDB" w:hAnsi="News Gothic GDB"/>
          <w:szCs w:val="22"/>
        </w:rPr>
        <w:t xml:space="preserve">The </w:t>
      </w:r>
      <w:r w:rsidR="0021600D" w:rsidRPr="008B057D">
        <w:rPr>
          <w:rFonts w:ascii="News Gothic GDB" w:hAnsi="News Gothic GDB"/>
          <w:szCs w:val="22"/>
        </w:rPr>
        <w:t>Provisioning</w:t>
      </w:r>
      <w:r w:rsidRPr="008B057D">
        <w:rPr>
          <w:rFonts w:ascii="News Gothic GDB" w:hAnsi="News Gothic GDB"/>
          <w:szCs w:val="22"/>
        </w:rPr>
        <w:t xml:space="preserve"> of Access on the system</w:t>
      </w:r>
      <w:r w:rsidR="0018582F" w:rsidRPr="008B057D">
        <w:rPr>
          <w:rFonts w:ascii="News Gothic GDB" w:hAnsi="News Gothic GDB"/>
          <w:szCs w:val="22"/>
        </w:rPr>
        <w:t>s in scope</w:t>
      </w:r>
      <w:r w:rsidRPr="008B057D">
        <w:rPr>
          <w:rFonts w:ascii="News Gothic GDB" w:hAnsi="News Gothic GDB"/>
          <w:szCs w:val="22"/>
        </w:rPr>
        <w:t xml:space="preserve"> is tied to Active Directory Group memberships, which are granted </w:t>
      </w:r>
      <w:r w:rsidR="003354A4" w:rsidRPr="008B057D">
        <w:rPr>
          <w:rFonts w:ascii="News Gothic GDB" w:hAnsi="News Gothic GDB"/>
          <w:szCs w:val="22"/>
        </w:rPr>
        <w:t xml:space="preserve">as entitlements, </w:t>
      </w:r>
      <w:r w:rsidRPr="008B057D">
        <w:rPr>
          <w:rFonts w:ascii="News Gothic GDB" w:hAnsi="News Gothic GDB"/>
          <w:szCs w:val="22"/>
        </w:rPr>
        <w:t>upon user request</w:t>
      </w:r>
      <w:r w:rsidR="003354A4" w:rsidRPr="008B057D">
        <w:rPr>
          <w:rFonts w:ascii="News Gothic GDB" w:hAnsi="News Gothic GDB"/>
          <w:szCs w:val="22"/>
        </w:rPr>
        <w:t xml:space="preserve"> for specific role</w:t>
      </w:r>
      <w:r w:rsidR="002A13F5" w:rsidRPr="008B057D">
        <w:rPr>
          <w:rFonts w:ascii="News Gothic GDB" w:hAnsi="News Gothic GDB"/>
          <w:szCs w:val="22"/>
        </w:rPr>
        <w:t xml:space="preserve"> in the IIQ system</w:t>
      </w:r>
      <w:r w:rsidR="003354A4" w:rsidRPr="008B057D">
        <w:rPr>
          <w:rFonts w:ascii="News Gothic GDB" w:hAnsi="News Gothic GDB"/>
          <w:szCs w:val="22"/>
        </w:rPr>
        <w:t xml:space="preserve">, </w:t>
      </w:r>
      <w:r w:rsidR="0029644A" w:rsidRPr="008B057D">
        <w:rPr>
          <w:rFonts w:ascii="News Gothic GDB" w:hAnsi="News Gothic GDB"/>
          <w:szCs w:val="22"/>
        </w:rPr>
        <w:t xml:space="preserve">subject to approvals by line manager and role owners. </w:t>
      </w:r>
      <w:r w:rsidR="00776DBD" w:rsidRPr="008B057D">
        <w:rPr>
          <w:rFonts w:ascii="News Gothic GDB" w:hAnsi="News Gothic GDB"/>
          <w:szCs w:val="22"/>
        </w:rPr>
        <w:t>Thus,</w:t>
      </w:r>
      <w:r w:rsidR="0018582F" w:rsidRPr="008B057D">
        <w:rPr>
          <w:rFonts w:ascii="News Gothic GDB" w:hAnsi="News Gothic GDB"/>
          <w:szCs w:val="22"/>
        </w:rPr>
        <w:t xml:space="preserve"> the </w:t>
      </w:r>
      <w:r w:rsidR="00E35F38" w:rsidRPr="008B057D">
        <w:rPr>
          <w:rFonts w:ascii="News Gothic GDB" w:hAnsi="News Gothic GDB"/>
          <w:szCs w:val="22"/>
        </w:rPr>
        <w:t>Provisioning</w:t>
      </w:r>
      <w:r w:rsidR="0018582F" w:rsidRPr="008B057D">
        <w:rPr>
          <w:rFonts w:ascii="News Gothic GDB" w:hAnsi="News Gothic GDB"/>
          <w:szCs w:val="22"/>
        </w:rPr>
        <w:t xml:space="preserve"> of access on the system is automated</w:t>
      </w:r>
      <w:r w:rsidR="00A5007A" w:rsidRPr="008B057D">
        <w:rPr>
          <w:rFonts w:ascii="News Gothic GDB" w:hAnsi="News Gothic GDB"/>
          <w:szCs w:val="22"/>
        </w:rPr>
        <w:t>, and the design of the control was described in the Test of Desig</w:t>
      </w:r>
      <w:r w:rsidR="00E35F38" w:rsidRPr="008B057D">
        <w:rPr>
          <w:rFonts w:ascii="News Gothic GDB" w:hAnsi="News Gothic GDB"/>
          <w:szCs w:val="22"/>
        </w:rPr>
        <w:t>n</w:t>
      </w:r>
      <w:r w:rsidR="00A5007A" w:rsidRPr="008B057D">
        <w:rPr>
          <w:rFonts w:ascii="News Gothic GDB" w:hAnsi="News Gothic GDB"/>
          <w:szCs w:val="22"/>
        </w:rPr>
        <w:t xml:space="preserve"> section</w:t>
      </w:r>
      <w:r w:rsidR="008B057D">
        <w:rPr>
          <w:rFonts w:ascii="News Gothic GDB" w:hAnsi="News Gothic GDB"/>
          <w:szCs w:val="22"/>
        </w:rPr>
        <w:t xml:space="preserve">. </w:t>
      </w:r>
      <w:r w:rsidR="008B057D" w:rsidRPr="008B057D">
        <w:rPr>
          <w:rFonts w:ascii="News Gothic GDB" w:hAnsi="News Gothic GDB"/>
          <w:szCs w:val="22"/>
          <w:highlight w:val="green"/>
        </w:rPr>
        <w:t>OK</w:t>
      </w:r>
    </w:p>
    <w:p w14:paraId="00E10E50" w14:textId="0B3F951D" w:rsidR="00EE4D36" w:rsidRDefault="00A5007A" w:rsidP="00EE4D3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r w:rsidRPr="008B057D">
        <w:rPr>
          <w:rFonts w:ascii="News Gothic GDB" w:hAnsi="News Gothic GDB"/>
          <w:szCs w:val="22"/>
        </w:rPr>
        <w:t xml:space="preserve">The Removal of Access from the system is also </w:t>
      </w:r>
      <w:r w:rsidR="005314E0" w:rsidRPr="008B057D">
        <w:rPr>
          <w:rFonts w:ascii="News Gothic GDB" w:hAnsi="News Gothic GDB"/>
          <w:szCs w:val="22"/>
        </w:rPr>
        <w:t xml:space="preserve">an automated control, </w:t>
      </w:r>
      <w:r w:rsidR="000E0590" w:rsidRPr="008B057D">
        <w:rPr>
          <w:rFonts w:ascii="News Gothic GDB" w:hAnsi="News Gothic GDB"/>
          <w:szCs w:val="22"/>
        </w:rPr>
        <w:t xml:space="preserve">triggered when changes to a person employment happen on the HR System. </w:t>
      </w:r>
      <w:r w:rsidR="00D9565F" w:rsidRPr="008B057D">
        <w:rPr>
          <w:rFonts w:ascii="News Gothic GDB" w:hAnsi="News Gothic GDB"/>
          <w:szCs w:val="22"/>
        </w:rPr>
        <w:t xml:space="preserve">The testing of automated removal triggers from HR to AD is </w:t>
      </w:r>
      <w:r w:rsidR="004826A9" w:rsidRPr="008B057D">
        <w:rPr>
          <w:rFonts w:ascii="News Gothic GDB" w:hAnsi="News Gothic GDB"/>
          <w:szCs w:val="22"/>
        </w:rPr>
        <w:t xml:space="preserve">out of </w:t>
      </w:r>
      <w:r w:rsidR="00776DBD" w:rsidRPr="008B057D">
        <w:rPr>
          <w:rFonts w:ascii="News Gothic GDB" w:hAnsi="News Gothic GDB"/>
          <w:szCs w:val="22"/>
        </w:rPr>
        <w:t>scope</w:t>
      </w:r>
      <w:r w:rsidR="004826A9" w:rsidRPr="008B057D">
        <w:rPr>
          <w:rFonts w:ascii="News Gothic GDB" w:hAnsi="News Gothic GDB"/>
          <w:szCs w:val="22"/>
        </w:rPr>
        <w:t xml:space="preserve"> for the audit. </w:t>
      </w:r>
      <w:r w:rsidR="001B33B7" w:rsidRPr="008B057D">
        <w:rPr>
          <w:rFonts w:ascii="News Gothic GDB" w:hAnsi="News Gothic GDB"/>
          <w:szCs w:val="22"/>
          <w:highlight w:val="green"/>
        </w:rPr>
        <w:t>OK</w:t>
      </w:r>
    </w:p>
    <w:p w14:paraId="2FD593F1" w14:textId="4B366582" w:rsidR="005D50BA" w:rsidRPr="00EE4D36" w:rsidRDefault="008C3561" w:rsidP="00EE4D36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before="0" w:after="0"/>
        <w:rPr>
          <w:rFonts w:ascii="News Gothic GDB" w:hAnsi="News Gothic GDB"/>
          <w:szCs w:val="22"/>
        </w:rPr>
      </w:pPr>
      <w:r w:rsidRPr="00F56DF5">
        <w:rPr>
          <w:rFonts w:ascii="News Gothic GDB" w:hAnsi="News Gothic GDB"/>
          <w:szCs w:val="22"/>
        </w:rPr>
        <w:t xml:space="preserve"> </w:t>
      </w:r>
      <w:r w:rsidR="005D50BA" w:rsidRPr="00F56DF5">
        <w:rPr>
          <w:rFonts w:ascii="News Gothic GDB" w:hAnsi="News Gothic GDB"/>
          <w:szCs w:val="22"/>
        </w:rPr>
        <w:t xml:space="preserve">Review </w:t>
      </w:r>
      <w:r w:rsidR="00157EFC" w:rsidRPr="00F56DF5">
        <w:rPr>
          <w:rFonts w:ascii="News Gothic GDB" w:hAnsi="News Gothic GDB"/>
          <w:szCs w:val="22"/>
        </w:rPr>
        <w:t xml:space="preserve">whether patches for the </w:t>
      </w:r>
      <w:r w:rsidR="00AB440A" w:rsidRPr="00F56DF5">
        <w:rPr>
          <w:rFonts w:ascii="News Gothic GDB" w:hAnsi="News Gothic GDB"/>
          <w:szCs w:val="22"/>
        </w:rPr>
        <w:t>respective Operating systems</w:t>
      </w:r>
      <w:r w:rsidR="00157EFC" w:rsidRPr="00F56DF5">
        <w:rPr>
          <w:rFonts w:ascii="News Gothic GDB" w:hAnsi="News Gothic GDB"/>
          <w:szCs w:val="22"/>
        </w:rPr>
        <w:t xml:space="preserve"> have been tested and approved prior to their application on the production environment</w:t>
      </w:r>
      <w:r w:rsidR="005D50BA" w:rsidRPr="00F56DF5">
        <w:rPr>
          <w:rFonts w:ascii="News Gothic GDB" w:hAnsi="News Gothic GDB"/>
          <w:szCs w:val="22"/>
        </w:rPr>
        <w:t xml:space="preserve">. </w:t>
      </w:r>
    </w:p>
    <w:p w14:paraId="08C04CF5" w14:textId="77777777" w:rsidR="005D50BA" w:rsidRPr="00B402F5" w:rsidRDefault="005D50BA" w:rsidP="005D50BA">
      <w:pPr>
        <w:spacing w:before="0" w:after="0"/>
        <w:ind w:left="0"/>
        <w:rPr>
          <w:rFonts w:ascii="News Gothic GDB" w:hAnsi="News Gothic GDB"/>
          <w:b/>
          <w:color w:val="FF0000"/>
          <w:szCs w:val="22"/>
        </w:rPr>
      </w:pPr>
    </w:p>
    <w:p w14:paraId="5454FD1D" w14:textId="75653F62" w:rsidR="005D50BA" w:rsidRPr="00327EF2" w:rsidRDefault="005D50BA" w:rsidP="005D50BA">
      <w:pPr>
        <w:spacing w:before="0" w:after="0"/>
        <w:ind w:left="0"/>
        <w:rPr>
          <w:rFonts w:ascii="News Gothic GDB" w:hAnsi="News Gothic GDB"/>
          <w:bCs/>
          <w:szCs w:val="22"/>
        </w:rPr>
      </w:pPr>
      <w:r w:rsidRPr="00327EF2">
        <w:rPr>
          <w:rFonts w:ascii="News Gothic GDB" w:hAnsi="News Gothic GDB"/>
          <w:bCs/>
          <w:szCs w:val="22"/>
        </w:rPr>
        <w:t xml:space="preserve">Internal Audit (IA) reviewed </w:t>
      </w:r>
      <w:r w:rsidR="007C41C6" w:rsidRPr="00327EF2">
        <w:rPr>
          <w:rFonts w:ascii="News Gothic GDB" w:hAnsi="News Gothic GDB"/>
          <w:bCs/>
          <w:szCs w:val="22"/>
        </w:rPr>
        <w:t xml:space="preserve">the patching calendar for the respective platforms i.e. RedHat Linux and Windows </w:t>
      </w:r>
      <w:r w:rsidR="007E6354" w:rsidRPr="00327EF2">
        <w:rPr>
          <w:rFonts w:ascii="News Gothic GDB" w:hAnsi="News Gothic GDB"/>
          <w:bCs/>
          <w:szCs w:val="22"/>
        </w:rPr>
        <w:t>Server Operating System and noted that</w:t>
      </w:r>
    </w:p>
    <w:p w14:paraId="7B7B0E7F" w14:textId="77777777" w:rsidR="00476D6F" w:rsidRPr="00327EF2" w:rsidRDefault="00476D6F" w:rsidP="005D50BA">
      <w:pPr>
        <w:spacing w:before="0" w:after="0"/>
        <w:ind w:left="0"/>
        <w:rPr>
          <w:rFonts w:ascii="News Gothic GDB" w:hAnsi="News Gothic GDB"/>
          <w:bCs/>
          <w:szCs w:val="22"/>
        </w:rPr>
      </w:pPr>
    </w:p>
    <w:p w14:paraId="67E4A130" w14:textId="186BFEB6" w:rsidR="00476D6F" w:rsidRPr="00327EF2" w:rsidRDefault="009B0487" w:rsidP="00476D6F">
      <w:pPr>
        <w:pStyle w:val="ListParagraph"/>
        <w:numPr>
          <w:ilvl w:val="0"/>
          <w:numId w:val="20"/>
        </w:numPr>
        <w:spacing w:before="0" w:after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 xml:space="preserve">For Redhat, </w:t>
      </w:r>
      <w:r w:rsidR="00476D6F" w:rsidRPr="00327EF2">
        <w:rPr>
          <w:rFonts w:ascii="News Gothic GDB" w:hAnsi="News Gothic GDB"/>
          <w:szCs w:val="22"/>
        </w:rPr>
        <w:t xml:space="preserve">Patches are applied </w:t>
      </w:r>
      <w:r w:rsidRPr="00327EF2">
        <w:rPr>
          <w:rFonts w:ascii="News Gothic GDB" w:hAnsi="News Gothic GDB"/>
          <w:szCs w:val="22"/>
        </w:rPr>
        <w:t>following a pre</w:t>
      </w:r>
      <w:r w:rsidR="00E80429" w:rsidRPr="00327EF2">
        <w:rPr>
          <w:rFonts w:ascii="News Gothic GDB" w:hAnsi="News Gothic GDB"/>
          <w:szCs w:val="22"/>
        </w:rPr>
        <w:t>-</w:t>
      </w:r>
      <w:r w:rsidRPr="00327EF2">
        <w:rPr>
          <w:rFonts w:ascii="News Gothic GDB" w:hAnsi="News Gothic GDB"/>
          <w:szCs w:val="22"/>
        </w:rPr>
        <w:t>publis</w:t>
      </w:r>
      <w:r w:rsidR="00E80429" w:rsidRPr="00327EF2">
        <w:rPr>
          <w:rFonts w:ascii="News Gothic GDB" w:hAnsi="News Gothic GDB"/>
          <w:szCs w:val="22"/>
        </w:rPr>
        <w:t>hed patching calendar</w:t>
      </w:r>
      <w:r w:rsidR="00B95F69" w:rsidRPr="00327EF2">
        <w:rPr>
          <w:rFonts w:ascii="News Gothic GDB" w:hAnsi="News Gothic GDB"/>
          <w:szCs w:val="22"/>
        </w:rPr>
        <w:t xml:space="preserve"> on a Quarterly basis</w:t>
      </w:r>
      <w:r w:rsidR="00302787" w:rsidRPr="00327EF2">
        <w:rPr>
          <w:rFonts w:ascii="News Gothic GDB" w:hAnsi="News Gothic GDB"/>
          <w:szCs w:val="22"/>
        </w:rPr>
        <w:t>, in</w:t>
      </w:r>
      <w:r w:rsidR="00627D52" w:rsidRPr="00327EF2">
        <w:rPr>
          <w:rFonts w:ascii="News Gothic GDB" w:hAnsi="News Gothic GDB"/>
          <w:szCs w:val="22"/>
        </w:rPr>
        <w:t xml:space="preserve"> multiple waves. The wave 1 represents patch application on test environments</w:t>
      </w:r>
    </w:p>
    <w:p w14:paraId="7D3C091F" w14:textId="41B31EC6" w:rsidR="00036C2C" w:rsidRPr="00327EF2" w:rsidRDefault="00036C2C" w:rsidP="00036C2C">
      <w:pPr>
        <w:pStyle w:val="ListParagraph"/>
        <w:numPr>
          <w:ilvl w:val="1"/>
          <w:numId w:val="20"/>
        </w:numPr>
        <w:spacing w:before="0" w:after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 xml:space="preserve">During the audit period 1 Aug 2024 – 31 July 2025 </w:t>
      </w:r>
    </w:p>
    <w:p w14:paraId="13A3F36C" w14:textId="7158C0DD" w:rsidR="00E80429" w:rsidRPr="00327EF2" w:rsidRDefault="00E80429" w:rsidP="00476D6F">
      <w:pPr>
        <w:pStyle w:val="ListParagraph"/>
        <w:numPr>
          <w:ilvl w:val="0"/>
          <w:numId w:val="20"/>
        </w:numPr>
        <w:spacing w:before="0" w:after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 xml:space="preserve">For Windows server Operating systems, </w:t>
      </w:r>
      <w:r w:rsidR="00493164" w:rsidRPr="00327EF2">
        <w:rPr>
          <w:rFonts w:ascii="News Gothic GDB" w:hAnsi="News Gothic GDB"/>
          <w:szCs w:val="22"/>
        </w:rPr>
        <w:t xml:space="preserve">patches are applied following </w:t>
      </w:r>
      <w:r w:rsidR="000B356E" w:rsidRPr="00327EF2">
        <w:rPr>
          <w:rFonts w:ascii="News Gothic GDB" w:hAnsi="News Gothic GDB"/>
          <w:szCs w:val="22"/>
        </w:rPr>
        <w:t>the release of patches by Microsoft on the 2</w:t>
      </w:r>
      <w:r w:rsidR="000B356E" w:rsidRPr="00327EF2">
        <w:rPr>
          <w:rFonts w:ascii="News Gothic GDB" w:hAnsi="News Gothic GDB"/>
          <w:szCs w:val="22"/>
          <w:vertAlign w:val="superscript"/>
        </w:rPr>
        <w:t>nd</w:t>
      </w:r>
      <w:r w:rsidR="000B356E" w:rsidRPr="00327EF2">
        <w:rPr>
          <w:rFonts w:ascii="News Gothic GDB" w:hAnsi="News Gothic GDB"/>
          <w:szCs w:val="22"/>
        </w:rPr>
        <w:t xml:space="preserve"> Tuesday of each month.</w:t>
      </w:r>
    </w:p>
    <w:p w14:paraId="15C0AA3C" w14:textId="0D1FA072" w:rsidR="000B356E" w:rsidRPr="00327EF2" w:rsidRDefault="000B356E" w:rsidP="00476D6F">
      <w:pPr>
        <w:pStyle w:val="ListParagraph"/>
        <w:numPr>
          <w:ilvl w:val="0"/>
          <w:numId w:val="20"/>
        </w:numPr>
        <w:spacing w:before="0" w:after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lastRenderedPageBreak/>
        <w:t xml:space="preserve">In both case cases patches first applied on </w:t>
      </w:r>
      <w:r w:rsidR="002B5E2D" w:rsidRPr="00327EF2">
        <w:rPr>
          <w:rFonts w:ascii="News Gothic GDB" w:hAnsi="News Gothic GDB"/>
          <w:szCs w:val="22"/>
        </w:rPr>
        <w:t>Te</w:t>
      </w:r>
      <w:r w:rsidR="003125E5" w:rsidRPr="00327EF2">
        <w:rPr>
          <w:rFonts w:ascii="News Gothic GDB" w:hAnsi="News Gothic GDB"/>
          <w:szCs w:val="22"/>
        </w:rPr>
        <w:t>s</w:t>
      </w:r>
      <w:r w:rsidR="002B5E2D" w:rsidRPr="00327EF2">
        <w:rPr>
          <w:rFonts w:ascii="News Gothic GDB" w:hAnsi="News Gothic GDB"/>
          <w:szCs w:val="22"/>
        </w:rPr>
        <w:t>t environment, prior to their application on production to avoid impacting producti</w:t>
      </w:r>
      <w:r w:rsidR="00FB38C2" w:rsidRPr="00327EF2">
        <w:rPr>
          <w:rFonts w:ascii="News Gothic GDB" w:hAnsi="News Gothic GDB"/>
          <w:szCs w:val="22"/>
        </w:rPr>
        <w:t>on systems</w:t>
      </w:r>
    </w:p>
    <w:p w14:paraId="15C439BB" w14:textId="4F9E45B9" w:rsidR="00FB38C2" w:rsidRDefault="003125E5" w:rsidP="00476D6F">
      <w:pPr>
        <w:pStyle w:val="ListParagraph"/>
        <w:numPr>
          <w:ilvl w:val="0"/>
          <w:numId w:val="20"/>
        </w:numPr>
        <w:spacing w:before="0" w:after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>The summary of the testing results is tabulated below</w:t>
      </w:r>
      <w:r w:rsidR="00992484" w:rsidRPr="00327EF2">
        <w:rPr>
          <w:rFonts w:ascii="News Gothic GDB" w:hAnsi="News Gothic GDB"/>
          <w:szCs w:val="22"/>
        </w:rPr>
        <w:t>. Evidences linked here</w:t>
      </w:r>
    </w:p>
    <w:p w14:paraId="3E57806A" w14:textId="77777777" w:rsidR="00332C5D" w:rsidRDefault="00332C5D" w:rsidP="00332C5D">
      <w:pPr>
        <w:spacing w:before="0" w:after="0"/>
        <w:rPr>
          <w:rFonts w:ascii="News Gothic GDB" w:hAnsi="News Gothic GDB"/>
          <w:szCs w:val="22"/>
        </w:rPr>
      </w:pPr>
    </w:p>
    <w:p w14:paraId="0C4A1E1C" w14:textId="77777777" w:rsidR="00332C5D" w:rsidRDefault="00332C5D" w:rsidP="00332C5D">
      <w:pPr>
        <w:spacing w:before="0" w:after="0"/>
        <w:rPr>
          <w:rFonts w:ascii="News Gothic GDB" w:hAnsi="News Gothic GDB"/>
          <w:szCs w:val="22"/>
        </w:rPr>
      </w:pPr>
    </w:p>
    <w:p w14:paraId="313A0104" w14:textId="77777777" w:rsidR="00332C5D" w:rsidRDefault="00332C5D" w:rsidP="00332C5D">
      <w:pPr>
        <w:spacing w:before="0" w:after="0"/>
        <w:rPr>
          <w:rFonts w:ascii="News Gothic GDB" w:hAnsi="News Gothic GDB"/>
          <w:szCs w:val="22"/>
        </w:rPr>
      </w:pPr>
    </w:p>
    <w:p w14:paraId="225B0CB4" w14:textId="77777777" w:rsidR="00332C5D" w:rsidRDefault="00332C5D" w:rsidP="00332C5D">
      <w:pPr>
        <w:spacing w:before="0" w:after="0"/>
        <w:rPr>
          <w:rFonts w:ascii="News Gothic GDB" w:hAnsi="News Gothic GDB"/>
          <w:szCs w:val="22"/>
        </w:rPr>
      </w:pPr>
    </w:p>
    <w:p w14:paraId="3976FE38" w14:textId="59DB92DD" w:rsidR="006A0352" w:rsidRDefault="006A0352" w:rsidP="00332C5D">
      <w:pPr>
        <w:spacing w:before="0" w:after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Test subject: Testing of Infrastructure changes </w:t>
      </w:r>
      <w:r w:rsidR="00836485">
        <w:rPr>
          <w:rFonts w:ascii="News Gothic GDB" w:hAnsi="News Gothic GDB"/>
          <w:szCs w:val="22"/>
        </w:rPr>
        <w:t>before applying Production Systems</w:t>
      </w:r>
    </w:p>
    <w:p w14:paraId="018EFD4A" w14:textId="0516097F" w:rsidR="00332C5D" w:rsidRDefault="00A934A4" w:rsidP="00332C5D">
      <w:pPr>
        <w:spacing w:before="0" w:after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Control Frequency: Quarterly</w:t>
      </w:r>
    </w:p>
    <w:p w14:paraId="08865990" w14:textId="5BFA6FD1" w:rsidR="00332C5D" w:rsidRDefault="00A934A4" w:rsidP="00836485">
      <w:pPr>
        <w:spacing w:before="0" w:after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Sample Size:2</w:t>
      </w:r>
    </w:p>
    <w:p w14:paraId="62859D7B" w14:textId="4C126446" w:rsidR="0057693C" w:rsidRPr="00332C5D" w:rsidRDefault="004C2021" w:rsidP="00836485">
      <w:pPr>
        <w:spacing w:before="0" w:after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Population </w:t>
      </w:r>
      <w:r w:rsidR="0057693C">
        <w:rPr>
          <w:rFonts w:ascii="News Gothic GDB" w:hAnsi="News Gothic GDB"/>
          <w:szCs w:val="22"/>
        </w:rPr>
        <w:t xml:space="preserve">Source: Linked </w:t>
      </w:r>
      <w:hyperlink r:id="rId36" w:history="1">
        <w:r w:rsidR="0057693C" w:rsidRPr="00767FF4">
          <w:rPr>
            <w:rStyle w:val="Hyperlink"/>
            <w:rFonts w:ascii="News Gothic GDB" w:hAnsi="News Gothic GDB"/>
            <w:szCs w:val="22"/>
          </w:rPr>
          <w:t>here</w:t>
        </w:r>
      </w:hyperlink>
      <w:r w:rsidR="0057693C">
        <w:rPr>
          <w:rFonts w:ascii="News Gothic GDB" w:hAnsi="News Gothic GDB"/>
          <w:szCs w:val="22"/>
        </w:rPr>
        <w:t xml:space="preserve">. </w:t>
      </w:r>
    </w:p>
    <w:p w14:paraId="5C786290" w14:textId="77777777" w:rsidR="003125E5" w:rsidRPr="00327EF2" w:rsidRDefault="003125E5" w:rsidP="003125E5">
      <w:pPr>
        <w:spacing w:before="0" w:after="0"/>
        <w:rPr>
          <w:rFonts w:ascii="News Gothic GDB" w:hAnsi="News Gothic GDB"/>
          <w:szCs w:val="22"/>
        </w:rPr>
      </w:pP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693"/>
        <w:gridCol w:w="1029"/>
        <w:gridCol w:w="1384"/>
        <w:gridCol w:w="1306"/>
        <w:gridCol w:w="1316"/>
        <w:gridCol w:w="1710"/>
        <w:gridCol w:w="1620"/>
        <w:gridCol w:w="1255"/>
      </w:tblGrid>
      <w:tr w:rsidR="00327EF2" w:rsidRPr="00327EF2" w14:paraId="1B26F641" w14:textId="033D285A" w:rsidTr="0085405D">
        <w:tc>
          <w:tcPr>
            <w:tcW w:w="693" w:type="dxa"/>
          </w:tcPr>
          <w:p w14:paraId="27216DA6" w14:textId="156035AE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S.No</w:t>
            </w:r>
          </w:p>
        </w:tc>
        <w:tc>
          <w:tcPr>
            <w:tcW w:w="1029" w:type="dxa"/>
          </w:tcPr>
          <w:p w14:paraId="49C16DCC" w14:textId="5D4219B1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ins w:id="84" w:author="Shravankumar Mohankumar" w:date="2025-11-16T05:23:00Z" w16du:dateUtc="2025-11-16T04:23:00Z">
              <w:r w:rsidRPr="00327EF2">
                <w:rPr>
                  <w:rFonts w:ascii="News Gothic GDB" w:hAnsi="News Gothic GDB"/>
                  <w:szCs w:val="22"/>
                </w:rPr>
                <w:t>Platform</w:t>
              </w:r>
            </w:ins>
          </w:p>
        </w:tc>
        <w:tc>
          <w:tcPr>
            <w:tcW w:w="1384" w:type="dxa"/>
          </w:tcPr>
          <w:p w14:paraId="45F31F79" w14:textId="2311C79C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Patch Application Wave</w:t>
            </w:r>
          </w:p>
        </w:tc>
        <w:tc>
          <w:tcPr>
            <w:tcW w:w="1306" w:type="dxa"/>
          </w:tcPr>
          <w:p w14:paraId="1B0B4A1D" w14:textId="2BA3DC24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IT Change Ticket Number</w:t>
            </w:r>
          </w:p>
        </w:tc>
        <w:tc>
          <w:tcPr>
            <w:tcW w:w="1316" w:type="dxa"/>
          </w:tcPr>
          <w:p w14:paraId="117F1670" w14:textId="6E360000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Testing tickets</w:t>
            </w:r>
          </w:p>
        </w:tc>
        <w:tc>
          <w:tcPr>
            <w:tcW w:w="1710" w:type="dxa"/>
          </w:tcPr>
          <w:p w14:paraId="280E15EC" w14:textId="5B742367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Testing Patch date</w:t>
            </w:r>
          </w:p>
        </w:tc>
        <w:tc>
          <w:tcPr>
            <w:tcW w:w="1620" w:type="dxa"/>
          </w:tcPr>
          <w:p w14:paraId="40A40A8E" w14:textId="52C0BE07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Completion Date</w:t>
            </w:r>
          </w:p>
        </w:tc>
        <w:tc>
          <w:tcPr>
            <w:tcW w:w="1255" w:type="dxa"/>
          </w:tcPr>
          <w:p w14:paraId="5C41C4E8" w14:textId="3CB49CB6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Result</w:t>
            </w:r>
          </w:p>
        </w:tc>
      </w:tr>
      <w:tr w:rsidR="00327EF2" w:rsidRPr="00327EF2" w14:paraId="3C2B417E" w14:textId="0BBBEF3B" w:rsidTr="0085405D">
        <w:tc>
          <w:tcPr>
            <w:tcW w:w="693" w:type="dxa"/>
            <w:vMerge w:val="restart"/>
          </w:tcPr>
          <w:p w14:paraId="40C1EC89" w14:textId="2BB4F96B" w:rsidR="0085405D" w:rsidRPr="00327EF2" w:rsidRDefault="0085405D" w:rsidP="0085405D">
            <w:pPr>
              <w:pStyle w:val="ListParagraph"/>
              <w:numPr>
                <w:ilvl w:val="0"/>
                <w:numId w:val="25"/>
              </w:numPr>
              <w:spacing w:before="0" w:after="0"/>
              <w:rPr>
                <w:rFonts w:ascii="News Gothic GDB" w:hAnsi="News Gothic GDB"/>
                <w:szCs w:val="22"/>
              </w:rPr>
            </w:pPr>
          </w:p>
        </w:tc>
        <w:tc>
          <w:tcPr>
            <w:tcW w:w="1029" w:type="dxa"/>
            <w:vMerge w:val="restart"/>
          </w:tcPr>
          <w:p w14:paraId="3781567E" w14:textId="536E676B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</w:p>
          <w:p w14:paraId="01A26FBA" w14:textId="5DF9C752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ins w:id="85" w:author="Shravankumar Mohankumar" w:date="2025-11-16T05:24:00Z" w16du:dateUtc="2025-11-16T04:24:00Z">
              <w:r w:rsidRPr="00327EF2">
                <w:rPr>
                  <w:rFonts w:ascii="News Gothic GDB" w:hAnsi="News Gothic GDB"/>
                  <w:szCs w:val="22"/>
                </w:rPr>
                <w:t>RedHat Linux</w:t>
              </w:r>
            </w:ins>
          </w:p>
        </w:tc>
        <w:tc>
          <w:tcPr>
            <w:tcW w:w="1384" w:type="dxa"/>
          </w:tcPr>
          <w:p w14:paraId="0325AFF8" w14:textId="51B44560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2025Q2W2</w:t>
            </w:r>
          </w:p>
        </w:tc>
        <w:tc>
          <w:tcPr>
            <w:tcW w:w="1306" w:type="dxa"/>
          </w:tcPr>
          <w:p w14:paraId="57DC5EBC" w14:textId="0DB15A1C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44058540</w:t>
            </w:r>
          </w:p>
        </w:tc>
        <w:tc>
          <w:tcPr>
            <w:tcW w:w="1316" w:type="dxa"/>
          </w:tcPr>
          <w:p w14:paraId="055717CF" w14:textId="3E381FFE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44058430 44058432 44058433 44058437</w:t>
            </w:r>
          </w:p>
        </w:tc>
        <w:tc>
          <w:tcPr>
            <w:tcW w:w="1710" w:type="dxa"/>
          </w:tcPr>
          <w:p w14:paraId="1B63B213" w14:textId="528D69B7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15 May 2025</w:t>
            </w:r>
          </w:p>
          <w:p w14:paraId="0967BD87" w14:textId="14910B1A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16 May 2025</w:t>
            </w:r>
          </w:p>
          <w:p w14:paraId="6620676A" w14:textId="59A4268C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15 May 2025</w:t>
            </w:r>
          </w:p>
          <w:p w14:paraId="206A65A2" w14:textId="0C9C6020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12 May 2025</w:t>
            </w:r>
          </w:p>
        </w:tc>
        <w:tc>
          <w:tcPr>
            <w:tcW w:w="1620" w:type="dxa"/>
          </w:tcPr>
          <w:p w14:paraId="00E9BA14" w14:textId="31DC7B00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ins w:id="86" w:author="Shravankumar Mohankumar" w:date="2025-11-16T06:22:00Z" w16du:dateUtc="2025-11-16T05:22:00Z">
              <w:r w:rsidRPr="00327EF2">
                <w:rPr>
                  <w:rFonts w:ascii="News Gothic GDB" w:hAnsi="News Gothic GDB"/>
                  <w:szCs w:val="22"/>
                </w:rPr>
                <w:t>19 May 2025</w:t>
              </w:r>
            </w:ins>
          </w:p>
        </w:tc>
        <w:tc>
          <w:tcPr>
            <w:tcW w:w="1255" w:type="dxa"/>
          </w:tcPr>
          <w:p w14:paraId="43D55FC8" w14:textId="5133C90A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  <w:highlight w:val="green"/>
              </w:rPr>
              <w:t>OK</w:t>
            </w:r>
          </w:p>
        </w:tc>
      </w:tr>
      <w:tr w:rsidR="00327EF2" w:rsidRPr="00327EF2" w14:paraId="35424806" w14:textId="0034EE60" w:rsidTr="0085405D">
        <w:tc>
          <w:tcPr>
            <w:tcW w:w="693" w:type="dxa"/>
            <w:vMerge/>
          </w:tcPr>
          <w:p w14:paraId="627C5E88" w14:textId="2576BFF8" w:rsidR="0085405D" w:rsidRPr="00327EF2" w:rsidRDefault="0085405D" w:rsidP="001B142C">
            <w:pPr>
              <w:pStyle w:val="ListParagraph"/>
              <w:numPr>
                <w:ilvl w:val="0"/>
                <w:numId w:val="21"/>
              </w:numPr>
              <w:spacing w:before="0" w:after="0"/>
              <w:rPr>
                <w:rFonts w:ascii="News Gothic GDB" w:hAnsi="News Gothic GDB"/>
                <w:szCs w:val="22"/>
              </w:rPr>
            </w:pPr>
          </w:p>
        </w:tc>
        <w:tc>
          <w:tcPr>
            <w:tcW w:w="1029" w:type="dxa"/>
            <w:vMerge/>
          </w:tcPr>
          <w:p w14:paraId="710B7F22" w14:textId="0F0C83AF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</w:p>
        </w:tc>
        <w:tc>
          <w:tcPr>
            <w:tcW w:w="1384" w:type="dxa"/>
          </w:tcPr>
          <w:p w14:paraId="2CBFB682" w14:textId="5123EF79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2024Q4W2</w:t>
            </w:r>
          </w:p>
        </w:tc>
        <w:tc>
          <w:tcPr>
            <w:tcW w:w="1306" w:type="dxa"/>
          </w:tcPr>
          <w:p w14:paraId="51C95EAF" w14:textId="113BD831" w:rsidR="0085405D" w:rsidRPr="00327EF2" w:rsidRDefault="0085405D" w:rsidP="00324254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ins w:id="87" w:author="Shravankumar Mohankumar" w:date="2025-11-15T21:29:00Z">
              <w:r w:rsidRPr="00327EF2">
                <w:rPr>
                  <w:rFonts w:ascii="News Gothic GDB" w:hAnsi="News Gothic GDB"/>
                  <w:szCs w:val="22"/>
                </w:rPr>
                <w:fldChar w:fldCharType="begin"/>
              </w:r>
              <w:r w:rsidRPr="00327EF2">
                <w:rPr>
                  <w:rFonts w:ascii="News Gothic GDB" w:hAnsi="News Gothic GDB"/>
                  <w:szCs w:val="22"/>
                </w:rPr>
                <w:instrText>HYPERLINK "javascript:void(0)" \o "44054844"</w:instrText>
              </w:r>
              <w:r w:rsidRPr="00327EF2">
                <w:rPr>
                  <w:rFonts w:ascii="News Gothic GDB" w:hAnsi="News Gothic GDB"/>
                  <w:szCs w:val="22"/>
                </w:rPr>
              </w:r>
              <w:r w:rsidRPr="00327EF2">
                <w:rPr>
                  <w:rFonts w:ascii="News Gothic GDB" w:hAnsi="News Gothic GDB"/>
                  <w:szCs w:val="22"/>
                </w:rPr>
                <w:fldChar w:fldCharType="separate"/>
              </w:r>
              <w:r w:rsidRPr="00327EF2">
                <w:rPr>
                  <w:rStyle w:val="Hyperlink"/>
                  <w:rFonts w:ascii="News Gothic GDB" w:hAnsi="News Gothic GDB"/>
                  <w:color w:val="auto"/>
                  <w:szCs w:val="22"/>
                </w:rPr>
                <w:t>44054844</w:t>
              </w:r>
            </w:ins>
            <w:ins w:id="88" w:author="Shravankumar Mohankumar" w:date="2025-11-15T21:29:00Z" w16du:dateUtc="2025-11-15T20:29:00Z">
              <w:r w:rsidRPr="00327EF2">
                <w:rPr>
                  <w:rFonts w:ascii="News Gothic GDB" w:hAnsi="News Gothic GDB"/>
                  <w:szCs w:val="22"/>
                </w:rPr>
                <w:fldChar w:fldCharType="end"/>
              </w:r>
            </w:ins>
          </w:p>
        </w:tc>
        <w:tc>
          <w:tcPr>
            <w:tcW w:w="1316" w:type="dxa"/>
          </w:tcPr>
          <w:p w14:paraId="578031F5" w14:textId="15E191B3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ins w:id="89" w:author="Shravankumar Mohankumar" w:date="2025-11-15T21:30:00Z" w16du:dateUtc="2025-11-15T20:30:00Z">
              <w:r w:rsidRPr="00327EF2">
                <w:rPr>
                  <w:rFonts w:ascii="News Gothic GDB" w:hAnsi="News Gothic GDB"/>
                  <w:szCs w:val="22"/>
                </w:rPr>
                <w:t>44054682 44054683 44054685 44054686</w:t>
              </w:r>
            </w:ins>
          </w:p>
        </w:tc>
        <w:tc>
          <w:tcPr>
            <w:tcW w:w="1710" w:type="dxa"/>
          </w:tcPr>
          <w:p w14:paraId="03B88876" w14:textId="77777777" w:rsidR="0085405D" w:rsidRPr="00327EF2" w:rsidRDefault="0085405D" w:rsidP="003125E5">
            <w:pPr>
              <w:spacing w:before="0" w:after="0"/>
              <w:ind w:left="0"/>
              <w:rPr>
                <w:ins w:id="90" w:author="Shravankumar Mohankumar" w:date="2025-11-16T06:31:00Z" w16du:dateUtc="2025-11-16T05:31:00Z"/>
                <w:rFonts w:ascii="News Gothic GDB" w:hAnsi="News Gothic GDB"/>
                <w:szCs w:val="22"/>
              </w:rPr>
            </w:pPr>
            <w:ins w:id="91" w:author="Shravankumar Mohankumar" w:date="2025-11-16T06:30:00Z" w16du:dateUtc="2025-11-16T05:30:00Z">
              <w:r w:rsidRPr="00327EF2">
                <w:rPr>
                  <w:rFonts w:ascii="News Gothic GDB" w:hAnsi="News Gothic GDB"/>
                  <w:szCs w:val="22"/>
                </w:rPr>
                <w:t>08 Nov</w:t>
              </w:r>
            </w:ins>
            <w:ins w:id="92" w:author="Shravankumar Mohankumar" w:date="2025-11-16T06:31:00Z" w16du:dateUtc="2025-11-16T05:31:00Z">
              <w:r w:rsidRPr="00327EF2">
                <w:rPr>
                  <w:rFonts w:ascii="News Gothic GDB" w:hAnsi="News Gothic GDB"/>
                  <w:szCs w:val="22"/>
                </w:rPr>
                <w:t xml:space="preserve"> 2024</w:t>
              </w:r>
            </w:ins>
          </w:p>
          <w:p w14:paraId="0CF3FA75" w14:textId="77777777" w:rsidR="0085405D" w:rsidRPr="00327EF2" w:rsidRDefault="0085405D" w:rsidP="003125E5">
            <w:pPr>
              <w:spacing w:before="0" w:after="0"/>
              <w:ind w:left="0"/>
              <w:rPr>
                <w:ins w:id="93" w:author="Shravankumar Mohankumar" w:date="2025-11-16T06:32:00Z" w16du:dateUtc="2025-11-16T05:32:00Z"/>
                <w:rFonts w:ascii="News Gothic GDB" w:hAnsi="News Gothic GDB"/>
                <w:szCs w:val="22"/>
              </w:rPr>
            </w:pPr>
            <w:ins w:id="94" w:author="Shravankumar Mohankumar" w:date="2025-11-16T06:31:00Z" w16du:dateUtc="2025-11-16T05:31:00Z">
              <w:r w:rsidRPr="00327EF2">
                <w:rPr>
                  <w:rFonts w:ascii="News Gothic GDB" w:hAnsi="News Gothic GDB"/>
                  <w:szCs w:val="22"/>
                </w:rPr>
                <w:t>12 Nov 2024</w:t>
              </w:r>
            </w:ins>
          </w:p>
          <w:p w14:paraId="6D03356E" w14:textId="7AA091C5" w:rsidR="0085405D" w:rsidRPr="00327EF2" w:rsidRDefault="0085405D" w:rsidP="003125E5">
            <w:pPr>
              <w:spacing w:before="0" w:after="0"/>
              <w:ind w:left="0"/>
              <w:rPr>
                <w:ins w:id="95" w:author="Shravankumar Mohankumar" w:date="2025-11-16T06:32:00Z" w16du:dateUtc="2025-11-16T05:32:00Z"/>
                <w:rFonts w:ascii="News Gothic GDB" w:hAnsi="News Gothic GDB"/>
                <w:szCs w:val="22"/>
              </w:rPr>
            </w:pPr>
            <w:ins w:id="96" w:author="Shravankumar Mohankumar" w:date="2025-11-16T06:32:00Z" w16du:dateUtc="2025-11-16T05:32:00Z">
              <w:r w:rsidRPr="00327EF2">
                <w:rPr>
                  <w:rFonts w:ascii="News Gothic GDB" w:hAnsi="News Gothic GDB"/>
                  <w:szCs w:val="22"/>
                </w:rPr>
                <w:t>13 Nov 2024</w:t>
              </w:r>
            </w:ins>
          </w:p>
          <w:p w14:paraId="0C37BF89" w14:textId="0EFC7EB5" w:rsidR="0085405D" w:rsidRPr="00327EF2" w:rsidRDefault="0085405D" w:rsidP="003125E5">
            <w:pPr>
              <w:spacing w:before="0" w:after="0"/>
              <w:ind w:left="0"/>
              <w:rPr>
                <w:ins w:id="97" w:author="Shravankumar Mohankumar" w:date="2025-11-16T06:31:00Z" w16du:dateUtc="2025-11-16T05:31:00Z"/>
                <w:rFonts w:ascii="News Gothic GDB" w:hAnsi="News Gothic GDB"/>
                <w:szCs w:val="22"/>
              </w:rPr>
            </w:pPr>
            <w:ins w:id="98" w:author="Shravankumar Mohankumar" w:date="2025-11-16T06:32:00Z" w16du:dateUtc="2025-11-16T05:32:00Z">
              <w:r w:rsidRPr="00327EF2">
                <w:rPr>
                  <w:rFonts w:ascii="News Gothic GDB" w:hAnsi="News Gothic GDB"/>
                  <w:szCs w:val="22"/>
                </w:rPr>
                <w:t>12 Nov 2024</w:t>
              </w:r>
            </w:ins>
          </w:p>
          <w:p w14:paraId="33D74FDB" w14:textId="7CA0234F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</w:p>
        </w:tc>
        <w:tc>
          <w:tcPr>
            <w:tcW w:w="1620" w:type="dxa"/>
          </w:tcPr>
          <w:p w14:paraId="0C17DA31" w14:textId="6287190E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ins w:id="99" w:author="Shravankumar Mohankumar" w:date="2025-11-16T06:23:00Z" w16du:dateUtc="2025-11-16T05:23:00Z">
              <w:r w:rsidRPr="00327EF2">
                <w:rPr>
                  <w:rFonts w:ascii="News Gothic GDB" w:hAnsi="News Gothic GDB"/>
                  <w:szCs w:val="22"/>
                </w:rPr>
                <w:t>24 Nov 2024</w:t>
              </w:r>
            </w:ins>
          </w:p>
        </w:tc>
        <w:tc>
          <w:tcPr>
            <w:tcW w:w="1255" w:type="dxa"/>
          </w:tcPr>
          <w:p w14:paraId="09A980E4" w14:textId="6A9880ED" w:rsidR="0085405D" w:rsidRPr="00327EF2" w:rsidRDefault="0085405D" w:rsidP="003125E5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  <w:highlight w:val="green"/>
              </w:rPr>
              <w:t>OK</w:t>
            </w:r>
          </w:p>
        </w:tc>
      </w:tr>
    </w:tbl>
    <w:p w14:paraId="0260E27E" w14:textId="77777777" w:rsidR="003125E5" w:rsidRPr="003125E5" w:rsidRDefault="003125E5" w:rsidP="003125E5">
      <w:pPr>
        <w:spacing w:before="0" w:after="0"/>
        <w:rPr>
          <w:rFonts w:ascii="News Gothic GDB" w:hAnsi="News Gothic GDB"/>
          <w:color w:val="FF0000"/>
          <w:szCs w:val="22"/>
        </w:rPr>
      </w:pPr>
    </w:p>
    <w:p w14:paraId="7354C61E" w14:textId="78AFECF7" w:rsidR="005F4579" w:rsidRPr="00327EF2" w:rsidRDefault="005F4579" w:rsidP="005D50BA">
      <w:pPr>
        <w:spacing w:before="0" w:after="0"/>
        <w:ind w:left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 xml:space="preserve">As Active directory is the central </w:t>
      </w:r>
      <w:r w:rsidR="008E0115" w:rsidRPr="00327EF2">
        <w:rPr>
          <w:rFonts w:ascii="News Gothic GDB" w:hAnsi="News Gothic GDB"/>
          <w:szCs w:val="22"/>
        </w:rPr>
        <w:t xml:space="preserve">authentication system for DBG, </w:t>
      </w:r>
      <w:r w:rsidR="00C10B99" w:rsidRPr="00327EF2">
        <w:rPr>
          <w:rFonts w:ascii="News Gothic GDB" w:hAnsi="News Gothic GDB"/>
          <w:szCs w:val="22"/>
        </w:rPr>
        <w:t xml:space="preserve">the availability of AD is prioritized, and is balanced with the internal </w:t>
      </w:r>
      <w:r w:rsidR="005A7CFD">
        <w:rPr>
          <w:rFonts w:ascii="News Gothic GDB" w:hAnsi="News Gothic GDB"/>
          <w:szCs w:val="22"/>
        </w:rPr>
        <w:t xml:space="preserve">patching </w:t>
      </w:r>
      <w:r w:rsidR="00C10B99" w:rsidRPr="00327EF2">
        <w:rPr>
          <w:rFonts w:ascii="News Gothic GDB" w:hAnsi="News Gothic GDB"/>
          <w:szCs w:val="22"/>
        </w:rPr>
        <w:t xml:space="preserve">requirements. </w:t>
      </w:r>
      <w:r w:rsidR="003E0536" w:rsidRPr="00327EF2">
        <w:rPr>
          <w:rFonts w:ascii="News Gothic GDB" w:hAnsi="News Gothic GDB"/>
          <w:szCs w:val="22"/>
        </w:rPr>
        <w:t xml:space="preserve">Hence, to allow for sufficient testing and </w:t>
      </w:r>
      <w:r w:rsidR="00A5022E" w:rsidRPr="00327EF2">
        <w:rPr>
          <w:rFonts w:ascii="News Gothic GDB" w:hAnsi="News Gothic GDB"/>
          <w:szCs w:val="22"/>
        </w:rPr>
        <w:t>ensuring stability of patches installed, t</w:t>
      </w:r>
      <w:r w:rsidR="00C10B99" w:rsidRPr="00327EF2">
        <w:rPr>
          <w:rFonts w:ascii="News Gothic GDB" w:hAnsi="News Gothic GDB"/>
          <w:szCs w:val="22"/>
        </w:rPr>
        <w:t xml:space="preserve">he </w:t>
      </w:r>
      <w:r w:rsidR="003E0536" w:rsidRPr="00327EF2">
        <w:rPr>
          <w:rFonts w:ascii="News Gothic GDB" w:hAnsi="News Gothic GDB"/>
          <w:szCs w:val="22"/>
        </w:rPr>
        <w:t xml:space="preserve">patches on the Active </w:t>
      </w:r>
      <w:r w:rsidR="006C2861" w:rsidRPr="00327EF2">
        <w:rPr>
          <w:rFonts w:ascii="News Gothic GDB" w:hAnsi="News Gothic GDB"/>
          <w:szCs w:val="22"/>
        </w:rPr>
        <w:t>Directory</w:t>
      </w:r>
      <w:r w:rsidR="003E0536" w:rsidRPr="00327EF2">
        <w:rPr>
          <w:rFonts w:ascii="News Gothic GDB" w:hAnsi="News Gothic GDB"/>
          <w:szCs w:val="22"/>
        </w:rPr>
        <w:t xml:space="preserve"> may not be always up</w:t>
      </w:r>
      <w:r w:rsidR="00A5022E" w:rsidRPr="00327EF2">
        <w:rPr>
          <w:rFonts w:ascii="News Gothic GDB" w:hAnsi="News Gothic GDB"/>
          <w:szCs w:val="22"/>
        </w:rPr>
        <w:t xml:space="preserve"> to date</w:t>
      </w:r>
      <w:r w:rsidR="009E2C90" w:rsidRPr="00327EF2">
        <w:rPr>
          <w:rFonts w:ascii="News Gothic GDB" w:hAnsi="News Gothic GDB"/>
          <w:szCs w:val="22"/>
        </w:rPr>
        <w:t xml:space="preserve"> or in line with internal requirements</w:t>
      </w:r>
      <w:r w:rsidR="00A5022E" w:rsidRPr="00327EF2">
        <w:rPr>
          <w:rFonts w:ascii="News Gothic GDB" w:hAnsi="News Gothic GDB"/>
          <w:szCs w:val="22"/>
        </w:rPr>
        <w:t xml:space="preserve">. </w:t>
      </w:r>
      <w:r w:rsidR="00863CD1" w:rsidRPr="00327EF2">
        <w:rPr>
          <w:rFonts w:ascii="News Gothic GDB" w:hAnsi="News Gothic GDB"/>
          <w:szCs w:val="22"/>
        </w:rPr>
        <w:t xml:space="preserve">This was deemed acceptable as the </w:t>
      </w:r>
      <w:r w:rsidR="009E2C90" w:rsidRPr="00327EF2">
        <w:rPr>
          <w:rFonts w:ascii="News Gothic GDB" w:hAnsi="News Gothic GDB"/>
          <w:szCs w:val="22"/>
        </w:rPr>
        <w:t>A</w:t>
      </w:r>
      <w:r w:rsidR="006C2861" w:rsidRPr="00327EF2">
        <w:rPr>
          <w:rFonts w:ascii="News Gothic GDB" w:hAnsi="News Gothic GDB"/>
          <w:szCs w:val="22"/>
        </w:rPr>
        <w:t>D</w:t>
      </w:r>
      <w:r w:rsidR="009E2C90" w:rsidRPr="00327EF2">
        <w:rPr>
          <w:rFonts w:ascii="News Gothic GDB" w:hAnsi="News Gothic GDB"/>
          <w:szCs w:val="22"/>
        </w:rPr>
        <w:t xml:space="preserve"> is not </w:t>
      </w:r>
      <w:r w:rsidR="006C2861" w:rsidRPr="00327EF2">
        <w:rPr>
          <w:rFonts w:ascii="News Gothic GDB" w:hAnsi="News Gothic GDB"/>
          <w:szCs w:val="22"/>
        </w:rPr>
        <w:t>exposed</w:t>
      </w:r>
      <w:r w:rsidR="009E2C90" w:rsidRPr="00327EF2">
        <w:rPr>
          <w:rFonts w:ascii="News Gothic GDB" w:hAnsi="News Gothic GDB"/>
          <w:szCs w:val="22"/>
        </w:rPr>
        <w:t xml:space="preserve"> to internet</w:t>
      </w:r>
      <w:r w:rsidR="00CE075E" w:rsidRPr="00327EF2">
        <w:rPr>
          <w:rFonts w:ascii="News Gothic GDB" w:hAnsi="News Gothic GDB"/>
          <w:szCs w:val="22"/>
        </w:rPr>
        <w:t xml:space="preserve"> and access to it is highly controlled using CyberArk system </w:t>
      </w:r>
      <w:r w:rsidR="00CF4B16" w:rsidRPr="00327EF2">
        <w:rPr>
          <w:rFonts w:ascii="News Gothic GDB" w:hAnsi="News Gothic GDB"/>
          <w:szCs w:val="22"/>
        </w:rPr>
        <w:t xml:space="preserve">as the domain </w:t>
      </w:r>
      <w:r w:rsidR="00BA3EFC" w:rsidRPr="00327EF2">
        <w:rPr>
          <w:rFonts w:ascii="News Gothic GDB" w:hAnsi="News Gothic GDB"/>
          <w:szCs w:val="22"/>
        </w:rPr>
        <w:t>administrators</w:t>
      </w:r>
      <w:r w:rsidR="00CF4B16" w:rsidRPr="00327EF2">
        <w:rPr>
          <w:rFonts w:ascii="News Gothic GDB" w:hAnsi="News Gothic GDB"/>
          <w:szCs w:val="22"/>
        </w:rPr>
        <w:t xml:space="preserve"> are classified as Tier-0</w:t>
      </w:r>
      <w:r w:rsidR="006C2861" w:rsidRPr="00327EF2">
        <w:rPr>
          <w:rFonts w:ascii="News Gothic GDB" w:hAnsi="News Gothic GDB"/>
          <w:szCs w:val="22"/>
        </w:rPr>
        <w:t xml:space="preserve">. </w:t>
      </w:r>
      <w:r w:rsidR="006C2861" w:rsidRPr="00327EF2">
        <w:rPr>
          <w:rFonts w:ascii="News Gothic GDB" w:hAnsi="News Gothic GDB"/>
          <w:szCs w:val="22"/>
          <w:highlight w:val="green"/>
        </w:rPr>
        <w:t>OK</w:t>
      </w:r>
    </w:p>
    <w:p w14:paraId="6D0CD37B" w14:textId="77777777" w:rsidR="006C2861" w:rsidRPr="00327EF2" w:rsidRDefault="006C2861" w:rsidP="005D50BA">
      <w:pPr>
        <w:spacing w:before="0" w:after="0"/>
        <w:ind w:left="0"/>
        <w:rPr>
          <w:rFonts w:ascii="News Gothic GDB" w:hAnsi="News Gothic GDB"/>
          <w:szCs w:val="22"/>
        </w:rPr>
      </w:pPr>
    </w:p>
    <w:p w14:paraId="5B7F1E85" w14:textId="01627DBA" w:rsidR="005D50BA" w:rsidRPr="00327EF2" w:rsidRDefault="00E12201" w:rsidP="005D50BA">
      <w:pPr>
        <w:spacing w:before="0" w:after="0"/>
        <w:ind w:left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 xml:space="preserve">As part of the SAFE project, the test Domain controllers </w:t>
      </w:r>
      <w:r w:rsidR="00EA7DAD" w:rsidRPr="00327EF2">
        <w:rPr>
          <w:rFonts w:ascii="News Gothic GDB" w:hAnsi="News Gothic GDB"/>
          <w:szCs w:val="22"/>
        </w:rPr>
        <w:t>we</w:t>
      </w:r>
      <w:r w:rsidR="00704F59" w:rsidRPr="00327EF2">
        <w:rPr>
          <w:rFonts w:ascii="News Gothic GDB" w:hAnsi="News Gothic GDB"/>
          <w:szCs w:val="22"/>
        </w:rPr>
        <w:t xml:space="preserve">re </w:t>
      </w:r>
      <w:r w:rsidR="005D7878" w:rsidRPr="00327EF2">
        <w:rPr>
          <w:rFonts w:ascii="News Gothic GDB" w:hAnsi="News Gothic GDB"/>
          <w:szCs w:val="22"/>
        </w:rPr>
        <w:t>decommissioned</w:t>
      </w:r>
      <w:r w:rsidR="00704F59" w:rsidRPr="00327EF2">
        <w:rPr>
          <w:rFonts w:ascii="News Gothic GDB" w:hAnsi="News Gothic GDB"/>
          <w:szCs w:val="22"/>
        </w:rPr>
        <w:t xml:space="preserve"> </w:t>
      </w:r>
      <w:r w:rsidR="005D7878" w:rsidRPr="00327EF2">
        <w:rPr>
          <w:rFonts w:ascii="News Gothic GDB" w:hAnsi="News Gothic GDB"/>
          <w:szCs w:val="22"/>
        </w:rPr>
        <w:t>as part of the SAFE program, hence</w:t>
      </w:r>
      <w:r w:rsidR="00D91480" w:rsidRPr="00327EF2">
        <w:rPr>
          <w:rFonts w:ascii="News Gothic GDB" w:hAnsi="News Gothic GDB"/>
          <w:szCs w:val="22"/>
        </w:rPr>
        <w:t xml:space="preserve"> IA was unable to verify the</w:t>
      </w:r>
      <w:r w:rsidR="001621E1" w:rsidRPr="00327EF2">
        <w:rPr>
          <w:rFonts w:ascii="News Gothic GDB" w:hAnsi="News Gothic GDB"/>
          <w:szCs w:val="22"/>
        </w:rPr>
        <w:t xml:space="preserve"> history of application of patches on the test </w:t>
      </w:r>
      <w:r w:rsidR="005F4579" w:rsidRPr="00327EF2">
        <w:rPr>
          <w:rFonts w:ascii="News Gothic GDB" w:hAnsi="News Gothic GDB"/>
          <w:szCs w:val="22"/>
        </w:rPr>
        <w:t xml:space="preserve">domain controller. Hence </w:t>
      </w:r>
      <w:r w:rsidR="00BA3EFC" w:rsidRPr="00327EF2">
        <w:rPr>
          <w:rFonts w:ascii="News Gothic GDB" w:hAnsi="News Gothic GDB"/>
          <w:szCs w:val="22"/>
        </w:rPr>
        <w:t>a walkthrough was performed to determine whether patches are being tested prior to being applied in production</w:t>
      </w:r>
      <w:r w:rsidR="00FE039C" w:rsidRPr="00327EF2">
        <w:rPr>
          <w:rFonts w:ascii="News Gothic GDB" w:hAnsi="News Gothic GDB"/>
          <w:szCs w:val="22"/>
        </w:rPr>
        <w:t xml:space="preserve">. </w:t>
      </w:r>
      <w:r w:rsidR="00FE039C" w:rsidRPr="00327EF2">
        <w:rPr>
          <w:rFonts w:ascii="News Gothic GDB" w:hAnsi="News Gothic GDB"/>
          <w:szCs w:val="22"/>
          <w:highlight w:val="green"/>
        </w:rPr>
        <w:t>OK</w:t>
      </w:r>
    </w:p>
    <w:p w14:paraId="264D35A1" w14:textId="77777777" w:rsidR="00936FDF" w:rsidRPr="00327EF2" w:rsidRDefault="00936FDF" w:rsidP="005D50BA">
      <w:pPr>
        <w:spacing w:before="0" w:after="0"/>
        <w:ind w:left="0"/>
        <w:rPr>
          <w:rFonts w:ascii="News Gothic GDB" w:hAnsi="News Gothic GDB"/>
          <w:szCs w:val="22"/>
        </w:rPr>
      </w:pPr>
    </w:p>
    <w:p w14:paraId="5466CD54" w14:textId="086DAAEA" w:rsidR="00957671" w:rsidRDefault="00936FDF" w:rsidP="00F72E45">
      <w:pPr>
        <w:spacing w:before="0" w:after="0"/>
        <w:ind w:left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 xml:space="preserve">For this purpose, </w:t>
      </w:r>
      <w:r w:rsidR="0088687A" w:rsidRPr="00327EF2">
        <w:rPr>
          <w:rFonts w:ascii="News Gothic GDB" w:hAnsi="News Gothic GDB"/>
          <w:szCs w:val="22"/>
        </w:rPr>
        <w:t>two DCs from FRA and LUX “</w:t>
      </w:r>
      <w:r w:rsidR="00B705EF" w:rsidRPr="00327EF2">
        <w:rPr>
          <w:rFonts w:ascii="News Gothic GDB" w:hAnsi="News Gothic GDB"/>
          <w:szCs w:val="22"/>
        </w:rPr>
        <w:t xml:space="preserve">frpdc806” and “lupdc806” </w:t>
      </w:r>
      <w:r w:rsidR="004D1362" w:rsidRPr="00327EF2">
        <w:rPr>
          <w:rFonts w:ascii="News Gothic GDB" w:hAnsi="News Gothic GDB"/>
          <w:szCs w:val="22"/>
        </w:rPr>
        <w:t>and one</w:t>
      </w:r>
      <w:r w:rsidR="00B705EF" w:rsidRPr="00327EF2">
        <w:rPr>
          <w:rFonts w:ascii="News Gothic GDB" w:hAnsi="News Gothic GDB"/>
          <w:szCs w:val="22"/>
        </w:rPr>
        <w:t xml:space="preserve"> test domain controller </w:t>
      </w:r>
      <w:r w:rsidR="004D1362" w:rsidRPr="00327EF2">
        <w:rPr>
          <w:rFonts w:ascii="News Gothic GDB" w:hAnsi="News Gothic GDB"/>
          <w:szCs w:val="22"/>
        </w:rPr>
        <w:t>“mitdc102” were examined. The results are noted below</w:t>
      </w:r>
      <w:r w:rsidR="004A4ADE" w:rsidRPr="00327EF2">
        <w:rPr>
          <w:rFonts w:ascii="News Gothic GDB" w:hAnsi="News Gothic GDB"/>
          <w:szCs w:val="22"/>
        </w:rPr>
        <w:t xml:space="preserve">. Evidences linked </w:t>
      </w:r>
      <w:hyperlink r:id="rId37" w:history="1">
        <w:r w:rsidR="004A4ADE" w:rsidRPr="004C2021">
          <w:rPr>
            <w:rStyle w:val="Hyperlink"/>
            <w:rFonts w:ascii="News Gothic GDB" w:hAnsi="News Gothic GDB"/>
            <w:szCs w:val="22"/>
          </w:rPr>
          <w:t>here</w:t>
        </w:r>
      </w:hyperlink>
      <w:r w:rsidR="005C158D" w:rsidRPr="00327EF2">
        <w:rPr>
          <w:rFonts w:ascii="News Gothic GDB" w:hAnsi="News Gothic GDB"/>
          <w:szCs w:val="22"/>
        </w:rPr>
        <w:t>.</w:t>
      </w:r>
    </w:p>
    <w:p w14:paraId="531A016E" w14:textId="77777777" w:rsidR="002933F3" w:rsidRDefault="002933F3" w:rsidP="00F72E45">
      <w:pPr>
        <w:spacing w:before="0" w:after="0"/>
        <w:ind w:left="0"/>
        <w:rPr>
          <w:rFonts w:ascii="News Gothic GDB" w:hAnsi="News Gothic GDB"/>
          <w:szCs w:val="22"/>
        </w:rPr>
      </w:pPr>
    </w:p>
    <w:p w14:paraId="226A1928" w14:textId="4C7641A2" w:rsidR="002933F3" w:rsidRDefault="002933F3" w:rsidP="002933F3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Test subject: Testing of Infrastructure changes before applying </w:t>
      </w:r>
      <w:r w:rsidR="00BC2FEC">
        <w:rPr>
          <w:rFonts w:ascii="News Gothic GDB" w:hAnsi="News Gothic GDB"/>
          <w:szCs w:val="22"/>
        </w:rPr>
        <w:t xml:space="preserve">them on </w:t>
      </w:r>
      <w:r>
        <w:rPr>
          <w:rFonts w:ascii="News Gothic GDB" w:hAnsi="News Gothic GDB"/>
          <w:szCs w:val="22"/>
        </w:rPr>
        <w:t>Production Systems</w:t>
      </w:r>
    </w:p>
    <w:p w14:paraId="5B53D731" w14:textId="0DDF3909" w:rsidR="002933F3" w:rsidRDefault="002933F3" w:rsidP="002933F3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Control Frequency: Monthly</w:t>
      </w:r>
    </w:p>
    <w:p w14:paraId="7F20A515" w14:textId="4D685EA4" w:rsidR="002933F3" w:rsidRDefault="002933F3" w:rsidP="007653E3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Sample Size:1*</w:t>
      </w:r>
      <w:r w:rsidR="007653E3">
        <w:rPr>
          <w:rFonts w:ascii="News Gothic GDB" w:hAnsi="News Gothic GDB"/>
          <w:szCs w:val="22"/>
        </w:rPr>
        <w:t xml:space="preserve"> (please refer to rationale above regarding test domain controllers decommissioning)</w:t>
      </w:r>
    </w:p>
    <w:p w14:paraId="55DF80A4" w14:textId="6D445F24" w:rsidR="00A444DA" w:rsidRPr="00327EF2" w:rsidRDefault="00A444DA" w:rsidP="007653E3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Population source: Linked </w:t>
      </w:r>
      <w:hyperlink r:id="rId38" w:history="1">
        <w:r w:rsidRPr="00DA1DBA">
          <w:rPr>
            <w:rStyle w:val="Hyperlink"/>
            <w:rFonts w:ascii="News Gothic GDB" w:hAnsi="News Gothic GDB"/>
            <w:szCs w:val="22"/>
          </w:rPr>
          <w:t>here</w:t>
        </w:r>
      </w:hyperlink>
    </w:p>
    <w:p w14:paraId="2A8E414F" w14:textId="77777777" w:rsidR="00936FDF" w:rsidRDefault="00936FDF" w:rsidP="005D50BA">
      <w:pPr>
        <w:spacing w:before="0" w:after="0"/>
        <w:ind w:left="0"/>
        <w:rPr>
          <w:rFonts w:ascii="News Gothic GDB" w:hAnsi="News Gothic GDB"/>
          <w:color w:val="FF0000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71"/>
        <w:gridCol w:w="2654"/>
        <w:gridCol w:w="1835"/>
        <w:gridCol w:w="1577"/>
        <w:gridCol w:w="1382"/>
        <w:gridCol w:w="1378"/>
        <w:gridCol w:w="1283"/>
      </w:tblGrid>
      <w:tr w:rsidR="00724328" w14:paraId="04C8B85D" w14:textId="54101DBF" w:rsidTr="00724328">
        <w:tc>
          <w:tcPr>
            <w:tcW w:w="778" w:type="dxa"/>
          </w:tcPr>
          <w:p w14:paraId="64135808" w14:textId="0D97D500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S.No</w:t>
            </w:r>
          </w:p>
        </w:tc>
        <w:tc>
          <w:tcPr>
            <w:tcW w:w="2758" w:type="dxa"/>
          </w:tcPr>
          <w:p w14:paraId="55250C9D" w14:textId="3C6E8B4A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Microsoft Patch Identifier (KB Number)</w:t>
            </w:r>
          </w:p>
        </w:tc>
        <w:tc>
          <w:tcPr>
            <w:tcW w:w="1852" w:type="dxa"/>
          </w:tcPr>
          <w:p w14:paraId="0961B77C" w14:textId="01C5362A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 xml:space="preserve">FRA DC </w:t>
            </w:r>
            <w:del w:id="100" w:author="Shravankumar Mohankumar" w:date="2025-11-16T07:47:00Z" w16du:dateUtc="2025-11-16T06:47:00Z">
              <w:r w:rsidRPr="00327EF2" w:rsidDel="00354424">
                <w:rPr>
                  <w:rFonts w:ascii="News Gothic GDB" w:hAnsi="News Gothic GDB"/>
                  <w:szCs w:val="22"/>
                </w:rPr>
                <w:delText xml:space="preserve">Patching </w:delText>
              </w:r>
            </w:del>
            <w:r w:rsidRPr="00327EF2">
              <w:rPr>
                <w:rFonts w:ascii="News Gothic GDB" w:hAnsi="News Gothic GDB"/>
                <w:szCs w:val="22"/>
              </w:rPr>
              <w:t>Patch Application Date</w:t>
            </w:r>
            <w:del w:id="101" w:author="Shravankumar Mohankumar" w:date="2025-11-16T07:47:00Z" w16du:dateUtc="2025-11-16T06:47:00Z">
              <w:r w:rsidRPr="00327EF2" w:rsidDel="00354424">
                <w:rPr>
                  <w:rFonts w:ascii="News Gothic GDB" w:hAnsi="News Gothic GDB"/>
                  <w:szCs w:val="22"/>
                </w:rPr>
                <w:delText>Technique</w:delText>
              </w:r>
            </w:del>
          </w:p>
        </w:tc>
        <w:tc>
          <w:tcPr>
            <w:tcW w:w="1605" w:type="dxa"/>
          </w:tcPr>
          <w:p w14:paraId="536C4F39" w14:textId="16F5FCEF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  <w:lang w:val="fr-FR"/>
                <w:rPrChange w:id="102" w:author="Shravankumar Mohankumar" w:date="2025-11-16T07:48:00Z" w16du:dateUtc="2025-11-16T06:48:00Z">
                  <w:rPr>
                    <w:rFonts w:ascii="News Gothic GDB" w:hAnsi="News Gothic GDB"/>
                    <w:color w:val="FF0000"/>
                    <w:szCs w:val="22"/>
                  </w:rPr>
                </w:rPrChange>
              </w:rPr>
            </w:pPr>
            <w:r w:rsidRPr="00327EF2">
              <w:rPr>
                <w:rFonts w:ascii="News Gothic GDB" w:hAnsi="News Gothic GDB"/>
                <w:szCs w:val="22"/>
                <w:lang w:val="fr-FR"/>
                <w:rPrChange w:id="103" w:author="Shravankumar Mohankumar" w:date="2025-11-16T07:48:00Z" w16du:dateUtc="2025-11-16T06:48:00Z">
                  <w:rPr>
                    <w:rFonts w:ascii="News Gothic GDB" w:hAnsi="News Gothic GDB"/>
                    <w:color w:val="FF0000"/>
                    <w:szCs w:val="22"/>
                  </w:rPr>
                </w:rPrChange>
              </w:rPr>
              <w:t>LUX DC Patch Application D</w:t>
            </w:r>
            <w:r w:rsidRPr="00327EF2">
              <w:rPr>
                <w:rFonts w:ascii="News Gothic GDB" w:hAnsi="News Gothic GDB"/>
                <w:szCs w:val="22"/>
                <w:lang w:val="fr-FR"/>
              </w:rPr>
              <w:t>ate</w:t>
            </w:r>
          </w:p>
        </w:tc>
        <w:tc>
          <w:tcPr>
            <w:tcW w:w="1429" w:type="dxa"/>
          </w:tcPr>
          <w:p w14:paraId="697FAB1C" w14:textId="06F4E04A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Test DC Patch Testing Date</w:t>
            </w:r>
          </w:p>
        </w:tc>
        <w:tc>
          <w:tcPr>
            <w:tcW w:w="1390" w:type="dxa"/>
          </w:tcPr>
          <w:p w14:paraId="45E7D4EE" w14:textId="321DEFFB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327EF2">
              <w:rPr>
                <w:rFonts w:ascii="News Gothic GDB" w:hAnsi="News Gothic GDB"/>
                <w:szCs w:val="22"/>
              </w:rPr>
              <w:t>Patches Tested before applied on Production</w:t>
            </w:r>
          </w:p>
        </w:tc>
        <w:tc>
          <w:tcPr>
            <w:tcW w:w="1068" w:type="dxa"/>
          </w:tcPr>
          <w:p w14:paraId="0951FC76" w14:textId="417DB965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>
              <w:rPr>
                <w:rFonts w:ascii="News Gothic GDB" w:hAnsi="News Gothic GDB"/>
                <w:szCs w:val="22"/>
              </w:rPr>
              <w:t>Conclusion</w:t>
            </w:r>
          </w:p>
        </w:tc>
      </w:tr>
      <w:tr w:rsidR="00724328" w14:paraId="37097F1E" w14:textId="265E771F" w:rsidTr="00724328">
        <w:tc>
          <w:tcPr>
            <w:tcW w:w="778" w:type="dxa"/>
          </w:tcPr>
          <w:p w14:paraId="235570A0" w14:textId="53537F21" w:rsidR="00724328" w:rsidRPr="00327EF2" w:rsidRDefault="00724328">
            <w:pPr>
              <w:pStyle w:val="ListParagraph"/>
              <w:numPr>
                <w:ilvl w:val="0"/>
                <w:numId w:val="23"/>
              </w:numPr>
              <w:spacing w:before="0" w:after="0"/>
              <w:rPr>
                <w:rFonts w:ascii="News Gothic GDB" w:hAnsi="News Gothic GDB"/>
                <w:szCs w:val="22"/>
                <w:rPrChange w:id="104" w:author="Shravankumar Mohankumar" w:date="2025-11-16T07:58:00Z" w16du:dateUtc="2025-11-16T06:58:00Z">
                  <w:rPr/>
                </w:rPrChange>
              </w:rPr>
              <w:pPrChange w:id="105" w:author="Shravankumar Mohankumar" w:date="2025-11-16T07:58:00Z" w16du:dateUtc="2025-11-16T06:58:00Z">
                <w:pPr>
                  <w:spacing w:before="0" w:after="0"/>
                  <w:ind w:left="0"/>
                </w:pPr>
              </w:pPrChange>
            </w:pPr>
          </w:p>
        </w:tc>
        <w:tc>
          <w:tcPr>
            <w:tcW w:w="2758" w:type="dxa"/>
          </w:tcPr>
          <w:p w14:paraId="1FCE5D61" w14:textId="3632AF60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ins w:id="106" w:author="Shravankumar Mohankumar" w:date="2025-11-16T07:58:00Z" w16du:dateUtc="2025-11-16T06:58:00Z">
              <w:r w:rsidRPr="00327EF2">
                <w:rPr>
                  <w:rFonts w:ascii="News Gothic GDB" w:hAnsi="News Gothic GDB"/>
                  <w:szCs w:val="22"/>
                </w:rPr>
                <w:t>(KB5070884)</w:t>
              </w:r>
            </w:ins>
          </w:p>
        </w:tc>
        <w:tc>
          <w:tcPr>
            <w:tcW w:w="1852" w:type="dxa"/>
          </w:tcPr>
          <w:p w14:paraId="4AE10F01" w14:textId="43548279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ins w:id="107" w:author="Shravankumar Mohankumar" w:date="2025-11-16T07:58:00Z" w16du:dateUtc="2025-11-16T06:58:00Z">
              <w:r w:rsidRPr="00327EF2">
                <w:rPr>
                  <w:rFonts w:ascii="News Gothic GDB" w:hAnsi="News Gothic GDB"/>
                  <w:szCs w:val="22"/>
                </w:rPr>
                <w:t>31 Oct 2025</w:t>
              </w:r>
            </w:ins>
          </w:p>
        </w:tc>
        <w:tc>
          <w:tcPr>
            <w:tcW w:w="1605" w:type="dxa"/>
          </w:tcPr>
          <w:p w14:paraId="2A5001BE" w14:textId="300D94CA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ins w:id="108" w:author="Shravankumar Mohankumar" w:date="2025-11-16T07:59:00Z" w16du:dateUtc="2025-11-16T06:59:00Z">
              <w:r w:rsidRPr="00327EF2">
                <w:rPr>
                  <w:rFonts w:ascii="News Gothic GDB" w:hAnsi="News Gothic GDB"/>
                  <w:szCs w:val="22"/>
                </w:rPr>
                <w:t>1 Nov 2025</w:t>
              </w:r>
            </w:ins>
          </w:p>
        </w:tc>
        <w:tc>
          <w:tcPr>
            <w:tcW w:w="1429" w:type="dxa"/>
          </w:tcPr>
          <w:p w14:paraId="25E0720E" w14:textId="2A0756CC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ins w:id="109" w:author="Shravankumar Mohankumar" w:date="2025-11-16T07:59:00Z" w16du:dateUtc="2025-11-16T06:59:00Z">
              <w:r w:rsidRPr="00327EF2">
                <w:rPr>
                  <w:rFonts w:ascii="News Gothic GDB" w:hAnsi="News Gothic GDB"/>
                  <w:szCs w:val="22"/>
                </w:rPr>
                <w:t>30 Oct 2025</w:t>
              </w:r>
            </w:ins>
          </w:p>
        </w:tc>
        <w:tc>
          <w:tcPr>
            <w:tcW w:w="1390" w:type="dxa"/>
          </w:tcPr>
          <w:p w14:paraId="2F0D1398" w14:textId="1D87025C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ins w:id="110" w:author="Shravankumar Mohankumar" w:date="2025-11-16T08:01:00Z" w16du:dateUtc="2025-11-16T07:01:00Z">
              <w:r w:rsidRPr="00327EF2">
                <w:rPr>
                  <w:rFonts w:ascii="News Gothic GDB" w:hAnsi="News Gothic GDB"/>
                  <w:szCs w:val="22"/>
                </w:rPr>
                <w:t>Yes.</w:t>
              </w:r>
            </w:ins>
          </w:p>
        </w:tc>
        <w:tc>
          <w:tcPr>
            <w:tcW w:w="1068" w:type="dxa"/>
          </w:tcPr>
          <w:p w14:paraId="110CAEA4" w14:textId="109ACCE5" w:rsidR="00724328" w:rsidRPr="00327EF2" w:rsidRDefault="00724328" w:rsidP="005D50BA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724328">
              <w:rPr>
                <w:rFonts w:ascii="News Gothic GDB" w:hAnsi="News Gothic GDB"/>
                <w:szCs w:val="22"/>
                <w:highlight w:val="green"/>
              </w:rPr>
              <w:t>Effective</w:t>
            </w:r>
          </w:p>
        </w:tc>
      </w:tr>
    </w:tbl>
    <w:p w14:paraId="7402121F" w14:textId="77777777" w:rsidR="00F06AD1" w:rsidRDefault="00F06AD1" w:rsidP="005D50BA">
      <w:pPr>
        <w:spacing w:before="0" w:after="0"/>
        <w:ind w:left="0"/>
        <w:rPr>
          <w:rFonts w:ascii="News Gothic GDB" w:hAnsi="News Gothic GDB"/>
          <w:color w:val="FF0000"/>
          <w:szCs w:val="22"/>
        </w:rPr>
      </w:pPr>
    </w:p>
    <w:p w14:paraId="79AEAE00" w14:textId="77777777" w:rsidR="00F06AD1" w:rsidRDefault="00F06AD1" w:rsidP="005D50BA">
      <w:pPr>
        <w:spacing w:before="0" w:after="0"/>
        <w:ind w:left="0"/>
        <w:rPr>
          <w:rFonts w:ascii="News Gothic GDB" w:hAnsi="News Gothic GDB"/>
          <w:color w:val="FF0000"/>
          <w:szCs w:val="22"/>
        </w:rPr>
      </w:pPr>
    </w:p>
    <w:p w14:paraId="07956BCE" w14:textId="6994D7EB" w:rsidR="00665F9E" w:rsidRDefault="000B5E43" w:rsidP="00212519">
      <w:pPr>
        <w:spacing w:before="0" w:after="0"/>
        <w:ind w:left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 xml:space="preserve">From a system </w:t>
      </w:r>
      <w:r w:rsidR="00714E2E" w:rsidRPr="00327EF2">
        <w:rPr>
          <w:rFonts w:ascii="News Gothic GDB" w:hAnsi="News Gothic GDB"/>
          <w:szCs w:val="22"/>
        </w:rPr>
        <w:t xml:space="preserve">generated list of </w:t>
      </w:r>
      <w:r w:rsidR="000C6CEA" w:rsidRPr="00327EF2">
        <w:rPr>
          <w:rFonts w:ascii="News Gothic GDB" w:hAnsi="News Gothic GDB"/>
          <w:szCs w:val="22"/>
        </w:rPr>
        <w:t>patches applied on XeOPS LDAP,</w:t>
      </w:r>
      <w:r w:rsidR="000B6730" w:rsidRPr="00327EF2">
        <w:rPr>
          <w:rFonts w:ascii="News Gothic GDB" w:hAnsi="News Gothic GDB"/>
          <w:szCs w:val="22"/>
        </w:rPr>
        <w:t xml:space="preserve"> </w:t>
      </w:r>
      <w:r w:rsidR="00931838" w:rsidRPr="00327EF2">
        <w:rPr>
          <w:rFonts w:ascii="News Gothic GDB" w:hAnsi="News Gothic GDB"/>
          <w:szCs w:val="22"/>
        </w:rPr>
        <w:t xml:space="preserve">obtained from the CMS, noted that there were </w:t>
      </w:r>
      <w:r w:rsidR="00587AB5" w:rsidRPr="00327EF2">
        <w:rPr>
          <w:rFonts w:ascii="News Gothic GDB" w:hAnsi="News Gothic GDB"/>
          <w:szCs w:val="22"/>
        </w:rPr>
        <w:t xml:space="preserve">11 updates performed on </w:t>
      </w:r>
      <w:r w:rsidR="00C36187" w:rsidRPr="00327EF2">
        <w:rPr>
          <w:rFonts w:ascii="News Gothic GDB" w:hAnsi="News Gothic GDB"/>
          <w:szCs w:val="22"/>
        </w:rPr>
        <w:t xml:space="preserve">Prod LDAP server. Using a </w:t>
      </w:r>
      <w:r w:rsidR="00813ABA" w:rsidRPr="00327EF2">
        <w:rPr>
          <w:rFonts w:ascii="News Gothic GDB" w:hAnsi="News Gothic GDB"/>
          <w:szCs w:val="22"/>
        </w:rPr>
        <w:t>risk-based</w:t>
      </w:r>
      <w:r w:rsidR="00C36187" w:rsidRPr="00327EF2">
        <w:rPr>
          <w:rFonts w:ascii="News Gothic GDB" w:hAnsi="News Gothic GDB"/>
          <w:szCs w:val="22"/>
        </w:rPr>
        <w:t xml:space="preserve"> approach, </w:t>
      </w:r>
      <w:r w:rsidR="00813ABA" w:rsidRPr="00327EF2">
        <w:rPr>
          <w:rFonts w:ascii="News Gothic GDB" w:hAnsi="News Gothic GDB"/>
          <w:szCs w:val="22"/>
        </w:rPr>
        <w:t>4</w:t>
      </w:r>
      <w:r w:rsidR="00C36187" w:rsidRPr="00327EF2">
        <w:rPr>
          <w:rFonts w:ascii="News Gothic GDB" w:hAnsi="News Gothic GDB"/>
          <w:szCs w:val="22"/>
        </w:rPr>
        <w:t xml:space="preserve"> “Very High” and “High” priority patches were </w:t>
      </w:r>
      <w:r w:rsidR="00813ABA" w:rsidRPr="00327EF2">
        <w:rPr>
          <w:rFonts w:ascii="News Gothic GDB" w:hAnsi="News Gothic GDB"/>
          <w:szCs w:val="22"/>
        </w:rPr>
        <w:t>selected</w:t>
      </w:r>
      <w:r w:rsidR="004E1D34" w:rsidRPr="00327EF2">
        <w:rPr>
          <w:rFonts w:ascii="News Gothic GDB" w:hAnsi="News Gothic GDB"/>
          <w:szCs w:val="22"/>
        </w:rPr>
        <w:t xml:space="preserve">. The details of the testing have been tabulated </w:t>
      </w:r>
      <w:r w:rsidR="00665F9E">
        <w:rPr>
          <w:rFonts w:ascii="News Gothic GDB" w:hAnsi="News Gothic GDB"/>
          <w:szCs w:val="22"/>
        </w:rPr>
        <w:t>below</w:t>
      </w:r>
      <w:r w:rsidR="004E1D34" w:rsidRPr="00327EF2">
        <w:rPr>
          <w:rFonts w:ascii="News Gothic GDB" w:hAnsi="News Gothic GDB"/>
          <w:szCs w:val="22"/>
        </w:rPr>
        <w:t xml:space="preserve">. </w:t>
      </w:r>
      <w:r w:rsidR="00021254" w:rsidRPr="00327EF2">
        <w:rPr>
          <w:rFonts w:ascii="News Gothic GDB" w:hAnsi="News Gothic GDB"/>
          <w:szCs w:val="22"/>
        </w:rPr>
        <w:t>No exceptions were noted.</w:t>
      </w:r>
      <w:r w:rsidR="008C6586">
        <w:rPr>
          <w:rFonts w:ascii="News Gothic GDB" w:hAnsi="News Gothic GDB"/>
          <w:szCs w:val="22"/>
        </w:rPr>
        <w:t xml:space="preserve"> </w:t>
      </w:r>
    </w:p>
    <w:p w14:paraId="775A36B5" w14:textId="77777777" w:rsidR="00665F9E" w:rsidRDefault="00665F9E" w:rsidP="005D50BA">
      <w:pPr>
        <w:spacing w:before="0" w:after="0"/>
        <w:ind w:left="0"/>
        <w:rPr>
          <w:rFonts w:ascii="News Gothic GDB" w:hAnsi="News Gothic GDB"/>
          <w:szCs w:val="22"/>
        </w:rPr>
      </w:pPr>
    </w:p>
    <w:p w14:paraId="79136669" w14:textId="63961540" w:rsidR="00BC2FEC" w:rsidRDefault="00BC2FEC" w:rsidP="00BC2FEC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Test subject: Testing of Infrastructure changes before applying them on Production Systems</w:t>
      </w:r>
    </w:p>
    <w:p w14:paraId="784CCC4B" w14:textId="7CAC5F81" w:rsidR="00BC2FEC" w:rsidRDefault="00BC2FEC" w:rsidP="00BC2FEC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Population </w:t>
      </w:r>
      <w:r w:rsidR="006E098A">
        <w:rPr>
          <w:rFonts w:ascii="News Gothic GDB" w:hAnsi="News Gothic GDB"/>
          <w:szCs w:val="22"/>
        </w:rPr>
        <w:t xml:space="preserve">of patches </w:t>
      </w:r>
      <w:r w:rsidR="009E704B">
        <w:rPr>
          <w:rFonts w:ascii="News Gothic GDB" w:hAnsi="News Gothic GDB"/>
          <w:szCs w:val="22"/>
        </w:rPr>
        <w:t>performed</w:t>
      </w:r>
      <w:r>
        <w:rPr>
          <w:rFonts w:ascii="News Gothic GDB" w:hAnsi="News Gothic GDB"/>
          <w:szCs w:val="22"/>
        </w:rPr>
        <w:t xml:space="preserve"> for Xeops LDAP system</w:t>
      </w:r>
      <w:r w:rsidR="006E098A">
        <w:rPr>
          <w:rFonts w:ascii="News Gothic GDB" w:hAnsi="News Gothic GDB"/>
          <w:szCs w:val="22"/>
        </w:rPr>
        <w:t xml:space="preserve"> from the</w:t>
      </w:r>
      <w:r>
        <w:rPr>
          <w:rFonts w:ascii="News Gothic GDB" w:hAnsi="News Gothic GDB"/>
          <w:szCs w:val="22"/>
        </w:rPr>
        <w:t xml:space="preserve">: </w:t>
      </w:r>
      <w:r w:rsidR="009E704B">
        <w:rPr>
          <w:rFonts w:ascii="News Gothic GDB" w:hAnsi="News Gothic GDB"/>
          <w:szCs w:val="22"/>
        </w:rPr>
        <w:t>11</w:t>
      </w:r>
    </w:p>
    <w:p w14:paraId="48813A60" w14:textId="508E10D2" w:rsidR="009E704B" w:rsidRDefault="009E704B" w:rsidP="00BC2FEC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Source:</w:t>
      </w:r>
      <w:r w:rsidR="00010B26">
        <w:rPr>
          <w:rFonts w:ascii="News Gothic GDB" w:hAnsi="News Gothic GDB"/>
          <w:szCs w:val="22"/>
        </w:rPr>
        <w:t xml:space="preserve"> </w:t>
      </w:r>
      <w:r>
        <w:rPr>
          <w:rFonts w:ascii="News Gothic GDB" w:hAnsi="News Gothic GDB"/>
          <w:szCs w:val="22"/>
        </w:rPr>
        <w:t>CMS</w:t>
      </w:r>
    </w:p>
    <w:p w14:paraId="7B213600" w14:textId="0AE93591" w:rsidR="009E704B" w:rsidRDefault="009E704B" w:rsidP="00BC2FEC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Query: Link</w:t>
      </w:r>
    </w:p>
    <w:p w14:paraId="354646B8" w14:textId="17259872" w:rsidR="00BC2FEC" w:rsidRDefault="00BC2FEC" w:rsidP="00BC2FEC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>Sample Size:4</w:t>
      </w:r>
    </w:p>
    <w:p w14:paraId="7C819C7A" w14:textId="75B98999" w:rsidR="004C2021" w:rsidRPr="00327EF2" w:rsidRDefault="004C2021" w:rsidP="00BC2FEC">
      <w:pPr>
        <w:spacing w:before="0" w:after="0"/>
        <w:ind w:left="0"/>
        <w:rPr>
          <w:rFonts w:ascii="News Gothic GDB" w:hAnsi="News Gothic GDB"/>
          <w:szCs w:val="22"/>
        </w:rPr>
      </w:pPr>
      <w:r>
        <w:rPr>
          <w:rFonts w:ascii="News Gothic GDB" w:hAnsi="News Gothic GDB"/>
          <w:szCs w:val="22"/>
        </w:rPr>
        <w:t xml:space="preserve">Popultion Source: Linked </w:t>
      </w:r>
      <w:hyperlink r:id="rId39" w:history="1">
        <w:r w:rsidRPr="00D55840">
          <w:rPr>
            <w:rStyle w:val="Hyperlink"/>
            <w:rFonts w:ascii="News Gothic GDB" w:hAnsi="News Gothic GDB"/>
            <w:szCs w:val="22"/>
          </w:rPr>
          <w:t>here</w:t>
        </w:r>
      </w:hyperlink>
    </w:p>
    <w:p w14:paraId="64F07DB5" w14:textId="77777777" w:rsidR="00BC2FEC" w:rsidRDefault="00BC2FEC" w:rsidP="005D50BA">
      <w:pPr>
        <w:spacing w:before="0" w:after="0"/>
        <w:ind w:left="0"/>
        <w:rPr>
          <w:rFonts w:ascii="News Gothic GDB" w:hAnsi="News Gothic GDB"/>
          <w:szCs w:val="22"/>
        </w:rPr>
      </w:pPr>
    </w:p>
    <w:tbl>
      <w:tblPr>
        <w:tblW w:w="10733" w:type="dxa"/>
        <w:tblLook w:val="04A0" w:firstRow="1" w:lastRow="0" w:firstColumn="1" w:lastColumn="0" w:noHBand="0" w:noVBand="1"/>
      </w:tblPr>
      <w:tblGrid>
        <w:gridCol w:w="1471"/>
        <w:gridCol w:w="2300"/>
        <w:gridCol w:w="1818"/>
        <w:gridCol w:w="1818"/>
        <w:gridCol w:w="2263"/>
        <w:gridCol w:w="1063"/>
      </w:tblGrid>
      <w:tr w:rsidR="002D0AE8" w:rsidRPr="002D0AE8" w14:paraId="06A8A072" w14:textId="77777777" w:rsidTr="002D0AE8">
        <w:trPr>
          <w:trHeight w:val="294"/>
        </w:trPr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286BC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Prod Infra change Ticket</w:t>
            </w:r>
          </w:p>
        </w:tc>
        <w:tc>
          <w:tcPr>
            <w:tcW w:w="2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7D9C0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Production Implementation Date</w:t>
            </w:r>
          </w:p>
        </w:tc>
        <w:tc>
          <w:tcPr>
            <w:tcW w:w="1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97377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Tested on Lower environment?</w:t>
            </w:r>
          </w:p>
        </w:tc>
        <w:tc>
          <w:tcPr>
            <w:tcW w:w="18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F7877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Testing Date</w:t>
            </w:r>
          </w:p>
        </w:tc>
        <w:tc>
          <w:tcPr>
            <w:tcW w:w="2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D5E13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Change ticket for Testing on Lower Env</w:t>
            </w:r>
          </w:p>
        </w:tc>
        <w:tc>
          <w:tcPr>
            <w:tcW w:w="10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EC781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Control Effective ?</w:t>
            </w:r>
          </w:p>
        </w:tc>
      </w:tr>
      <w:tr w:rsidR="002D0AE8" w:rsidRPr="002D0AE8" w14:paraId="198BA883" w14:textId="77777777" w:rsidTr="002D0AE8">
        <w:trPr>
          <w:trHeight w:val="294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FDD34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44060318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75D8AC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20.08.2025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634F1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Yes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2A0880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04.08.2025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4CF38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44060316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DE8470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Yes</w:t>
            </w:r>
          </w:p>
        </w:tc>
      </w:tr>
      <w:tr w:rsidR="002D0AE8" w:rsidRPr="002D0AE8" w14:paraId="47094D1A" w14:textId="77777777" w:rsidTr="002D0AE8">
        <w:trPr>
          <w:trHeight w:val="294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C6BAE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44060316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BADA1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04.08.2025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0D4E6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Yes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46C79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27.06.2025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22D87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44059393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99080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Yes</w:t>
            </w:r>
          </w:p>
        </w:tc>
      </w:tr>
      <w:tr w:rsidR="002D0AE8" w:rsidRPr="002D0AE8" w14:paraId="73EA1021" w14:textId="77777777" w:rsidTr="002D0AE8">
        <w:trPr>
          <w:trHeight w:val="294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FA6AD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44059394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A1896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 xml:space="preserve">30.06.2025 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DEEE2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Yes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23D60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27.06.2025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97932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44059393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B4D87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Yes</w:t>
            </w:r>
          </w:p>
        </w:tc>
      </w:tr>
      <w:tr w:rsidR="002D0AE8" w:rsidRPr="002D0AE8" w14:paraId="0BE32A03" w14:textId="77777777" w:rsidTr="002D0AE8">
        <w:trPr>
          <w:trHeight w:val="294"/>
        </w:trPr>
        <w:tc>
          <w:tcPr>
            <w:tcW w:w="14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9A4E4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44059393</w:t>
            </w:r>
          </w:p>
        </w:tc>
        <w:tc>
          <w:tcPr>
            <w:tcW w:w="2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7B60A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27.06.2025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F772C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Yes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BAF26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11.06.2025</w:t>
            </w:r>
          </w:p>
        </w:tc>
        <w:tc>
          <w:tcPr>
            <w:tcW w:w="2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B0851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CR 44059147 / 44059149</w:t>
            </w:r>
          </w:p>
        </w:tc>
        <w:tc>
          <w:tcPr>
            <w:tcW w:w="10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AD826" w14:textId="77777777" w:rsidR="002D0AE8" w:rsidRPr="002D0AE8" w:rsidRDefault="002D0AE8" w:rsidP="002D0AE8">
            <w:pPr>
              <w:spacing w:before="0" w:after="0"/>
              <w:ind w:left="0"/>
              <w:rPr>
                <w:rFonts w:ascii="News Gothic GDB" w:hAnsi="News Gothic GDB"/>
                <w:szCs w:val="22"/>
              </w:rPr>
            </w:pPr>
            <w:r w:rsidRPr="002D0AE8">
              <w:rPr>
                <w:rFonts w:ascii="News Gothic GDB" w:hAnsi="News Gothic GDB"/>
                <w:szCs w:val="22"/>
              </w:rPr>
              <w:t>Yes</w:t>
            </w:r>
          </w:p>
        </w:tc>
      </w:tr>
    </w:tbl>
    <w:p w14:paraId="031015E6" w14:textId="77777777" w:rsidR="002D0AE8" w:rsidRDefault="002D0AE8" w:rsidP="005D50BA">
      <w:pPr>
        <w:spacing w:before="0" w:after="0"/>
        <w:ind w:left="0"/>
        <w:rPr>
          <w:rFonts w:ascii="News Gothic GDB" w:hAnsi="News Gothic GDB"/>
          <w:szCs w:val="22"/>
        </w:rPr>
      </w:pPr>
    </w:p>
    <w:p w14:paraId="6C04F3FA" w14:textId="77777777" w:rsidR="002D0AE8" w:rsidRPr="00327EF2" w:rsidRDefault="002D0AE8" w:rsidP="005D50BA">
      <w:pPr>
        <w:spacing w:before="0" w:after="0"/>
        <w:ind w:left="0"/>
        <w:rPr>
          <w:rFonts w:ascii="News Gothic GDB" w:hAnsi="News Gothic GDB"/>
          <w:szCs w:val="22"/>
        </w:rPr>
      </w:pPr>
    </w:p>
    <w:p w14:paraId="07B0ECFF" w14:textId="77777777" w:rsidR="005D50BA" w:rsidRPr="00327EF2" w:rsidRDefault="005D50BA" w:rsidP="005D50BA">
      <w:pPr>
        <w:spacing w:before="0" w:after="0"/>
        <w:ind w:left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b/>
          <w:szCs w:val="22"/>
        </w:rPr>
        <w:t>Results:</w:t>
      </w:r>
    </w:p>
    <w:p w14:paraId="3262C284" w14:textId="3BBD7F95" w:rsidR="005D50BA" w:rsidRPr="00B402F5" w:rsidRDefault="00520231" w:rsidP="00212519">
      <w:pPr>
        <w:autoSpaceDE w:val="0"/>
        <w:autoSpaceDN w:val="0"/>
        <w:adjustRightInd w:val="0"/>
        <w:spacing w:before="0" w:after="0"/>
        <w:ind w:left="0"/>
        <w:rPr>
          <w:rFonts w:ascii="News Gothic GDB" w:hAnsi="News Gothic GDB"/>
          <w:szCs w:val="22"/>
        </w:rPr>
      </w:pPr>
      <w:r w:rsidRPr="00327EF2">
        <w:rPr>
          <w:rFonts w:ascii="News Gothic GDB" w:hAnsi="News Gothic GDB"/>
          <w:szCs w:val="22"/>
        </w:rPr>
        <w:t>The control operating effectiveness is assessed a</w:t>
      </w:r>
      <w:r w:rsidR="00FE039C" w:rsidRPr="00327EF2">
        <w:rPr>
          <w:rFonts w:ascii="News Gothic GDB" w:hAnsi="News Gothic GDB"/>
          <w:szCs w:val="22"/>
        </w:rPr>
        <w:t xml:space="preserve">s </w:t>
      </w:r>
      <w:r w:rsidR="00FE039C" w:rsidRPr="00327EF2">
        <w:rPr>
          <w:rFonts w:ascii="News Gothic GDB" w:hAnsi="News Gothic GDB"/>
          <w:szCs w:val="22"/>
          <w:highlight w:val="green"/>
        </w:rPr>
        <w:t>Effective</w:t>
      </w:r>
    </w:p>
    <w:sectPr w:rsidR="005D50BA" w:rsidRPr="00B402F5" w:rsidSect="00D96BA7">
      <w:headerReference w:type="default" r:id="rId40"/>
      <w:footerReference w:type="default" r:id="rId41"/>
      <w:pgSz w:w="11907" w:h="16840" w:code="9"/>
      <w:pgMar w:top="810" w:right="567" w:bottom="425" w:left="450" w:header="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945FD" w14:textId="77777777" w:rsidR="006618B1" w:rsidRDefault="006618B1">
      <w:pPr>
        <w:spacing w:before="0" w:after="0"/>
      </w:pPr>
      <w:r>
        <w:separator/>
      </w:r>
    </w:p>
  </w:endnote>
  <w:endnote w:type="continuationSeparator" w:id="0">
    <w:p w14:paraId="038DD446" w14:textId="77777777" w:rsidR="006618B1" w:rsidRDefault="006618B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s Gothic GDB">
    <w:altName w:val="News Gothic GDB"/>
    <w:panose1 w:val="020B0406020203020204"/>
    <w:charset w:val="00"/>
    <w:family w:val="swiss"/>
    <w:pitch w:val="variable"/>
    <w:sig w:usb0="80000027" w:usb1="0000004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TenCondensed">
    <w:altName w:val="Times New Roman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ewsGoth BT">
    <w:altName w:val="Calibri"/>
    <w:panose1 w:val="020B0703020203020204"/>
    <w:charset w:val="00"/>
    <w:family w:val="swiss"/>
    <w:pitch w:val="variable"/>
    <w:sig w:usb0="80000027" w:usb1="0000004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Goth Lt BT">
    <w:panose1 w:val="020B0406020203020204"/>
    <w:charset w:val="00"/>
    <w:family w:val="swiss"/>
    <w:pitch w:val="variable"/>
    <w:sig w:usb0="80000027" w:usb1="000000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sGoth Dm BT">
    <w:altName w:val="Calibri"/>
    <w:panose1 w:val="020B0603020203020204"/>
    <w:charset w:val="00"/>
    <w:family w:val="swiss"/>
    <w:pitch w:val="variable"/>
    <w:sig w:usb0="80000027" w:usb1="00000040" w:usb2="00000000" w:usb3="00000000" w:csb0="00000001" w:csb1="00000000"/>
  </w:font>
  <w:font w:name="DIN-Regular">
    <w:altName w:val="Calibri"/>
    <w:panose1 w:val="020B0500000000000000"/>
    <w:charset w:val="00"/>
    <w:family w:val="swiss"/>
    <w:pitch w:val="variable"/>
    <w:sig w:usb0="80000027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8464" w14:textId="5D749EA1" w:rsidR="00A7531B" w:rsidRDefault="00A7531B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DF67A40" wp14:editId="654C7AA4">
              <wp:simplePos x="0" y="0"/>
              <wp:positionH relativeFrom="page">
                <wp:posOffset>0</wp:posOffset>
              </wp:positionH>
              <wp:positionV relativeFrom="page">
                <wp:posOffset>10229850</wp:posOffset>
              </wp:positionV>
              <wp:extent cx="7560945" cy="273050"/>
              <wp:effectExtent l="0" t="0" r="0" b="12700"/>
              <wp:wrapNone/>
              <wp:docPr id="1" name="MSIPCM9f8b4f30972ea683a3eb93da" descr="{&quot;HashCode&quot;:1071427657,&quot;Height&quot;:842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945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11DD4F4" w14:textId="41668F1E" w:rsidR="00A7531B" w:rsidRPr="008C3561" w:rsidRDefault="008C3561" w:rsidP="008C3561">
                          <w:pPr>
                            <w:spacing w:before="0" w:after="0"/>
                            <w:ind w:left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8C3561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F67A40" id="_x0000_t202" coordsize="21600,21600" o:spt="202" path="m,l,21600r21600,l21600,xe">
              <v:stroke joinstyle="miter"/>
              <v:path gradientshapeok="t" o:connecttype="rect"/>
            </v:shapetype>
            <v:shape id="MSIPCM9f8b4f30972ea683a3eb93da" o:spid="_x0000_s1026" type="#_x0000_t202" alt="{&quot;HashCode&quot;:1071427657,&quot;Height&quot;:842.0,&quot;Width&quot;:595.0,&quot;Placement&quot;:&quot;Footer&quot;,&quot;Index&quot;:&quot;Primary&quot;,&quot;Section&quot;:1,&quot;Top&quot;:0.0,&quot;Left&quot;:0.0}" style="position:absolute;left:0;text-align:left;margin-left:0;margin-top:805.5pt;width:595.35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" o:allowincell="f" filled="f" stroked="f" strokeweight=".5pt">
              <v:textbox inset=",0,,0">
                <w:txbxContent>
                  <w:p w14:paraId="011DD4F4" w14:textId="41668F1E" w:rsidR="00A7531B" w:rsidRPr="008C3561" w:rsidRDefault="008C3561" w:rsidP="008C3561">
                    <w:pPr>
                      <w:spacing w:before="0" w:after="0"/>
                      <w:ind w:left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8C3561">
                      <w:rPr>
                        <w:rFonts w:ascii="Calibri" w:hAnsi="Calibri" w:cs="Calibri"/>
                        <w:color w:val="000000"/>
                        <w:sz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17E8E" w14:textId="77777777" w:rsidR="006618B1" w:rsidRDefault="006618B1">
      <w:pPr>
        <w:spacing w:before="0" w:after="0"/>
      </w:pPr>
      <w:r>
        <w:separator/>
      </w:r>
    </w:p>
  </w:footnote>
  <w:footnote w:type="continuationSeparator" w:id="0">
    <w:p w14:paraId="0A224100" w14:textId="77777777" w:rsidR="006618B1" w:rsidRDefault="006618B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5D1BA" w14:textId="7BE936BF" w:rsidR="00CD2482" w:rsidRPr="00CD2482" w:rsidRDefault="00CD2482" w:rsidP="00204D3B">
    <w:pPr>
      <w:pStyle w:val="Header"/>
      <w:tabs>
        <w:tab w:val="clear" w:pos="4536"/>
        <w:tab w:val="clear" w:pos="9072"/>
        <w:tab w:val="left" w:pos="2870"/>
      </w:tabs>
      <w:ind w:left="0"/>
      <w:rPr>
        <w:rFonts w:ascii="News Gothic GDB" w:hAnsi="News Gothic GDB"/>
        <w:color w:val="FF0000"/>
      </w:rPr>
    </w:pPr>
    <w:r w:rsidRPr="00164A73">
      <w:rPr>
        <w:rFonts w:ascii="News Gothic GDB" w:hAnsi="News Gothic GDB"/>
        <w:sz w:val="20"/>
      </w:rPr>
      <w:t>202</w:t>
    </w:r>
    <w:r w:rsidR="00B51511">
      <w:rPr>
        <w:rFonts w:ascii="News Gothic GDB" w:hAnsi="News Gothic GDB"/>
        <w:sz w:val="20"/>
      </w:rPr>
      <w:t>5</w:t>
    </w:r>
    <w:r w:rsidRPr="00164A73">
      <w:rPr>
        <w:rFonts w:ascii="News Gothic GDB" w:hAnsi="News Gothic GDB"/>
        <w:sz w:val="20"/>
      </w:rPr>
      <w:t>–</w:t>
    </w:r>
    <w:r w:rsidR="00164A73" w:rsidRPr="000806C9">
      <w:rPr>
        <w:rFonts w:ascii="News Gothic GDB" w:hAnsi="News Gothic GDB"/>
        <w:sz w:val="20"/>
      </w:rPr>
      <w:t>0</w:t>
    </w:r>
    <w:r w:rsidR="003A592F" w:rsidRPr="000806C9">
      <w:rPr>
        <w:rFonts w:ascii="News Gothic GDB" w:hAnsi="News Gothic GDB"/>
        <w:sz w:val="20"/>
      </w:rPr>
      <w:t>67</w:t>
    </w:r>
    <w:r w:rsidRPr="000806C9">
      <w:rPr>
        <w:rFonts w:ascii="News Gothic GDB" w:hAnsi="News Gothic GDB"/>
        <w:sz w:val="20"/>
      </w:rPr>
      <w:t xml:space="preserve"> – </w:t>
    </w:r>
    <w:r w:rsidR="003A592F" w:rsidRPr="000806C9">
      <w:rPr>
        <w:rFonts w:ascii="News Gothic GDB" w:hAnsi="News Gothic GDB"/>
        <w:sz w:val="20"/>
      </w:rPr>
      <w:t>IAM and PA</w:t>
    </w:r>
    <w:r w:rsidR="00204D3B" w:rsidRPr="000806C9">
      <w:rPr>
        <w:rFonts w:ascii="News Gothic GDB" w:hAnsi="News Gothic GDB"/>
        <w:sz w:val="20"/>
      </w:rPr>
      <w:t>M (DBAG, ECAG, CBL, CBF)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0DA61606"/>
    <w:lvl w:ilvl="0">
      <w:start w:val="1"/>
      <w:numFmt w:val="bullet"/>
      <w:pStyle w:val="ListBullet2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</w:abstractNum>
  <w:abstractNum w:abstractNumId="1" w15:restartNumberingAfterBreak="0">
    <w:nsid w:val="019A0E69"/>
    <w:multiLevelType w:val="hybridMultilevel"/>
    <w:tmpl w:val="075CB5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5C34A1"/>
    <w:multiLevelType w:val="hybridMultilevel"/>
    <w:tmpl w:val="1382CCE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46B61"/>
    <w:multiLevelType w:val="hybridMultilevel"/>
    <w:tmpl w:val="032C0DE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177541"/>
    <w:multiLevelType w:val="hybridMultilevel"/>
    <w:tmpl w:val="0F4897B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6C3DEA"/>
    <w:multiLevelType w:val="hybridMultilevel"/>
    <w:tmpl w:val="E6D290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9F73FE6"/>
    <w:multiLevelType w:val="multilevel"/>
    <w:tmpl w:val="0407001D"/>
    <w:name w:val="heading22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1BF37DA4"/>
    <w:multiLevelType w:val="hybridMultilevel"/>
    <w:tmpl w:val="7BE8E3D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E4752FC"/>
    <w:multiLevelType w:val="hybridMultilevel"/>
    <w:tmpl w:val="BE44DC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E22879"/>
    <w:multiLevelType w:val="singleLevel"/>
    <w:tmpl w:val="686A34FA"/>
    <w:lvl w:ilvl="0">
      <w:start w:val="1"/>
      <w:numFmt w:val="bullet"/>
      <w:pStyle w:val="bullet1"/>
      <w:lvlText w:val=""/>
      <w:lvlJc w:val="left"/>
      <w:pPr>
        <w:tabs>
          <w:tab w:val="num" w:pos="1222"/>
        </w:tabs>
        <w:ind w:left="1145" w:hanging="283"/>
      </w:pPr>
      <w:rPr>
        <w:rFonts w:ascii="Symbol" w:hAnsi="Symbol" w:hint="default"/>
        <w:sz w:val="24"/>
      </w:rPr>
    </w:lvl>
  </w:abstractNum>
  <w:abstractNum w:abstractNumId="10" w15:restartNumberingAfterBreak="0">
    <w:nsid w:val="4A68372A"/>
    <w:multiLevelType w:val="hybridMultilevel"/>
    <w:tmpl w:val="1F845160"/>
    <w:lvl w:ilvl="0" w:tplc="DBC21EF6">
      <w:numFmt w:val="bullet"/>
      <w:lvlText w:val="-"/>
      <w:lvlJc w:val="left"/>
      <w:pPr>
        <w:ind w:left="720" w:hanging="360"/>
      </w:pPr>
      <w:rPr>
        <w:rFonts w:ascii="News Gothic GDB" w:eastAsia="MS Mincho" w:hAnsi="News Gothic GD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BE0476"/>
    <w:multiLevelType w:val="hybridMultilevel"/>
    <w:tmpl w:val="D8302508"/>
    <w:lvl w:ilvl="0" w:tplc="FBD0DE7C">
      <w:start w:val="2"/>
      <w:numFmt w:val="bullet"/>
      <w:lvlText w:val="-"/>
      <w:lvlJc w:val="left"/>
      <w:pPr>
        <w:ind w:left="720" w:hanging="360"/>
      </w:pPr>
      <w:rPr>
        <w:rFonts w:ascii="News Gothic GDB" w:eastAsia="MS Mincho" w:hAnsi="News Gothic GDB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AA6317"/>
    <w:multiLevelType w:val="hybridMultilevel"/>
    <w:tmpl w:val="9A7E40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91549A4"/>
    <w:multiLevelType w:val="hybridMultilevel"/>
    <w:tmpl w:val="D612013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831B61"/>
    <w:multiLevelType w:val="hybridMultilevel"/>
    <w:tmpl w:val="87D6B7F4"/>
    <w:lvl w:ilvl="0" w:tplc="2000000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E01077"/>
    <w:multiLevelType w:val="hybridMultilevel"/>
    <w:tmpl w:val="A0EE6CEC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037719"/>
    <w:multiLevelType w:val="multilevel"/>
    <w:tmpl w:val="3DE87EA6"/>
    <w:lvl w:ilvl="0">
      <w:start w:val="1"/>
      <w:numFmt w:val="decimal"/>
      <w:pStyle w:val="Heading1"/>
      <w:lvlText w:val="%1"/>
      <w:lvlJc w:val="left"/>
      <w:pPr>
        <w:tabs>
          <w:tab w:val="num" w:pos="1276"/>
        </w:tabs>
        <w:ind w:left="1276" w:hanging="1134"/>
      </w:pPr>
      <w:rPr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38"/>
        </w:tabs>
        <w:ind w:left="6238" w:hanging="1134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5115"/>
        </w:tabs>
        <w:ind w:left="5115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7" w15:restartNumberingAfterBreak="0">
    <w:nsid w:val="66882E51"/>
    <w:multiLevelType w:val="hybridMultilevel"/>
    <w:tmpl w:val="2550CD7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6F6398C"/>
    <w:multiLevelType w:val="hybridMultilevel"/>
    <w:tmpl w:val="E4064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826AD"/>
    <w:multiLevelType w:val="hybridMultilevel"/>
    <w:tmpl w:val="CA84DE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016D37"/>
    <w:multiLevelType w:val="hybridMultilevel"/>
    <w:tmpl w:val="5CA24126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B307FB"/>
    <w:multiLevelType w:val="hybridMultilevel"/>
    <w:tmpl w:val="AE14A032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9853B2"/>
    <w:multiLevelType w:val="hybridMultilevel"/>
    <w:tmpl w:val="537AEEF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5E766A"/>
    <w:multiLevelType w:val="hybridMultilevel"/>
    <w:tmpl w:val="29A061A6"/>
    <w:lvl w:ilvl="0" w:tplc="372E2A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6203B"/>
    <w:multiLevelType w:val="hybridMultilevel"/>
    <w:tmpl w:val="5B125876"/>
    <w:lvl w:ilvl="0" w:tplc="3F285C38">
      <w:start w:val="1"/>
      <w:numFmt w:val="bullet"/>
      <w:pStyle w:val="Bullet10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6A2239"/>
    <w:multiLevelType w:val="hybridMultilevel"/>
    <w:tmpl w:val="2E3035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376889">
    <w:abstractNumId w:val="16"/>
  </w:num>
  <w:num w:numId="2" w16cid:durableId="26104016">
    <w:abstractNumId w:val="0"/>
  </w:num>
  <w:num w:numId="3" w16cid:durableId="1212422221">
    <w:abstractNumId w:val="9"/>
  </w:num>
  <w:num w:numId="4" w16cid:durableId="1106656606">
    <w:abstractNumId w:val="24"/>
  </w:num>
  <w:num w:numId="5" w16cid:durableId="882597360">
    <w:abstractNumId w:val="20"/>
  </w:num>
  <w:num w:numId="6" w16cid:durableId="217401591">
    <w:abstractNumId w:val="21"/>
  </w:num>
  <w:num w:numId="7" w16cid:durableId="1483618452">
    <w:abstractNumId w:val="15"/>
  </w:num>
  <w:num w:numId="8" w16cid:durableId="825976290">
    <w:abstractNumId w:val="23"/>
  </w:num>
  <w:num w:numId="9" w16cid:durableId="1616401530">
    <w:abstractNumId w:val="11"/>
  </w:num>
  <w:num w:numId="10" w16cid:durableId="842234665">
    <w:abstractNumId w:val="10"/>
  </w:num>
  <w:num w:numId="11" w16cid:durableId="476650375">
    <w:abstractNumId w:val="19"/>
  </w:num>
  <w:num w:numId="12" w16cid:durableId="626546867">
    <w:abstractNumId w:val="18"/>
  </w:num>
  <w:num w:numId="13" w16cid:durableId="465780970">
    <w:abstractNumId w:val="5"/>
  </w:num>
  <w:num w:numId="14" w16cid:durableId="1847019968">
    <w:abstractNumId w:val="17"/>
  </w:num>
  <w:num w:numId="15" w16cid:durableId="221912995">
    <w:abstractNumId w:val="12"/>
  </w:num>
  <w:num w:numId="16" w16cid:durableId="586810454">
    <w:abstractNumId w:val="7"/>
  </w:num>
  <w:num w:numId="17" w16cid:durableId="1248661167">
    <w:abstractNumId w:val="25"/>
  </w:num>
  <w:num w:numId="18" w16cid:durableId="1058016491">
    <w:abstractNumId w:val="8"/>
  </w:num>
  <w:num w:numId="19" w16cid:durableId="821235419">
    <w:abstractNumId w:val="13"/>
  </w:num>
  <w:num w:numId="20" w16cid:durableId="1813981002">
    <w:abstractNumId w:val="1"/>
  </w:num>
  <w:num w:numId="21" w16cid:durableId="705107126">
    <w:abstractNumId w:val="14"/>
  </w:num>
  <w:num w:numId="22" w16cid:durableId="1135174620">
    <w:abstractNumId w:val="22"/>
  </w:num>
  <w:num w:numId="23" w16cid:durableId="1136949022">
    <w:abstractNumId w:val="3"/>
  </w:num>
  <w:num w:numId="24" w16cid:durableId="1882857527">
    <w:abstractNumId w:val="4"/>
  </w:num>
  <w:num w:numId="25" w16cid:durableId="2117866076">
    <w:abstractNumId w:val="2"/>
  </w:num>
  <w:numIdMacAtCleanup w:val="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hravankumar Mohankumar">
    <w15:presenceInfo w15:providerId="AD" w15:userId="S::io380@deutsche-boerse.com::3ac58151-7dba-48a6-89d9-a3e53f23932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activeWritingStyle w:appName="MSWord" w:lang="en-GB" w:vendorID="64" w:dllVersion="6" w:nlCheck="1" w:checkStyle="1"/>
  <w:activeWritingStyle w:appName="MSWord" w:lang="de-DE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activeWritingStyle w:appName="MSWord" w:lang="fr-FR" w:vendorID="64" w:dllVersion="0" w:nlCheck="1" w:checkStyle="0"/>
  <w:activeWritingStyle w:appName="MSWord" w:lang="it-IT" w:vendorID="64" w:dllVersion="0" w:nlCheck="1" w:checkStyle="0"/>
  <w:activeWritingStyle w:appName="MSWord" w:lang="en-DE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F6"/>
    <w:rsid w:val="00000429"/>
    <w:rsid w:val="00003D25"/>
    <w:rsid w:val="00004E4D"/>
    <w:rsid w:val="000071A0"/>
    <w:rsid w:val="00010B26"/>
    <w:rsid w:val="00011F4B"/>
    <w:rsid w:val="00012AC2"/>
    <w:rsid w:val="00012B05"/>
    <w:rsid w:val="00012F27"/>
    <w:rsid w:val="0001675C"/>
    <w:rsid w:val="000210B9"/>
    <w:rsid w:val="00021254"/>
    <w:rsid w:val="00021F7A"/>
    <w:rsid w:val="00026EE5"/>
    <w:rsid w:val="00030174"/>
    <w:rsid w:val="000302DD"/>
    <w:rsid w:val="00030FDB"/>
    <w:rsid w:val="00033A0D"/>
    <w:rsid w:val="00033C8C"/>
    <w:rsid w:val="0003693B"/>
    <w:rsid w:val="00036C2C"/>
    <w:rsid w:val="00040478"/>
    <w:rsid w:val="00041D7C"/>
    <w:rsid w:val="00045782"/>
    <w:rsid w:val="00045874"/>
    <w:rsid w:val="000464E6"/>
    <w:rsid w:val="0004730A"/>
    <w:rsid w:val="00056715"/>
    <w:rsid w:val="000602B2"/>
    <w:rsid w:val="00061ADC"/>
    <w:rsid w:val="00062701"/>
    <w:rsid w:val="000634D8"/>
    <w:rsid w:val="00064E6C"/>
    <w:rsid w:val="00065AFF"/>
    <w:rsid w:val="00067956"/>
    <w:rsid w:val="000722A0"/>
    <w:rsid w:val="00074401"/>
    <w:rsid w:val="000806C9"/>
    <w:rsid w:val="00082E03"/>
    <w:rsid w:val="00083D59"/>
    <w:rsid w:val="0008663C"/>
    <w:rsid w:val="0008669C"/>
    <w:rsid w:val="000926BE"/>
    <w:rsid w:val="00092E16"/>
    <w:rsid w:val="00093EC6"/>
    <w:rsid w:val="00095DA3"/>
    <w:rsid w:val="00097CD2"/>
    <w:rsid w:val="000A0DA7"/>
    <w:rsid w:val="000A29F0"/>
    <w:rsid w:val="000A3094"/>
    <w:rsid w:val="000A4BCF"/>
    <w:rsid w:val="000A4C50"/>
    <w:rsid w:val="000A5C98"/>
    <w:rsid w:val="000B356E"/>
    <w:rsid w:val="000B3EEE"/>
    <w:rsid w:val="000B5E43"/>
    <w:rsid w:val="000B6730"/>
    <w:rsid w:val="000C0BF4"/>
    <w:rsid w:val="000C4200"/>
    <w:rsid w:val="000C62DB"/>
    <w:rsid w:val="000C6B60"/>
    <w:rsid w:val="000C6CEA"/>
    <w:rsid w:val="000D1136"/>
    <w:rsid w:val="000D2BDF"/>
    <w:rsid w:val="000D3D5E"/>
    <w:rsid w:val="000D4377"/>
    <w:rsid w:val="000D4C28"/>
    <w:rsid w:val="000D5FE7"/>
    <w:rsid w:val="000D608D"/>
    <w:rsid w:val="000D64E0"/>
    <w:rsid w:val="000E0590"/>
    <w:rsid w:val="000E075A"/>
    <w:rsid w:val="000E0A78"/>
    <w:rsid w:val="000E7F5E"/>
    <w:rsid w:val="000F0F5A"/>
    <w:rsid w:val="000F1031"/>
    <w:rsid w:val="000F25D9"/>
    <w:rsid w:val="00100BA2"/>
    <w:rsid w:val="001016D4"/>
    <w:rsid w:val="00101A20"/>
    <w:rsid w:val="00102746"/>
    <w:rsid w:val="00102C6C"/>
    <w:rsid w:val="00104777"/>
    <w:rsid w:val="00105A88"/>
    <w:rsid w:val="0010748E"/>
    <w:rsid w:val="001160CC"/>
    <w:rsid w:val="001178A5"/>
    <w:rsid w:val="00120273"/>
    <w:rsid w:val="00122206"/>
    <w:rsid w:val="00122E08"/>
    <w:rsid w:val="00132DF4"/>
    <w:rsid w:val="0014288B"/>
    <w:rsid w:val="00144F7C"/>
    <w:rsid w:val="00145B48"/>
    <w:rsid w:val="00147888"/>
    <w:rsid w:val="00147DFA"/>
    <w:rsid w:val="0015421A"/>
    <w:rsid w:val="001546F0"/>
    <w:rsid w:val="001574DB"/>
    <w:rsid w:val="00157EFC"/>
    <w:rsid w:val="00160DAE"/>
    <w:rsid w:val="001621E1"/>
    <w:rsid w:val="001628F3"/>
    <w:rsid w:val="00163ED3"/>
    <w:rsid w:val="00164A73"/>
    <w:rsid w:val="0016535A"/>
    <w:rsid w:val="00165598"/>
    <w:rsid w:val="00170043"/>
    <w:rsid w:val="001728A1"/>
    <w:rsid w:val="00172DCE"/>
    <w:rsid w:val="00174EB2"/>
    <w:rsid w:val="00176C97"/>
    <w:rsid w:val="00180839"/>
    <w:rsid w:val="0018089E"/>
    <w:rsid w:val="00183466"/>
    <w:rsid w:val="001836FD"/>
    <w:rsid w:val="001839CD"/>
    <w:rsid w:val="00185205"/>
    <w:rsid w:val="0018582F"/>
    <w:rsid w:val="00187E02"/>
    <w:rsid w:val="00190C45"/>
    <w:rsid w:val="0019116F"/>
    <w:rsid w:val="0019228E"/>
    <w:rsid w:val="0019471C"/>
    <w:rsid w:val="00197B15"/>
    <w:rsid w:val="001A210C"/>
    <w:rsid w:val="001A460C"/>
    <w:rsid w:val="001A5CB5"/>
    <w:rsid w:val="001B0BBD"/>
    <w:rsid w:val="001B123D"/>
    <w:rsid w:val="001B142C"/>
    <w:rsid w:val="001B33B7"/>
    <w:rsid w:val="001B5FF4"/>
    <w:rsid w:val="001C154A"/>
    <w:rsid w:val="001C5986"/>
    <w:rsid w:val="001C5E8B"/>
    <w:rsid w:val="001D4E97"/>
    <w:rsid w:val="001D7EAE"/>
    <w:rsid w:val="001E43DA"/>
    <w:rsid w:val="001E4951"/>
    <w:rsid w:val="001E5958"/>
    <w:rsid w:val="001F060C"/>
    <w:rsid w:val="001F204F"/>
    <w:rsid w:val="001F28D2"/>
    <w:rsid w:val="001F5614"/>
    <w:rsid w:val="00202100"/>
    <w:rsid w:val="00203E2D"/>
    <w:rsid w:val="00204D3B"/>
    <w:rsid w:val="002051E5"/>
    <w:rsid w:val="00205681"/>
    <w:rsid w:val="002057DF"/>
    <w:rsid w:val="0020785F"/>
    <w:rsid w:val="002108BB"/>
    <w:rsid w:val="00212519"/>
    <w:rsid w:val="002136CF"/>
    <w:rsid w:val="0021600D"/>
    <w:rsid w:val="00216B6E"/>
    <w:rsid w:val="0021785F"/>
    <w:rsid w:val="00221338"/>
    <w:rsid w:val="00221DE7"/>
    <w:rsid w:val="002226A4"/>
    <w:rsid w:val="00222C84"/>
    <w:rsid w:val="0022465C"/>
    <w:rsid w:val="00230EF2"/>
    <w:rsid w:val="00231B52"/>
    <w:rsid w:val="002323CD"/>
    <w:rsid w:val="00232929"/>
    <w:rsid w:val="00235713"/>
    <w:rsid w:val="002365CF"/>
    <w:rsid w:val="00236AD0"/>
    <w:rsid w:val="00242384"/>
    <w:rsid w:val="00245DA1"/>
    <w:rsid w:val="00246634"/>
    <w:rsid w:val="00246649"/>
    <w:rsid w:val="00246EA0"/>
    <w:rsid w:val="00250F13"/>
    <w:rsid w:val="00251ADC"/>
    <w:rsid w:val="00253494"/>
    <w:rsid w:val="002547E7"/>
    <w:rsid w:val="0025559A"/>
    <w:rsid w:val="00264C30"/>
    <w:rsid w:val="00264C4B"/>
    <w:rsid w:val="00265034"/>
    <w:rsid w:val="00272395"/>
    <w:rsid w:val="00274524"/>
    <w:rsid w:val="0027510E"/>
    <w:rsid w:val="002756E6"/>
    <w:rsid w:val="00283A6B"/>
    <w:rsid w:val="00290572"/>
    <w:rsid w:val="002919BE"/>
    <w:rsid w:val="00291F8A"/>
    <w:rsid w:val="0029273D"/>
    <w:rsid w:val="002933F3"/>
    <w:rsid w:val="00295C8C"/>
    <w:rsid w:val="0029644A"/>
    <w:rsid w:val="002967DF"/>
    <w:rsid w:val="0029688D"/>
    <w:rsid w:val="00296B67"/>
    <w:rsid w:val="002A13F5"/>
    <w:rsid w:val="002A27DB"/>
    <w:rsid w:val="002A4B67"/>
    <w:rsid w:val="002A7B4F"/>
    <w:rsid w:val="002B0476"/>
    <w:rsid w:val="002B0A3A"/>
    <w:rsid w:val="002B5E2D"/>
    <w:rsid w:val="002B6ABC"/>
    <w:rsid w:val="002C353C"/>
    <w:rsid w:val="002C6EA1"/>
    <w:rsid w:val="002C7C5E"/>
    <w:rsid w:val="002D0AD0"/>
    <w:rsid w:val="002D0AE8"/>
    <w:rsid w:val="002D1101"/>
    <w:rsid w:val="002D1BCF"/>
    <w:rsid w:val="002D3397"/>
    <w:rsid w:val="002D3491"/>
    <w:rsid w:val="002D3B57"/>
    <w:rsid w:val="002D4FF3"/>
    <w:rsid w:val="002D578C"/>
    <w:rsid w:val="002D5A28"/>
    <w:rsid w:val="002D7860"/>
    <w:rsid w:val="002D7899"/>
    <w:rsid w:val="002E0A28"/>
    <w:rsid w:val="002E1247"/>
    <w:rsid w:val="002E15EF"/>
    <w:rsid w:val="002E27F0"/>
    <w:rsid w:val="002E2A4F"/>
    <w:rsid w:val="002E389B"/>
    <w:rsid w:val="002F17A1"/>
    <w:rsid w:val="002F301F"/>
    <w:rsid w:val="002F3B1F"/>
    <w:rsid w:val="002F5721"/>
    <w:rsid w:val="002F74F6"/>
    <w:rsid w:val="003013A4"/>
    <w:rsid w:val="00302787"/>
    <w:rsid w:val="0030339D"/>
    <w:rsid w:val="003040FE"/>
    <w:rsid w:val="00304760"/>
    <w:rsid w:val="00305074"/>
    <w:rsid w:val="00305A71"/>
    <w:rsid w:val="00306178"/>
    <w:rsid w:val="00311051"/>
    <w:rsid w:val="003125E5"/>
    <w:rsid w:val="0031263B"/>
    <w:rsid w:val="00314871"/>
    <w:rsid w:val="00320C3A"/>
    <w:rsid w:val="00322CF9"/>
    <w:rsid w:val="00323020"/>
    <w:rsid w:val="00324254"/>
    <w:rsid w:val="00327EF2"/>
    <w:rsid w:val="003328C9"/>
    <w:rsid w:val="00332C5D"/>
    <w:rsid w:val="003353EE"/>
    <w:rsid w:val="003354A4"/>
    <w:rsid w:val="00337553"/>
    <w:rsid w:val="00341EEB"/>
    <w:rsid w:val="00342E73"/>
    <w:rsid w:val="00343014"/>
    <w:rsid w:val="00351A53"/>
    <w:rsid w:val="00351D43"/>
    <w:rsid w:val="00354424"/>
    <w:rsid w:val="0036019D"/>
    <w:rsid w:val="0036096A"/>
    <w:rsid w:val="00360AD2"/>
    <w:rsid w:val="00367ACA"/>
    <w:rsid w:val="0037202C"/>
    <w:rsid w:val="00372CEA"/>
    <w:rsid w:val="00374095"/>
    <w:rsid w:val="003744FD"/>
    <w:rsid w:val="00382670"/>
    <w:rsid w:val="00383650"/>
    <w:rsid w:val="00383CED"/>
    <w:rsid w:val="00385A02"/>
    <w:rsid w:val="00395F8E"/>
    <w:rsid w:val="003978EE"/>
    <w:rsid w:val="003A1355"/>
    <w:rsid w:val="003A32DB"/>
    <w:rsid w:val="003A3D3E"/>
    <w:rsid w:val="003A592F"/>
    <w:rsid w:val="003B0A63"/>
    <w:rsid w:val="003C0B69"/>
    <w:rsid w:val="003C0BAD"/>
    <w:rsid w:val="003C0BC6"/>
    <w:rsid w:val="003C117B"/>
    <w:rsid w:val="003C5409"/>
    <w:rsid w:val="003C749F"/>
    <w:rsid w:val="003D2B5A"/>
    <w:rsid w:val="003D2C8E"/>
    <w:rsid w:val="003E0536"/>
    <w:rsid w:val="003E10B8"/>
    <w:rsid w:val="003E1804"/>
    <w:rsid w:val="003E425D"/>
    <w:rsid w:val="003E5C3B"/>
    <w:rsid w:val="003E6C2F"/>
    <w:rsid w:val="003F2F83"/>
    <w:rsid w:val="003F70A9"/>
    <w:rsid w:val="00402C1E"/>
    <w:rsid w:val="00403CE7"/>
    <w:rsid w:val="00405AE0"/>
    <w:rsid w:val="00415296"/>
    <w:rsid w:val="00415BBE"/>
    <w:rsid w:val="00420B68"/>
    <w:rsid w:val="004257CE"/>
    <w:rsid w:val="00425AEB"/>
    <w:rsid w:val="0042644B"/>
    <w:rsid w:val="004268B3"/>
    <w:rsid w:val="00432341"/>
    <w:rsid w:val="00433558"/>
    <w:rsid w:val="0043362B"/>
    <w:rsid w:val="004371A4"/>
    <w:rsid w:val="00441EBD"/>
    <w:rsid w:val="0044436A"/>
    <w:rsid w:val="004448B2"/>
    <w:rsid w:val="00447A9E"/>
    <w:rsid w:val="00450005"/>
    <w:rsid w:val="004503EF"/>
    <w:rsid w:val="004542B7"/>
    <w:rsid w:val="00463258"/>
    <w:rsid w:val="00463FDC"/>
    <w:rsid w:val="00466DA3"/>
    <w:rsid w:val="00467FB4"/>
    <w:rsid w:val="00473AC7"/>
    <w:rsid w:val="00473CDF"/>
    <w:rsid w:val="0047541F"/>
    <w:rsid w:val="00476933"/>
    <w:rsid w:val="00476D6F"/>
    <w:rsid w:val="004824E7"/>
    <w:rsid w:val="004826A9"/>
    <w:rsid w:val="00484BF6"/>
    <w:rsid w:val="00486E55"/>
    <w:rsid w:val="004903E1"/>
    <w:rsid w:val="00490EEF"/>
    <w:rsid w:val="0049231E"/>
    <w:rsid w:val="00493164"/>
    <w:rsid w:val="00494450"/>
    <w:rsid w:val="00495933"/>
    <w:rsid w:val="00497871"/>
    <w:rsid w:val="004A178C"/>
    <w:rsid w:val="004A3A2F"/>
    <w:rsid w:val="004A4ADE"/>
    <w:rsid w:val="004A68D9"/>
    <w:rsid w:val="004B4122"/>
    <w:rsid w:val="004B6090"/>
    <w:rsid w:val="004B7A97"/>
    <w:rsid w:val="004C2021"/>
    <w:rsid w:val="004C3DC4"/>
    <w:rsid w:val="004C42D0"/>
    <w:rsid w:val="004C4CEE"/>
    <w:rsid w:val="004D0887"/>
    <w:rsid w:val="004D1114"/>
    <w:rsid w:val="004D1362"/>
    <w:rsid w:val="004D16FC"/>
    <w:rsid w:val="004D79AD"/>
    <w:rsid w:val="004D7BFF"/>
    <w:rsid w:val="004E1D34"/>
    <w:rsid w:val="004E2C1A"/>
    <w:rsid w:val="004E3487"/>
    <w:rsid w:val="004E5AC2"/>
    <w:rsid w:val="004E7ADF"/>
    <w:rsid w:val="004F026D"/>
    <w:rsid w:val="004F5935"/>
    <w:rsid w:val="004F7374"/>
    <w:rsid w:val="005007ED"/>
    <w:rsid w:val="00501CBD"/>
    <w:rsid w:val="005059D5"/>
    <w:rsid w:val="00506B46"/>
    <w:rsid w:val="00511C46"/>
    <w:rsid w:val="00511D4C"/>
    <w:rsid w:val="005131D9"/>
    <w:rsid w:val="0051542D"/>
    <w:rsid w:val="00520231"/>
    <w:rsid w:val="00520B04"/>
    <w:rsid w:val="00520BBB"/>
    <w:rsid w:val="00522B88"/>
    <w:rsid w:val="00523D21"/>
    <w:rsid w:val="00526882"/>
    <w:rsid w:val="00527903"/>
    <w:rsid w:val="00531448"/>
    <w:rsid w:val="005314E0"/>
    <w:rsid w:val="0053286B"/>
    <w:rsid w:val="005335E2"/>
    <w:rsid w:val="0053403C"/>
    <w:rsid w:val="0054161D"/>
    <w:rsid w:val="00546843"/>
    <w:rsid w:val="005470E8"/>
    <w:rsid w:val="00547A95"/>
    <w:rsid w:val="00551BA3"/>
    <w:rsid w:val="005528F2"/>
    <w:rsid w:val="00552E94"/>
    <w:rsid w:val="00553A31"/>
    <w:rsid w:val="0055562B"/>
    <w:rsid w:val="00556A20"/>
    <w:rsid w:val="00556E28"/>
    <w:rsid w:val="00560483"/>
    <w:rsid w:val="0056054A"/>
    <w:rsid w:val="00561993"/>
    <w:rsid w:val="00561D53"/>
    <w:rsid w:val="00561ECE"/>
    <w:rsid w:val="00564859"/>
    <w:rsid w:val="005667A0"/>
    <w:rsid w:val="0057260E"/>
    <w:rsid w:val="0057282E"/>
    <w:rsid w:val="00574BD3"/>
    <w:rsid w:val="005759A8"/>
    <w:rsid w:val="00575D16"/>
    <w:rsid w:val="00575F4B"/>
    <w:rsid w:val="0057693C"/>
    <w:rsid w:val="005803D1"/>
    <w:rsid w:val="00583EA0"/>
    <w:rsid w:val="005867B4"/>
    <w:rsid w:val="00587AB5"/>
    <w:rsid w:val="00590885"/>
    <w:rsid w:val="005923BE"/>
    <w:rsid w:val="0059360C"/>
    <w:rsid w:val="00595264"/>
    <w:rsid w:val="005955C0"/>
    <w:rsid w:val="005A6BC8"/>
    <w:rsid w:val="005A74B0"/>
    <w:rsid w:val="005A7B5C"/>
    <w:rsid w:val="005A7CFD"/>
    <w:rsid w:val="005A7F00"/>
    <w:rsid w:val="005B2A67"/>
    <w:rsid w:val="005B3917"/>
    <w:rsid w:val="005C138B"/>
    <w:rsid w:val="005C158D"/>
    <w:rsid w:val="005C6BE6"/>
    <w:rsid w:val="005D05DB"/>
    <w:rsid w:val="005D2C96"/>
    <w:rsid w:val="005D4FB6"/>
    <w:rsid w:val="005D50BA"/>
    <w:rsid w:val="005D7321"/>
    <w:rsid w:val="005D76C5"/>
    <w:rsid w:val="005D7878"/>
    <w:rsid w:val="005E0E2C"/>
    <w:rsid w:val="005E1885"/>
    <w:rsid w:val="005E1DF6"/>
    <w:rsid w:val="005E2538"/>
    <w:rsid w:val="005E26AC"/>
    <w:rsid w:val="005E34AD"/>
    <w:rsid w:val="005E3F88"/>
    <w:rsid w:val="005E6410"/>
    <w:rsid w:val="005F0C75"/>
    <w:rsid w:val="005F1A30"/>
    <w:rsid w:val="005F2808"/>
    <w:rsid w:val="005F4579"/>
    <w:rsid w:val="00600119"/>
    <w:rsid w:val="0060191B"/>
    <w:rsid w:val="00605561"/>
    <w:rsid w:val="00607E14"/>
    <w:rsid w:val="00610C33"/>
    <w:rsid w:val="006118CE"/>
    <w:rsid w:val="006158F1"/>
    <w:rsid w:val="006166E7"/>
    <w:rsid w:val="00617DA2"/>
    <w:rsid w:val="00620709"/>
    <w:rsid w:val="0062135D"/>
    <w:rsid w:val="0062414E"/>
    <w:rsid w:val="00626891"/>
    <w:rsid w:val="00626FD4"/>
    <w:rsid w:val="00627D52"/>
    <w:rsid w:val="00632243"/>
    <w:rsid w:val="006340E5"/>
    <w:rsid w:val="00634A2D"/>
    <w:rsid w:val="00635AB0"/>
    <w:rsid w:val="00635FC1"/>
    <w:rsid w:val="00637B7E"/>
    <w:rsid w:val="00637DC9"/>
    <w:rsid w:val="006408B1"/>
    <w:rsid w:val="0064347D"/>
    <w:rsid w:val="00643659"/>
    <w:rsid w:val="00643897"/>
    <w:rsid w:val="00644F86"/>
    <w:rsid w:val="006515DC"/>
    <w:rsid w:val="006520CD"/>
    <w:rsid w:val="00660E10"/>
    <w:rsid w:val="006618B1"/>
    <w:rsid w:val="00662CD9"/>
    <w:rsid w:val="00663D6C"/>
    <w:rsid w:val="00665447"/>
    <w:rsid w:val="0066553C"/>
    <w:rsid w:val="00665F9E"/>
    <w:rsid w:val="00670012"/>
    <w:rsid w:val="006735BD"/>
    <w:rsid w:val="00674EEA"/>
    <w:rsid w:val="006806B4"/>
    <w:rsid w:val="00684439"/>
    <w:rsid w:val="0068679C"/>
    <w:rsid w:val="00686C46"/>
    <w:rsid w:val="006917D9"/>
    <w:rsid w:val="006A0352"/>
    <w:rsid w:val="006A358C"/>
    <w:rsid w:val="006A548C"/>
    <w:rsid w:val="006B415C"/>
    <w:rsid w:val="006B488F"/>
    <w:rsid w:val="006B5892"/>
    <w:rsid w:val="006B59C3"/>
    <w:rsid w:val="006C1172"/>
    <w:rsid w:val="006C2861"/>
    <w:rsid w:val="006C40B3"/>
    <w:rsid w:val="006C6016"/>
    <w:rsid w:val="006D1225"/>
    <w:rsid w:val="006D2B79"/>
    <w:rsid w:val="006D2ECE"/>
    <w:rsid w:val="006D591A"/>
    <w:rsid w:val="006E02E2"/>
    <w:rsid w:val="006E098A"/>
    <w:rsid w:val="006E170C"/>
    <w:rsid w:val="006E262F"/>
    <w:rsid w:val="006E2D11"/>
    <w:rsid w:val="006E56D3"/>
    <w:rsid w:val="006E72BF"/>
    <w:rsid w:val="006E74F1"/>
    <w:rsid w:val="006E7BC8"/>
    <w:rsid w:val="006F0BFC"/>
    <w:rsid w:val="006F1134"/>
    <w:rsid w:val="006F2A56"/>
    <w:rsid w:val="006F2FE2"/>
    <w:rsid w:val="006F3CBD"/>
    <w:rsid w:val="006F4DCF"/>
    <w:rsid w:val="006F59DE"/>
    <w:rsid w:val="006F68FB"/>
    <w:rsid w:val="00700F18"/>
    <w:rsid w:val="00701C43"/>
    <w:rsid w:val="00702C7D"/>
    <w:rsid w:val="007045AA"/>
    <w:rsid w:val="00704F59"/>
    <w:rsid w:val="00706B2D"/>
    <w:rsid w:val="00710F7A"/>
    <w:rsid w:val="00712E45"/>
    <w:rsid w:val="00714CC0"/>
    <w:rsid w:val="00714E2E"/>
    <w:rsid w:val="00715C0A"/>
    <w:rsid w:val="00716D9C"/>
    <w:rsid w:val="00721744"/>
    <w:rsid w:val="007223E6"/>
    <w:rsid w:val="00724328"/>
    <w:rsid w:val="00724ECB"/>
    <w:rsid w:val="0073035F"/>
    <w:rsid w:val="00731D7C"/>
    <w:rsid w:val="0073251C"/>
    <w:rsid w:val="00734FCE"/>
    <w:rsid w:val="0074148C"/>
    <w:rsid w:val="00745D61"/>
    <w:rsid w:val="00746F68"/>
    <w:rsid w:val="007471FE"/>
    <w:rsid w:val="00753400"/>
    <w:rsid w:val="00755304"/>
    <w:rsid w:val="007576BD"/>
    <w:rsid w:val="00757878"/>
    <w:rsid w:val="0076114C"/>
    <w:rsid w:val="00762BFF"/>
    <w:rsid w:val="00764C68"/>
    <w:rsid w:val="007653E3"/>
    <w:rsid w:val="00766F44"/>
    <w:rsid w:val="00767FF4"/>
    <w:rsid w:val="00776DBD"/>
    <w:rsid w:val="0078247C"/>
    <w:rsid w:val="00783256"/>
    <w:rsid w:val="00785A29"/>
    <w:rsid w:val="007872A3"/>
    <w:rsid w:val="007903F4"/>
    <w:rsid w:val="0079085A"/>
    <w:rsid w:val="00791956"/>
    <w:rsid w:val="00794128"/>
    <w:rsid w:val="007A1E5F"/>
    <w:rsid w:val="007A5549"/>
    <w:rsid w:val="007A7E8D"/>
    <w:rsid w:val="007B0DFF"/>
    <w:rsid w:val="007B4E45"/>
    <w:rsid w:val="007B5656"/>
    <w:rsid w:val="007C41C6"/>
    <w:rsid w:val="007C61E6"/>
    <w:rsid w:val="007D010B"/>
    <w:rsid w:val="007D5A3E"/>
    <w:rsid w:val="007E15F5"/>
    <w:rsid w:val="007E4CF8"/>
    <w:rsid w:val="007E5CF1"/>
    <w:rsid w:val="007E6354"/>
    <w:rsid w:val="007F0430"/>
    <w:rsid w:val="007F1288"/>
    <w:rsid w:val="007F3C2E"/>
    <w:rsid w:val="007F5E32"/>
    <w:rsid w:val="007F79CC"/>
    <w:rsid w:val="00805272"/>
    <w:rsid w:val="00813ABA"/>
    <w:rsid w:val="0082063F"/>
    <w:rsid w:val="008213A2"/>
    <w:rsid w:val="0082619C"/>
    <w:rsid w:val="00826E58"/>
    <w:rsid w:val="00827F25"/>
    <w:rsid w:val="00836485"/>
    <w:rsid w:val="00842E57"/>
    <w:rsid w:val="00845F9E"/>
    <w:rsid w:val="00846664"/>
    <w:rsid w:val="0085220E"/>
    <w:rsid w:val="0085405D"/>
    <w:rsid w:val="00854084"/>
    <w:rsid w:val="008639B4"/>
    <w:rsid w:val="00863CD1"/>
    <w:rsid w:val="008727FE"/>
    <w:rsid w:val="008732CE"/>
    <w:rsid w:val="00873722"/>
    <w:rsid w:val="008760DA"/>
    <w:rsid w:val="0088687A"/>
    <w:rsid w:val="008929E3"/>
    <w:rsid w:val="00895A6B"/>
    <w:rsid w:val="008A29D4"/>
    <w:rsid w:val="008A3F96"/>
    <w:rsid w:val="008A3FEC"/>
    <w:rsid w:val="008A518F"/>
    <w:rsid w:val="008A6198"/>
    <w:rsid w:val="008A758C"/>
    <w:rsid w:val="008B057D"/>
    <w:rsid w:val="008B163D"/>
    <w:rsid w:val="008B3A3E"/>
    <w:rsid w:val="008B3F17"/>
    <w:rsid w:val="008B486D"/>
    <w:rsid w:val="008B5152"/>
    <w:rsid w:val="008C3011"/>
    <w:rsid w:val="008C3561"/>
    <w:rsid w:val="008C6586"/>
    <w:rsid w:val="008C6ACB"/>
    <w:rsid w:val="008D2509"/>
    <w:rsid w:val="008D3DAF"/>
    <w:rsid w:val="008D48A2"/>
    <w:rsid w:val="008D6019"/>
    <w:rsid w:val="008D6943"/>
    <w:rsid w:val="008D69E2"/>
    <w:rsid w:val="008D73F2"/>
    <w:rsid w:val="008E0115"/>
    <w:rsid w:val="008E148E"/>
    <w:rsid w:val="008E4D26"/>
    <w:rsid w:val="008E58DA"/>
    <w:rsid w:val="008E6AF7"/>
    <w:rsid w:val="008F1B93"/>
    <w:rsid w:val="008F3775"/>
    <w:rsid w:val="008F3D94"/>
    <w:rsid w:val="009017B4"/>
    <w:rsid w:val="00901F93"/>
    <w:rsid w:val="0090784C"/>
    <w:rsid w:val="00907FDB"/>
    <w:rsid w:val="00911C86"/>
    <w:rsid w:val="0091220F"/>
    <w:rsid w:val="009135F7"/>
    <w:rsid w:val="00915D52"/>
    <w:rsid w:val="00916042"/>
    <w:rsid w:val="009203DE"/>
    <w:rsid w:val="00922C75"/>
    <w:rsid w:val="0092669C"/>
    <w:rsid w:val="00931838"/>
    <w:rsid w:val="00932AD2"/>
    <w:rsid w:val="00934060"/>
    <w:rsid w:val="00934EE2"/>
    <w:rsid w:val="009357B7"/>
    <w:rsid w:val="0093636E"/>
    <w:rsid w:val="00936FDF"/>
    <w:rsid w:val="00940E3F"/>
    <w:rsid w:val="00943770"/>
    <w:rsid w:val="00944906"/>
    <w:rsid w:val="00944DCA"/>
    <w:rsid w:val="00946880"/>
    <w:rsid w:val="009479B2"/>
    <w:rsid w:val="00950782"/>
    <w:rsid w:val="00953DFB"/>
    <w:rsid w:val="00957671"/>
    <w:rsid w:val="00957F3E"/>
    <w:rsid w:val="0096017E"/>
    <w:rsid w:val="009607B6"/>
    <w:rsid w:val="009608D0"/>
    <w:rsid w:val="00963EBF"/>
    <w:rsid w:val="0096457E"/>
    <w:rsid w:val="009671E0"/>
    <w:rsid w:val="00967335"/>
    <w:rsid w:val="00970BC8"/>
    <w:rsid w:val="0097396B"/>
    <w:rsid w:val="00973A1C"/>
    <w:rsid w:val="00980191"/>
    <w:rsid w:val="00980D3F"/>
    <w:rsid w:val="00990074"/>
    <w:rsid w:val="009902DE"/>
    <w:rsid w:val="00990B15"/>
    <w:rsid w:val="00992484"/>
    <w:rsid w:val="009925E2"/>
    <w:rsid w:val="0099476A"/>
    <w:rsid w:val="00996C30"/>
    <w:rsid w:val="00997146"/>
    <w:rsid w:val="0099754E"/>
    <w:rsid w:val="00997BF3"/>
    <w:rsid w:val="009A0092"/>
    <w:rsid w:val="009A1E1E"/>
    <w:rsid w:val="009A2A8A"/>
    <w:rsid w:val="009A3521"/>
    <w:rsid w:val="009A4977"/>
    <w:rsid w:val="009A6FFB"/>
    <w:rsid w:val="009A7B6F"/>
    <w:rsid w:val="009B0487"/>
    <w:rsid w:val="009B0C25"/>
    <w:rsid w:val="009B284A"/>
    <w:rsid w:val="009B2A4A"/>
    <w:rsid w:val="009B2CB0"/>
    <w:rsid w:val="009B4E4D"/>
    <w:rsid w:val="009B5E5C"/>
    <w:rsid w:val="009B5EF5"/>
    <w:rsid w:val="009C0882"/>
    <w:rsid w:val="009C4C85"/>
    <w:rsid w:val="009C4DE9"/>
    <w:rsid w:val="009C646E"/>
    <w:rsid w:val="009C722F"/>
    <w:rsid w:val="009D2382"/>
    <w:rsid w:val="009D23E6"/>
    <w:rsid w:val="009D3EEB"/>
    <w:rsid w:val="009D523B"/>
    <w:rsid w:val="009D79BB"/>
    <w:rsid w:val="009E2449"/>
    <w:rsid w:val="009E2C90"/>
    <w:rsid w:val="009E3D4B"/>
    <w:rsid w:val="009E50E3"/>
    <w:rsid w:val="009E54EF"/>
    <w:rsid w:val="009E5806"/>
    <w:rsid w:val="009E704B"/>
    <w:rsid w:val="009E7946"/>
    <w:rsid w:val="009F2092"/>
    <w:rsid w:val="00A00F8F"/>
    <w:rsid w:val="00A02180"/>
    <w:rsid w:val="00A05F5F"/>
    <w:rsid w:val="00A07B2C"/>
    <w:rsid w:val="00A07BC7"/>
    <w:rsid w:val="00A07D6A"/>
    <w:rsid w:val="00A12D35"/>
    <w:rsid w:val="00A149E9"/>
    <w:rsid w:val="00A14DC2"/>
    <w:rsid w:val="00A208A7"/>
    <w:rsid w:val="00A220C5"/>
    <w:rsid w:val="00A22FC7"/>
    <w:rsid w:val="00A23085"/>
    <w:rsid w:val="00A236EF"/>
    <w:rsid w:val="00A27265"/>
    <w:rsid w:val="00A2763A"/>
    <w:rsid w:val="00A30380"/>
    <w:rsid w:val="00A306E7"/>
    <w:rsid w:val="00A31D8B"/>
    <w:rsid w:val="00A33ADA"/>
    <w:rsid w:val="00A3493B"/>
    <w:rsid w:val="00A37CB3"/>
    <w:rsid w:val="00A41327"/>
    <w:rsid w:val="00A41443"/>
    <w:rsid w:val="00A4218B"/>
    <w:rsid w:val="00A444DA"/>
    <w:rsid w:val="00A456BA"/>
    <w:rsid w:val="00A5007A"/>
    <w:rsid w:val="00A5022E"/>
    <w:rsid w:val="00A54E56"/>
    <w:rsid w:val="00A55DE5"/>
    <w:rsid w:val="00A62889"/>
    <w:rsid w:val="00A637EC"/>
    <w:rsid w:val="00A65F43"/>
    <w:rsid w:val="00A71B68"/>
    <w:rsid w:val="00A7531B"/>
    <w:rsid w:val="00A776DA"/>
    <w:rsid w:val="00A77FCF"/>
    <w:rsid w:val="00A80620"/>
    <w:rsid w:val="00A85B85"/>
    <w:rsid w:val="00A87F99"/>
    <w:rsid w:val="00A92DC6"/>
    <w:rsid w:val="00A934A4"/>
    <w:rsid w:val="00AA142D"/>
    <w:rsid w:val="00AA24CE"/>
    <w:rsid w:val="00AA6E30"/>
    <w:rsid w:val="00AB1CFC"/>
    <w:rsid w:val="00AB3BFB"/>
    <w:rsid w:val="00AB440A"/>
    <w:rsid w:val="00AB54A2"/>
    <w:rsid w:val="00AB79FC"/>
    <w:rsid w:val="00AC36D8"/>
    <w:rsid w:val="00AC589B"/>
    <w:rsid w:val="00AD36B8"/>
    <w:rsid w:val="00AE115D"/>
    <w:rsid w:val="00AE6641"/>
    <w:rsid w:val="00AE7B89"/>
    <w:rsid w:val="00AF4CA3"/>
    <w:rsid w:val="00AF4D6E"/>
    <w:rsid w:val="00B006B6"/>
    <w:rsid w:val="00B0237B"/>
    <w:rsid w:val="00B0241E"/>
    <w:rsid w:val="00B0391F"/>
    <w:rsid w:val="00B05112"/>
    <w:rsid w:val="00B05CF4"/>
    <w:rsid w:val="00B074E3"/>
    <w:rsid w:val="00B202B4"/>
    <w:rsid w:val="00B22226"/>
    <w:rsid w:val="00B22C51"/>
    <w:rsid w:val="00B232EB"/>
    <w:rsid w:val="00B24424"/>
    <w:rsid w:val="00B24D5C"/>
    <w:rsid w:val="00B257CA"/>
    <w:rsid w:val="00B26863"/>
    <w:rsid w:val="00B274B2"/>
    <w:rsid w:val="00B27A0A"/>
    <w:rsid w:val="00B36084"/>
    <w:rsid w:val="00B402F5"/>
    <w:rsid w:val="00B40AD8"/>
    <w:rsid w:val="00B40ED1"/>
    <w:rsid w:val="00B42B2D"/>
    <w:rsid w:val="00B434F9"/>
    <w:rsid w:val="00B44CBC"/>
    <w:rsid w:val="00B44F69"/>
    <w:rsid w:val="00B457EA"/>
    <w:rsid w:val="00B467A5"/>
    <w:rsid w:val="00B50623"/>
    <w:rsid w:val="00B51511"/>
    <w:rsid w:val="00B51DBE"/>
    <w:rsid w:val="00B53A93"/>
    <w:rsid w:val="00B5415C"/>
    <w:rsid w:val="00B54B97"/>
    <w:rsid w:val="00B553E5"/>
    <w:rsid w:val="00B62DCD"/>
    <w:rsid w:val="00B658BA"/>
    <w:rsid w:val="00B66E84"/>
    <w:rsid w:val="00B670C9"/>
    <w:rsid w:val="00B67489"/>
    <w:rsid w:val="00B70308"/>
    <w:rsid w:val="00B705EF"/>
    <w:rsid w:val="00B70BE0"/>
    <w:rsid w:val="00B7261A"/>
    <w:rsid w:val="00B757FE"/>
    <w:rsid w:val="00B822F2"/>
    <w:rsid w:val="00B84D97"/>
    <w:rsid w:val="00B85011"/>
    <w:rsid w:val="00B85D22"/>
    <w:rsid w:val="00B878B1"/>
    <w:rsid w:val="00B90BF1"/>
    <w:rsid w:val="00B911E4"/>
    <w:rsid w:val="00B95DC0"/>
    <w:rsid w:val="00B95F69"/>
    <w:rsid w:val="00BA06C3"/>
    <w:rsid w:val="00BA182A"/>
    <w:rsid w:val="00BA2771"/>
    <w:rsid w:val="00BA3EFC"/>
    <w:rsid w:val="00BA436F"/>
    <w:rsid w:val="00BA442F"/>
    <w:rsid w:val="00BA5DF0"/>
    <w:rsid w:val="00BA7F21"/>
    <w:rsid w:val="00BB3E4F"/>
    <w:rsid w:val="00BB53EF"/>
    <w:rsid w:val="00BB6A9F"/>
    <w:rsid w:val="00BB6F21"/>
    <w:rsid w:val="00BC09A2"/>
    <w:rsid w:val="00BC2DC7"/>
    <w:rsid w:val="00BC2E0F"/>
    <w:rsid w:val="00BC2FEC"/>
    <w:rsid w:val="00BC4CD8"/>
    <w:rsid w:val="00BC5AF8"/>
    <w:rsid w:val="00BD1B99"/>
    <w:rsid w:val="00BD1DD8"/>
    <w:rsid w:val="00BD22B0"/>
    <w:rsid w:val="00BD2352"/>
    <w:rsid w:val="00BD2AFE"/>
    <w:rsid w:val="00BD54CE"/>
    <w:rsid w:val="00BD7419"/>
    <w:rsid w:val="00BD76AD"/>
    <w:rsid w:val="00BE06C3"/>
    <w:rsid w:val="00BE39C8"/>
    <w:rsid w:val="00BE74F1"/>
    <w:rsid w:val="00BF1BE1"/>
    <w:rsid w:val="00BF6F3D"/>
    <w:rsid w:val="00BF764B"/>
    <w:rsid w:val="00C02DBA"/>
    <w:rsid w:val="00C03100"/>
    <w:rsid w:val="00C031D6"/>
    <w:rsid w:val="00C04EC2"/>
    <w:rsid w:val="00C05FB1"/>
    <w:rsid w:val="00C07D7D"/>
    <w:rsid w:val="00C10B99"/>
    <w:rsid w:val="00C118F7"/>
    <w:rsid w:val="00C15343"/>
    <w:rsid w:val="00C16358"/>
    <w:rsid w:val="00C2112D"/>
    <w:rsid w:val="00C25A56"/>
    <w:rsid w:val="00C3043F"/>
    <w:rsid w:val="00C3178B"/>
    <w:rsid w:val="00C35A15"/>
    <w:rsid w:val="00C36187"/>
    <w:rsid w:val="00C42A83"/>
    <w:rsid w:val="00C4425E"/>
    <w:rsid w:val="00C44324"/>
    <w:rsid w:val="00C464B3"/>
    <w:rsid w:val="00C46AFF"/>
    <w:rsid w:val="00C530D9"/>
    <w:rsid w:val="00C6753E"/>
    <w:rsid w:val="00C70118"/>
    <w:rsid w:val="00C702B6"/>
    <w:rsid w:val="00C72FE7"/>
    <w:rsid w:val="00C841FD"/>
    <w:rsid w:val="00C85A8A"/>
    <w:rsid w:val="00C90A9F"/>
    <w:rsid w:val="00C91382"/>
    <w:rsid w:val="00CA3E9F"/>
    <w:rsid w:val="00CA420C"/>
    <w:rsid w:val="00CA481B"/>
    <w:rsid w:val="00CA6218"/>
    <w:rsid w:val="00CA6CC8"/>
    <w:rsid w:val="00CB1885"/>
    <w:rsid w:val="00CB1A12"/>
    <w:rsid w:val="00CB280F"/>
    <w:rsid w:val="00CB5A5E"/>
    <w:rsid w:val="00CB77D0"/>
    <w:rsid w:val="00CB78F9"/>
    <w:rsid w:val="00CC21ED"/>
    <w:rsid w:val="00CC38DA"/>
    <w:rsid w:val="00CC49A6"/>
    <w:rsid w:val="00CC4D56"/>
    <w:rsid w:val="00CC511C"/>
    <w:rsid w:val="00CC5798"/>
    <w:rsid w:val="00CD13BD"/>
    <w:rsid w:val="00CD2482"/>
    <w:rsid w:val="00CD2C08"/>
    <w:rsid w:val="00CD3373"/>
    <w:rsid w:val="00CD7764"/>
    <w:rsid w:val="00CE075E"/>
    <w:rsid w:val="00CE129F"/>
    <w:rsid w:val="00CE47D8"/>
    <w:rsid w:val="00CE52CB"/>
    <w:rsid w:val="00CE57E3"/>
    <w:rsid w:val="00CE7C3A"/>
    <w:rsid w:val="00CF2E4B"/>
    <w:rsid w:val="00CF3343"/>
    <w:rsid w:val="00CF3802"/>
    <w:rsid w:val="00CF428B"/>
    <w:rsid w:val="00CF4B16"/>
    <w:rsid w:val="00CF4C7B"/>
    <w:rsid w:val="00CF50EB"/>
    <w:rsid w:val="00CF74BE"/>
    <w:rsid w:val="00CF75BB"/>
    <w:rsid w:val="00D028C8"/>
    <w:rsid w:val="00D06F4D"/>
    <w:rsid w:val="00D12ADF"/>
    <w:rsid w:val="00D13272"/>
    <w:rsid w:val="00D169AF"/>
    <w:rsid w:val="00D178BF"/>
    <w:rsid w:val="00D253E1"/>
    <w:rsid w:val="00D257A3"/>
    <w:rsid w:val="00D30171"/>
    <w:rsid w:val="00D32BB6"/>
    <w:rsid w:val="00D34051"/>
    <w:rsid w:val="00D3513A"/>
    <w:rsid w:val="00D35ED1"/>
    <w:rsid w:val="00D420BF"/>
    <w:rsid w:val="00D43C8E"/>
    <w:rsid w:val="00D450D0"/>
    <w:rsid w:val="00D4693B"/>
    <w:rsid w:val="00D515BE"/>
    <w:rsid w:val="00D53FAC"/>
    <w:rsid w:val="00D55840"/>
    <w:rsid w:val="00D56765"/>
    <w:rsid w:val="00D56CF0"/>
    <w:rsid w:val="00D65D43"/>
    <w:rsid w:val="00D67A00"/>
    <w:rsid w:val="00D71278"/>
    <w:rsid w:val="00D725E7"/>
    <w:rsid w:val="00D72B1A"/>
    <w:rsid w:val="00D74E37"/>
    <w:rsid w:val="00D75893"/>
    <w:rsid w:val="00D76BF4"/>
    <w:rsid w:val="00D77017"/>
    <w:rsid w:val="00D77651"/>
    <w:rsid w:val="00D77ED4"/>
    <w:rsid w:val="00D87757"/>
    <w:rsid w:val="00D91480"/>
    <w:rsid w:val="00D9565F"/>
    <w:rsid w:val="00D96BA7"/>
    <w:rsid w:val="00D97CAA"/>
    <w:rsid w:val="00DA1DBA"/>
    <w:rsid w:val="00DA2BC0"/>
    <w:rsid w:val="00DA32B2"/>
    <w:rsid w:val="00DA5FAF"/>
    <w:rsid w:val="00DA7462"/>
    <w:rsid w:val="00DB154F"/>
    <w:rsid w:val="00DB25FE"/>
    <w:rsid w:val="00DB26DF"/>
    <w:rsid w:val="00DB2729"/>
    <w:rsid w:val="00DB3957"/>
    <w:rsid w:val="00DB4646"/>
    <w:rsid w:val="00DB5C6F"/>
    <w:rsid w:val="00DB72E5"/>
    <w:rsid w:val="00DB7BB1"/>
    <w:rsid w:val="00DB7FCA"/>
    <w:rsid w:val="00DD1479"/>
    <w:rsid w:val="00DD401E"/>
    <w:rsid w:val="00DD4633"/>
    <w:rsid w:val="00DD6D5D"/>
    <w:rsid w:val="00DE0DA5"/>
    <w:rsid w:val="00DE1ADD"/>
    <w:rsid w:val="00DE3059"/>
    <w:rsid w:val="00DE534E"/>
    <w:rsid w:val="00DE67C4"/>
    <w:rsid w:val="00DF1765"/>
    <w:rsid w:val="00E00FEE"/>
    <w:rsid w:val="00E0139A"/>
    <w:rsid w:val="00E01D34"/>
    <w:rsid w:val="00E02CC5"/>
    <w:rsid w:val="00E076BC"/>
    <w:rsid w:val="00E10CDB"/>
    <w:rsid w:val="00E12201"/>
    <w:rsid w:val="00E14A71"/>
    <w:rsid w:val="00E17660"/>
    <w:rsid w:val="00E23605"/>
    <w:rsid w:val="00E24150"/>
    <w:rsid w:val="00E247CB"/>
    <w:rsid w:val="00E24E64"/>
    <w:rsid w:val="00E27633"/>
    <w:rsid w:val="00E27FFC"/>
    <w:rsid w:val="00E33C8B"/>
    <w:rsid w:val="00E344BF"/>
    <w:rsid w:val="00E35F38"/>
    <w:rsid w:val="00E422BF"/>
    <w:rsid w:val="00E42B88"/>
    <w:rsid w:val="00E436CA"/>
    <w:rsid w:val="00E4421F"/>
    <w:rsid w:val="00E4425F"/>
    <w:rsid w:val="00E449AA"/>
    <w:rsid w:val="00E45707"/>
    <w:rsid w:val="00E55868"/>
    <w:rsid w:val="00E563F0"/>
    <w:rsid w:val="00E564F3"/>
    <w:rsid w:val="00E56FC6"/>
    <w:rsid w:val="00E57779"/>
    <w:rsid w:val="00E60667"/>
    <w:rsid w:val="00E62856"/>
    <w:rsid w:val="00E643B6"/>
    <w:rsid w:val="00E72804"/>
    <w:rsid w:val="00E72F1A"/>
    <w:rsid w:val="00E77E2B"/>
    <w:rsid w:val="00E80429"/>
    <w:rsid w:val="00E823E7"/>
    <w:rsid w:val="00E844EF"/>
    <w:rsid w:val="00E848DC"/>
    <w:rsid w:val="00E85C25"/>
    <w:rsid w:val="00E90126"/>
    <w:rsid w:val="00E903AE"/>
    <w:rsid w:val="00E944A3"/>
    <w:rsid w:val="00E95D39"/>
    <w:rsid w:val="00EA1AC1"/>
    <w:rsid w:val="00EA1DB8"/>
    <w:rsid w:val="00EA7DAD"/>
    <w:rsid w:val="00EB0516"/>
    <w:rsid w:val="00EB1E67"/>
    <w:rsid w:val="00EB366D"/>
    <w:rsid w:val="00EB5680"/>
    <w:rsid w:val="00EB583D"/>
    <w:rsid w:val="00EB7EBB"/>
    <w:rsid w:val="00EC0DC9"/>
    <w:rsid w:val="00EC0F2C"/>
    <w:rsid w:val="00EC150A"/>
    <w:rsid w:val="00EC2454"/>
    <w:rsid w:val="00EC46EF"/>
    <w:rsid w:val="00EC6260"/>
    <w:rsid w:val="00EC63F2"/>
    <w:rsid w:val="00ED17D2"/>
    <w:rsid w:val="00ED6293"/>
    <w:rsid w:val="00ED6D6D"/>
    <w:rsid w:val="00EE04F6"/>
    <w:rsid w:val="00EE31D5"/>
    <w:rsid w:val="00EE3BC3"/>
    <w:rsid w:val="00EE4D36"/>
    <w:rsid w:val="00EF23DC"/>
    <w:rsid w:val="00EF2656"/>
    <w:rsid w:val="00EF52D9"/>
    <w:rsid w:val="00EF6D38"/>
    <w:rsid w:val="00EF70CB"/>
    <w:rsid w:val="00EF7AA9"/>
    <w:rsid w:val="00EF7D85"/>
    <w:rsid w:val="00F005E9"/>
    <w:rsid w:val="00F007A5"/>
    <w:rsid w:val="00F01DA9"/>
    <w:rsid w:val="00F02726"/>
    <w:rsid w:val="00F06AD1"/>
    <w:rsid w:val="00F109CF"/>
    <w:rsid w:val="00F10DD3"/>
    <w:rsid w:val="00F1155B"/>
    <w:rsid w:val="00F12B62"/>
    <w:rsid w:val="00F17724"/>
    <w:rsid w:val="00F20057"/>
    <w:rsid w:val="00F2166A"/>
    <w:rsid w:val="00F2167E"/>
    <w:rsid w:val="00F22979"/>
    <w:rsid w:val="00F240A9"/>
    <w:rsid w:val="00F27BEF"/>
    <w:rsid w:val="00F3075D"/>
    <w:rsid w:val="00F323A7"/>
    <w:rsid w:val="00F336F3"/>
    <w:rsid w:val="00F41C83"/>
    <w:rsid w:val="00F41DB7"/>
    <w:rsid w:val="00F45520"/>
    <w:rsid w:val="00F459F9"/>
    <w:rsid w:val="00F4625C"/>
    <w:rsid w:val="00F516F5"/>
    <w:rsid w:val="00F518B5"/>
    <w:rsid w:val="00F53EE6"/>
    <w:rsid w:val="00F5578F"/>
    <w:rsid w:val="00F56DF5"/>
    <w:rsid w:val="00F576B5"/>
    <w:rsid w:val="00F602B3"/>
    <w:rsid w:val="00F72E45"/>
    <w:rsid w:val="00F81CCB"/>
    <w:rsid w:val="00F825D5"/>
    <w:rsid w:val="00F82708"/>
    <w:rsid w:val="00F8791F"/>
    <w:rsid w:val="00F90E4E"/>
    <w:rsid w:val="00F91393"/>
    <w:rsid w:val="00F9287A"/>
    <w:rsid w:val="00F958C7"/>
    <w:rsid w:val="00F959C6"/>
    <w:rsid w:val="00F96C6A"/>
    <w:rsid w:val="00F97FB6"/>
    <w:rsid w:val="00FA2AD1"/>
    <w:rsid w:val="00FA3201"/>
    <w:rsid w:val="00FB00BF"/>
    <w:rsid w:val="00FB38C2"/>
    <w:rsid w:val="00FB3B71"/>
    <w:rsid w:val="00FB73C2"/>
    <w:rsid w:val="00FC0159"/>
    <w:rsid w:val="00FC033E"/>
    <w:rsid w:val="00FC0D75"/>
    <w:rsid w:val="00FC13A4"/>
    <w:rsid w:val="00FC284A"/>
    <w:rsid w:val="00FC4F2B"/>
    <w:rsid w:val="00FD0718"/>
    <w:rsid w:val="00FD11E0"/>
    <w:rsid w:val="00FD1DEA"/>
    <w:rsid w:val="00FD28FA"/>
    <w:rsid w:val="00FD34E2"/>
    <w:rsid w:val="00FD3E09"/>
    <w:rsid w:val="00FD59AA"/>
    <w:rsid w:val="00FD65F5"/>
    <w:rsid w:val="00FD6EAA"/>
    <w:rsid w:val="00FE039C"/>
    <w:rsid w:val="00FE0CB7"/>
    <w:rsid w:val="00FE4EC5"/>
    <w:rsid w:val="00FF1461"/>
    <w:rsid w:val="00FF1A66"/>
    <w:rsid w:val="00FF48A6"/>
    <w:rsid w:val="00FF650D"/>
    <w:rsid w:val="00FF658D"/>
    <w:rsid w:val="00FF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7BA4AA"/>
  <w15:docId w15:val="{C639EFCF-7901-45CB-99FC-4BF71551F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6084"/>
    <w:pPr>
      <w:spacing w:before="120" w:after="120"/>
      <w:ind w:left="567"/>
    </w:pPr>
    <w:rPr>
      <w:rFonts w:ascii="TimesTenCondensed" w:eastAsia="MS Mincho" w:hAnsi="TimesTenCondensed"/>
      <w:sz w:val="22"/>
      <w:lang w:val="en-US" w:eastAsia="de-DE"/>
    </w:rPr>
  </w:style>
  <w:style w:type="paragraph" w:styleId="Heading1">
    <w:name w:val="heading 1"/>
    <w:basedOn w:val="Normal"/>
    <w:next w:val="Normal"/>
    <w:qFormat/>
    <w:rsid w:val="00B36084"/>
    <w:pPr>
      <w:numPr>
        <w:numId w:val="1"/>
      </w:numPr>
      <w:tabs>
        <w:tab w:val="num" w:pos="567"/>
      </w:tabs>
      <w:spacing w:line="312" w:lineRule="exact"/>
      <w:ind w:left="567" w:hanging="567"/>
      <w:outlineLvl w:val="0"/>
    </w:pPr>
    <w:rPr>
      <w:rFonts w:ascii="NewsGoth BT" w:hAnsi="NewsGoth BT"/>
      <w:b/>
      <w:sz w:val="24"/>
    </w:rPr>
  </w:style>
  <w:style w:type="paragraph" w:styleId="Heading2">
    <w:name w:val="heading 2"/>
    <w:basedOn w:val="Normal"/>
    <w:next w:val="Normal"/>
    <w:qFormat/>
    <w:rsid w:val="00B36084"/>
    <w:pPr>
      <w:keepNext/>
      <w:numPr>
        <w:ilvl w:val="1"/>
        <w:numId w:val="1"/>
      </w:numPr>
      <w:spacing w:before="240" w:after="60"/>
      <w:outlineLvl w:val="1"/>
    </w:pPr>
    <w:rPr>
      <w:rFonts w:ascii="NewsGoth BT" w:hAnsi="NewsGoth BT"/>
    </w:rPr>
  </w:style>
  <w:style w:type="paragraph" w:styleId="Heading3">
    <w:name w:val="heading 3"/>
    <w:aliases w:val="Heading 3 Char2,Heading 3 Char Char,Heading 3 Char1 Char Char,Heading 3 Char Char1 Char Char,Heading 3 Char2 Char Char1 Char Char,Heading 3 Char Char Char Char Char,Heading 3 Char2 Char Char Char Char Char,Heading 3 Char1 Char1,Heading 3 Char"/>
    <w:basedOn w:val="Normal"/>
    <w:next w:val="Normal"/>
    <w:qFormat/>
    <w:rsid w:val="00B36084"/>
    <w:pPr>
      <w:keepNext/>
      <w:numPr>
        <w:ilvl w:val="2"/>
        <w:numId w:val="1"/>
      </w:numPr>
      <w:spacing w:before="240" w:after="60"/>
      <w:outlineLvl w:val="2"/>
    </w:pPr>
    <w:rPr>
      <w:rFonts w:ascii="NewsGoth BT" w:hAnsi="NewsGoth BT"/>
    </w:rPr>
  </w:style>
  <w:style w:type="paragraph" w:styleId="Heading4">
    <w:name w:val="heading 4"/>
    <w:basedOn w:val="Normal"/>
    <w:next w:val="Normal"/>
    <w:qFormat/>
    <w:rsid w:val="00B36084"/>
    <w:pPr>
      <w:keepNext/>
      <w:numPr>
        <w:ilvl w:val="3"/>
        <w:numId w:val="1"/>
      </w:numPr>
      <w:spacing w:before="240" w:after="60"/>
      <w:outlineLvl w:val="3"/>
    </w:pPr>
    <w:rPr>
      <w:rFonts w:ascii="Arial" w:hAnsi="Arial"/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B36084"/>
    <w:pPr>
      <w:numPr>
        <w:ilvl w:val="4"/>
        <w:numId w:val="1"/>
      </w:numPr>
      <w:spacing w:before="240" w:after="60"/>
      <w:outlineLvl w:val="4"/>
    </w:pPr>
  </w:style>
  <w:style w:type="paragraph" w:styleId="Heading6">
    <w:name w:val="heading 6"/>
    <w:basedOn w:val="Normal"/>
    <w:next w:val="Normal"/>
    <w:qFormat/>
    <w:rsid w:val="00B36084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i/>
    </w:rPr>
  </w:style>
  <w:style w:type="paragraph" w:styleId="Heading7">
    <w:name w:val="heading 7"/>
    <w:basedOn w:val="Normal"/>
    <w:next w:val="Normal"/>
    <w:qFormat/>
    <w:rsid w:val="00B36084"/>
    <w:pPr>
      <w:numPr>
        <w:ilvl w:val="6"/>
        <w:numId w:val="1"/>
      </w:num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rsid w:val="00B36084"/>
    <w:pPr>
      <w:numPr>
        <w:ilvl w:val="7"/>
        <w:numId w:val="1"/>
      </w:num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rsid w:val="00B36084"/>
    <w:pPr>
      <w:numPr>
        <w:ilvl w:val="8"/>
        <w:numId w:val="1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6">
    <w:name w:val="toc 6"/>
    <w:basedOn w:val="Normal"/>
    <w:next w:val="Normal"/>
    <w:autoRedefine/>
    <w:semiHidden/>
    <w:rsid w:val="00B36084"/>
    <w:pPr>
      <w:tabs>
        <w:tab w:val="num" w:pos="0"/>
      </w:tabs>
      <w:spacing w:before="0" w:after="0"/>
      <w:ind w:left="0"/>
    </w:pPr>
    <w:rPr>
      <w:rFonts w:ascii="NewsGoth Lt BT" w:hAnsi="NewsGoth Lt BT"/>
      <w:sz w:val="18"/>
      <w:szCs w:val="18"/>
    </w:rPr>
  </w:style>
  <w:style w:type="paragraph" w:styleId="FootnoteText">
    <w:name w:val="footnote text"/>
    <w:basedOn w:val="Normal"/>
    <w:semiHidden/>
    <w:rsid w:val="00B36084"/>
    <w:rPr>
      <w:sz w:val="20"/>
    </w:rPr>
  </w:style>
  <w:style w:type="paragraph" w:customStyle="1" w:styleId="Method">
    <w:name w:val="Method"/>
    <w:basedOn w:val="Normal"/>
    <w:rsid w:val="00B36084"/>
    <w:pPr>
      <w:tabs>
        <w:tab w:val="center" w:pos="8647"/>
      </w:tabs>
      <w:spacing w:before="0" w:after="0"/>
      <w:ind w:left="941" w:right="2489" w:hanging="374"/>
      <w:jc w:val="both"/>
    </w:pPr>
    <w:rPr>
      <w:rFonts w:ascii="Times New Roman" w:eastAsia="Times New Roman" w:hAnsi="Times New Roman"/>
      <w:sz w:val="24"/>
      <w:lang w:val="en-GB"/>
    </w:rPr>
  </w:style>
  <w:style w:type="paragraph" w:styleId="Header">
    <w:name w:val="header"/>
    <w:basedOn w:val="Normal"/>
    <w:rsid w:val="00E0139A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E0139A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433558"/>
  </w:style>
  <w:style w:type="character" w:styleId="Hyperlink">
    <w:name w:val="Hyperlink"/>
    <w:uiPriority w:val="99"/>
    <w:rsid w:val="00D72B1A"/>
    <w:rPr>
      <w:color w:val="0000FF"/>
      <w:u w:val="single"/>
    </w:rPr>
  </w:style>
  <w:style w:type="table" w:styleId="TableGrid">
    <w:name w:val="Table Grid"/>
    <w:basedOn w:val="TableNormal"/>
    <w:rsid w:val="009D79BB"/>
    <w:pPr>
      <w:spacing w:before="120" w:after="120"/>
      <w:ind w:left="56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F1155B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1C59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rsid w:val="00CE52CB"/>
    <w:pPr>
      <w:spacing w:before="0" w:after="240"/>
      <w:ind w:left="0"/>
    </w:pPr>
    <w:rPr>
      <w:rFonts w:ascii="Times New Roman" w:eastAsia="Times New Roman" w:hAnsi="Times New Roman"/>
      <w:i/>
      <w:sz w:val="24"/>
      <w:lang w:val="de-DE" w:eastAsia="en-US"/>
    </w:rPr>
  </w:style>
  <w:style w:type="paragraph" w:customStyle="1" w:styleId="Haupttitel">
    <w:name w:val="Haupttitel"/>
    <w:basedOn w:val="Normal"/>
    <w:rsid w:val="00E436CA"/>
    <w:pPr>
      <w:spacing w:before="0" w:after="0" w:line="270" w:lineRule="atLeast"/>
      <w:ind w:left="1134" w:hanging="1134"/>
    </w:pPr>
    <w:rPr>
      <w:rFonts w:ascii="NewsGoth BT" w:eastAsia="Times New Roman" w:hAnsi="NewsGoth BT"/>
      <w:b/>
      <w:sz w:val="24"/>
      <w:lang w:val="de-DE" w:eastAsia="en-US"/>
    </w:rPr>
  </w:style>
  <w:style w:type="paragraph" w:customStyle="1" w:styleId="Handbuchtitel">
    <w:name w:val="Handbuchtitel"/>
    <w:basedOn w:val="Normal"/>
    <w:rsid w:val="00E436CA"/>
    <w:pPr>
      <w:spacing w:before="0" w:after="0" w:line="270" w:lineRule="atLeast"/>
      <w:ind w:left="1134"/>
    </w:pPr>
    <w:rPr>
      <w:rFonts w:ascii="NewsGoth Dm BT" w:eastAsia="Times New Roman" w:hAnsi="NewsGoth Dm BT"/>
      <w:sz w:val="20"/>
      <w:lang w:val="de-DE" w:eastAsia="en-US"/>
    </w:rPr>
  </w:style>
  <w:style w:type="paragraph" w:styleId="Subtitle">
    <w:name w:val="Subtitle"/>
    <w:basedOn w:val="Normal"/>
    <w:qFormat/>
    <w:rsid w:val="006F0BFC"/>
    <w:pPr>
      <w:spacing w:before="0" w:after="60"/>
      <w:ind w:left="0"/>
    </w:pPr>
    <w:rPr>
      <w:rFonts w:ascii="NewsGoth Dm BT" w:eastAsia="Times New Roman" w:hAnsi="NewsGoth Dm BT"/>
      <w:b/>
      <w:sz w:val="24"/>
      <w:lang w:eastAsia="en-US"/>
    </w:rPr>
  </w:style>
  <w:style w:type="paragraph" w:styleId="ListBullet2">
    <w:name w:val="List Bullet 2"/>
    <w:basedOn w:val="Normal"/>
    <w:autoRedefine/>
    <w:rsid w:val="006F0BFC"/>
    <w:pPr>
      <w:numPr>
        <w:numId w:val="2"/>
      </w:numPr>
      <w:spacing w:before="0" w:after="0" w:line="270" w:lineRule="atLeast"/>
    </w:pPr>
    <w:rPr>
      <w:rFonts w:ascii="NewsGoth Lt BT" w:eastAsia="Times New Roman" w:hAnsi="NewsGoth Lt BT"/>
      <w:sz w:val="20"/>
      <w:lang w:val="de-DE" w:eastAsia="en-US"/>
    </w:rPr>
  </w:style>
  <w:style w:type="paragraph" w:styleId="ListParagraph">
    <w:name w:val="List Paragraph"/>
    <w:basedOn w:val="Normal"/>
    <w:uiPriority w:val="34"/>
    <w:qFormat/>
    <w:rsid w:val="003C540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0E4E"/>
    <w:pPr>
      <w:spacing w:before="100" w:beforeAutospacing="1" w:after="100" w:afterAutospacing="1"/>
      <w:ind w:left="0"/>
    </w:pPr>
    <w:rPr>
      <w:rFonts w:ascii="Times New Roman" w:eastAsia="Times New Roman" w:hAnsi="Times New Roman"/>
      <w:sz w:val="24"/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5007ED"/>
    <w:rPr>
      <w:i/>
      <w:iCs/>
    </w:rPr>
  </w:style>
  <w:style w:type="paragraph" w:customStyle="1" w:styleId="bullet1">
    <w:name w:val="bullet 1"/>
    <w:basedOn w:val="Normal"/>
    <w:rsid w:val="00753400"/>
    <w:pPr>
      <w:numPr>
        <w:numId w:val="3"/>
      </w:numPr>
      <w:spacing w:before="0" w:after="0"/>
    </w:pPr>
    <w:rPr>
      <w:rFonts w:ascii="DIN-Regular" w:eastAsia="Times New Roman" w:hAnsi="DIN-Regular"/>
      <w:sz w:val="24"/>
      <w:lang w:val="en-GB" w:eastAsia="en-GB"/>
    </w:rPr>
  </w:style>
  <w:style w:type="character" w:customStyle="1" w:styleId="HeadingChar">
    <w:name w:val="Heading Char"/>
    <w:basedOn w:val="DefaultParagraphFont"/>
    <w:link w:val="Heading"/>
    <w:rsid w:val="00BE06C3"/>
    <w:rPr>
      <w:rFonts w:ascii="News Gothic GDB" w:hAnsi="News Gothic GDB"/>
      <w:b/>
      <w:sz w:val="24"/>
      <w:lang w:eastAsia="de-DE"/>
    </w:rPr>
  </w:style>
  <w:style w:type="paragraph" w:customStyle="1" w:styleId="Heading">
    <w:name w:val="Heading"/>
    <w:basedOn w:val="Normal"/>
    <w:link w:val="HeadingChar"/>
    <w:rsid w:val="00BE06C3"/>
    <w:pPr>
      <w:pageBreakBefore/>
      <w:widowControl w:val="0"/>
      <w:spacing w:before="0" w:after="240"/>
      <w:ind w:left="0"/>
    </w:pPr>
    <w:rPr>
      <w:rFonts w:ascii="News Gothic GDB" w:eastAsia="Times New Roman" w:hAnsi="News Gothic GDB"/>
      <w:b/>
      <w:sz w:val="24"/>
      <w:lang w:val="en-GB"/>
    </w:rPr>
  </w:style>
  <w:style w:type="character" w:customStyle="1" w:styleId="Heading5Char">
    <w:name w:val="Heading 5 Char"/>
    <w:basedOn w:val="DefaultParagraphFont"/>
    <w:link w:val="Heading5"/>
    <w:rsid w:val="001E4951"/>
    <w:rPr>
      <w:rFonts w:ascii="TimesTenCondensed" w:eastAsia="MS Mincho" w:hAnsi="TimesTenCondensed"/>
      <w:sz w:val="22"/>
      <w:lang w:val="en-US" w:eastAsia="de-DE"/>
    </w:rPr>
  </w:style>
  <w:style w:type="paragraph" w:customStyle="1" w:styleId="Bullet10">
    <w:name w:val="Bullet1"/>
    <w:basedOn w:val="Normal"/>
    <w:rsid w:val="00251ADC"/>
    <w:pPr>
      <w:widowControl w:val="0"/>
      <w:numPr>
        <w:numId w:val="4"/>
      </w:numPr>
      <w:tabs>
        <w:tab w:val="clear" w:pos="720"/>
        <w:tab w:val="num" w:pos="284"/>
      </w:tabs>
      <w:spacing w:before="0" w:after="0"/>
      <w:ind w:left="284" w:hanging="284"/>
    </w:pPr>
    <w:rPr>
      <w:rFonts w:ascii="News Gothic GDB" w:eastAsia="Times New Roman" w:hAnsi="News Gothic GDB"/>
      <w:sz w:val="20"/>
      <w:lang w:val="en-GB"/>
    </w:rPr>
  </w:style>
  <w:style w:type="paragraph" w:customStyle="1" w:styleId="Sub-Heading3">
    <w:name w:val="Sub-Heading3"/>
    <w:basedOn w:val="Normal"/>
    <w:link w:val="Sub-Heading3Char"/>
    <w:rsid w:val="00251ADC"/>
    <w:pPr>
      <w:keepNext/>
      <w:widowControl w:val="0"/>
      <w:spacing w:before="240"/>
      <w:ind w:left="0"/>
    </w:pPr>
    <w:rPr>
      <w:rFonts w:ascii="News Gothic GDB" w:eastAsia="Times New Roman" w:hAnsi="News Gothic GDB"/>
      <w:b/>
      <w:lang w:val="en-GB"/>
    </w:rPr>
  </w:style>
  <w:style w:type="character" w:customStyle="1" w:styleId="Sub-Heading3Char">
    <w:name w:val="Sub-Heading3 Char"/>
    <w:basedOn w:val="DefaultParagraphFont"/>
    <w:link w:val="Sub-Heading3"/>
    <w:rsid w:val="00251ADC"/>
    <w:rPr>
      <w:rFonts w:ascii="News Gothic GDB" w:hAnsi="News Gothic GDB"/>
      <w:b/>
      <w:sz w:val="22"/>
      <w:lang w:eastAsia="de-DE"/>
    </w:rPr>
  </w:style>
  <w:style w:type="character" w:styleId="FollowedHyperlink">
    <w:name w:val="FollowedHyperlink"/>
    <w:basedOn w:val="DefaultParagraphFont"/>
    <w:uiPriority w:val="99"/>
    <w:semiHidden/>
    <w:unhideWhenUsed/>
    <w:rsid w:val="006E72BF"/>
    <w:rPr>
      <w:color w:val="800080"/>
      <w:u w:val="single"/>
    </w:rPr>
  </w:style>
  <w:style w:type="paragraph" w:customStyle="1" w:styleId="xl66">
    <w:name w:val="xl66"/>
    <w:basedOn w:val="Normal"/>
    <w:rsid w:val="006E72BF"/>
    <w:pPr>
      <w:spacing w:before="100" w:beforeAutospacing="1" w:after="100" w:afterAutospacing="1"/>
      <w:ind w:left="0"/>
    </w:pPr>
    <w:rPr>
      <w:rFonts w:ascii="Times New Roman" w:eastAsia="Times New Roman" w:hAnsi="Times New Roman"/>
      <w:b/>
      <w:bCs/>
      <w:sz w:val="24"/>
      <w:szCs w:val="24"/>
      <w:lang w:val="en-GB" w:eastAsia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9754E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9754E"/>
    <w:rPr>
      <w:rFonts w:ascii="TimesTenCondensed" w:eastAsia="MS Mincho" w:hAnsi="TimesTenCondensed"/>
      <w:sz w:val="22"/>
      <w:lang w:val="en-US" w:eastAsia="de-DE"/>
    </w:rPr>
  </w:style>
  <w:style w:type="character" w:customStyle="1" w:styleId="Style16ptBold">
    <w:name w:val="Style 16 pt Bold"/>
    <w:rsid w:val="0099754E"/>
    <w:rPr>
      <w:rFonts w:ascii="Helvetica" w:hAnsi="Helvetica"/>
      <w:b/>
      <w:bCs/>
      <w:sz w:val="32"/>
    </w:rPr>
  </w:style>
  <w:style w:type="paragraph" w:styleId="NormalIndent">
    <w:name w:val="Normal Indent"/>
    <w:basedOn w:val="Normal"/>
    <w:rsid w:val="0099754E"/>
    <w:pPr>
      <w:spacing w:before="0" w:after="0"/>
      <w:ind w:left="708"/>
    </w:pPr>
    <w:rPr>
      <w:rFonts w:ascii="Times New Roman" w:eastAsia="Times New Roman" w:hAnsi="Times New Roman"/>
      <w:sz w:val="24"/>
      <w:szCs w:val="24"/>
      <w:lang w:val="en-GB"/>
    </w:rPr>
  </w:style>
  <w:style w:type="paragraph" w:customStyle="1" w:styleId="Title1">
    <w:name w:val="Title1"/>
    <w:basedOn w:val="Normal"/>
    <w:autoRedefine/>
    <w:semiHidden/>
    <w:rsid w:val="003E1804"/>
    <w:pPr>
      <w:widowControl w:val="0"/>
      <w:spacing w:before="0" w:after="0" w:line="425" w:lineRule="exact"/>
      <w:ind w:left="0"/>
    </w:pPr>
    <w:rPr>
      <w:rFonts w:ascii="News Gothic GDB" w:eastAsia="Times New Roman" w:hAnsi="News Gothic GDB"/>
      <w:b/>
      <w:sz w:val="48"/>
      <w:szCs w:val="48"/>
      <w:lang w:val="de-DE" w:eastAsia="en-US"/>
    </w:rPr>
  </w:style>
  <w:style w:type="paragraph" w:customStyle="1" w:styleId="SubTitle2">
    <w:name w:val="SubTitle2"/>
    <w:basedOn w:val="Normal"/>
    <w:autoRedefine/>
    <w:semiHidden/>
    <w:rsid w:val="003E1804"/>
    <w:pPr>
      <w:widowControl w:val="0"/>
      <w:spacing w:before="0" w:after="0"/>
      <w:ind w:left="3572"/>
    </w:pPr>
    <w:rPr>
      <w:rFonts w:ascii="News Gothic GDB" w:eastAsia="Times New Roman" w:hAnsi="News Gothic GDB"/>
      <w:b/>
      <w:sz w:val="32"/>
      <w:szCs w:val="32"/>
      <w:lang w:val="de-DE" w:eastAsia="en-US"/>
    </w:rPr>
  </w:style>
  <w:style w:type="paragraph" w:customStyle="1" w:styleId="SubTitle1">
    <w:name w:val="SubTitle1"/>
    <w:basedOn w:val="Normal"/>
    <w:autoRedefine/>
    <w:semiHidden/>
    <w:rsid w:val="00CC511C"/>
    <w:pPr>
      <w:widowControl w:val="0"/>
      <w:spacing w:before="0" w:after="0" w:line="851" w:lineRule="exact"/>
      <w:ind w:left="3572"/>
    </w:pPr>
    <w:rPr>
      <w:rFonts w:ascii="News Gothic GDB" w:eastAsia="Times New Roman" w:hAnsi="News Gothic GDB"/>
      <w:b/>
      <w:sz w:val="48"/>
      <w:lang w:val="de-DE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F176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F176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F1765"/>
    <w:rPr>
      <w:rFonts w:ascii="TimesTenCondensed" w:eastAsia="MS Mincho" w:hAnsi="TimesTenCondensed"/>
      <w:lang w:val="en-US" w:eastAsia="de-D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F176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F1765"/>
    <w:rPr>
      <w:rFonts w:ascii="TimesTenCondensed" w:eastAsia="MS Mincho" w:hAnsi="TimesTenCondensed"/>
      <w:b/>
      <w:bCs/>
      <w:lang w:val="en-US" w:eastAsia="de-DE"/>
    </w:rPr>
  </w:style>
  <w:style w:type="paragraph" w:styleId="Revision">
    <w:name w:val="Revision"/>
    <w:hidden/>
    <w:uiPriority w:val="99"/>
    <w:semiHidden/>
    <w:rsid w:val="00EF52D9"/>
    <w:rPr>
      <w:rFonts w:ascii="TimesTenCondensed" w:eastAsia="MS Mincho" w:hAnsi="TimesTenCondensed"/>
      <w:sz w:val="22"/>
      <w:lang w:val="en-US" w:eastAsia="de-DE"/>
    </w:rPr>
  </w:style>
  <w:style w:type="character" w:styleId="UnresolvedMention">
    <w:name w:val="Unresolved Mention"/>
    <w:basedOn w:val="DefaultParagraphFont"/>
    <w:uiPriority w:val="99"/>
    <w:semiHidden/>
    <w:unhideWhenUsed/>
    <w:rsid w:val="00324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8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6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7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2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Privilege_User_CyberArk%20Access_3.png?csf=1&amp;web=1&amp;e=5pMoEY" TargetMode="External"/><Relationship Id="rId18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ForgeRock_HSM_FIPS.png?csf=1&amp;web=1&amp;e=K7EFao" TargetMode="External"/><Relationship Id="rId26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Security%20Linux/Tier-1%20IIQ%20Roles.png?csf=1&amp;web=1&amp;e=0tMvIe" TargetMode="External"/><Relationship Id="rId39" Type="http://schemas.openxmlformats.org/officeDocument/2006/relationships/hyperlink" Target="https://deutscheboerse.sharepoint.com/:x:/r/sites/sp0281/internal/2025%20Audits/2025-067%20IAM%20and%20PAM%20(DBAG,%20ECAG,%20CBF,%20CBL)/06%20Fieldwork/IAM%20Central%20Services/TP2%20General%20controls/Evidences/Xeops%20LDAP/OE%20Evidences/XEOPS%20LDAP_patch%20overview.xlsx?d=w4792ec178ba9437e99ac3dd7cb6d3d5b&amp;csf=1&amp;web=1&amp;e=Wsa9hz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eutscheboerse.sharepoint.com/:u:/r/sites/sp0281/internal/2025%20Audits/2025-067%20IAM%20and%20PAM%20(DBAG,%20ECAG,%20CBF,%20CBL)/06%20Fieldwork/IAM%20Central%20Services/TP2%20General%20controls/Evidences/Security%20Linux/Corresponding%20IIQ%20Roles.zip?csf=1&amp;web=1&amp;e=wE86Xd" TargetMode="External"/><Relationship Id="rId34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Xeops%20LDAP/DE%20Evidences/IIQ%20Tier-1%20incorrect%20assignment.png?csf=1&amp;web=1&amp;e=4SSeFb" TargetMode="Externa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Privilege_User_CyberArk%20Access_2.png?csf=1&amp;web=1&amp;e=J3jP7b" TargetMode="External"/><Relationship Id="rId17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ForgeRock_HSM.png?csf=1&amp;web=1&amp;e=xeRWEo" TargetMode="External"/><Relationship Id="rId25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Security%20Linux/sudo%20account%20privilege%20for%20T1.png?csf=1&amp;web=1&amp;e=ATcEpz" TargetMode="External"/><Relationship Id="rId33" Type="http://schemas.openxmlformats.org/officeDocument/2006/relationships/hyperlink" Target="https://deutscheboerse.sharepoint.com/:u:/r/sites/sp0281/internal/2025%20Audits/2025-067%20IAM%20and%20PAM%20(DBAG,%20ECAG,%20CBF,%20CBL)/06%20Fieldwork/IAM%20Central%20Services/TP2%20General%20controls/Evidences/Xeops%20LDAP/DE%20Evidences/CyberArk%20enrollment.zip?csf=1&amp;web=1&amp;e=gX25xM" TargetMode="External"/><Relationship Id="rId38" Type="http://schemas.openxmlformats.org/officeDocument/2006/relationships/hyperlink" Target="https://deutscheboerse.sharepoint.com/:u:/r/sites/sp0281/internal/2025%20Audits/2025-067%20IAM%20and%20PAM%20(DBAG,%20ECAG,%20CBF,%20CBL)/06%20Fieldwork/IAM%20Central%20Services/TP2%20General%20controls/Evidences/AD%20Patching/Population_source3.zip?csf=1&amp;web=1&amp;e=gjBL0H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ForgeRock%20Server%20Login.png?csf=1&amp;web=1&amp;e=VukztP" TargetMode="External"/><Relationship Id="rId20" Type="http://schemas.openxmlformats.org/officeDocument/2006/relationships/hyperlink" Target="https://deutscheboerse.sharepoint.com/:u:/r/sites/sp0281/internal/2025%20Audits/2025-067%20IAM%20and%20PAM%20(DBAG,%20ECAG,%20CBF,%20CBL)/06%20Fieldwork/IAM%20Central%20Services/TP2%20General%20controls/Evidences/Security%20Linux/CyberArk%20vaulting3.zip?csf=1&amp;web=1&amp;e=kfjjJr" TargetMode="External"/><Relationship Id="rId29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Active%20directory/DE%20Evidences/AD%20IIQ%20enrollment.png?csf=1&amp;web=1&amp;e=buriIO" TargetMode="External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Privilege_User_CyberArk%20Access_1.png?csf=1&amp;web=1&amp;e=UP6H7E" TargetMode="External"/><Relationship Id="rId24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Security%20Linux/Tier-1%20IIQ%20Roles.png?csf=1&amp;web=1&amp;e=4VCg53" TargetMode="External"/><Relationship Id="rId32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Active%20directory/DE%20Evidences/Test%20Domain%20Controller.png?csf=1&amp;web=1&amp;e=IOPucc" TargetMode="External"/><Relationship Id="rId37" Type="http://schemas.openxmlformats.org/officeDocument/2006/relationships/hyperlink" Target="https://deutscheboerse.sharepoint.com/:u:/r/sites/sp0281/internal/2025%20Audits/2025-067%20IAM%20and%20PAM%20(DBAG,%20ECAG,%20CBF,%20CBL)/06%20Fieldwork/IAM%20Central%20Services/TP2%20General%20controls/Evidences/AD%20Patching/mitdc102_wsus%20(2).zip?csf=1&amp;web=1&amp;e=fjk8n2" TargetMode="External"/><Relationship Id="rId40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IIQ%20Role%20Assignment_2.png?csf=1&amp;web=1&amp;e=EtT8aR" TargetMode="External"/><Relationship Id="rId23" Type="http://schemas.openxmlformats.org/officeDocument/2006/relationships/hyperlink" Target="https://deutscheboerse.sharepoint.com/:u:/r/sites/sp0281/internal/2025%20Audits/2025-067%20IAM%20and%20PAM%20(DBAG,%20ECAG,%20CBF,%20CBL)/06%20Fieldwork/IAM%20Central%20Services/TP2%20General%20controls/Evidences/Security%20Linux/CyberArk%20vaulting3.zip?csf=1&amp;web=1&amp;e=btF5cU" TargetMode="External"/><Relationship Id="rId28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Active%20directory/DE%20Evidences/AD%20IIQ%20enrollment.png?csf=1&amp;web=1&amp;e=buriIO" TargetMode="External"/><Relationship Id="rId36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Linux%20Patching/Query%20Patching%20Population.png?csf=1&amp;web=1&amp;e=Nl0cyu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Security%20Linux/Security%20Linux%20Tier%20account%20MFA.png?csf=1&amp;web=1&amp;e=TPPGaX" TargetMode="External"/><Relationship Id="rId31" Type="http://schemas.openxmlformats.org/officeDocument/2006/relationships/hyperlink" Target="https://deutscheboerse.sharepoint.com/:u:/r/sites/sp0281/internal/2025%20Audits/2025-067%20IAM%20and%20PAM%20(DBAG,%20ECAG,%20CBF,%20CBL)/06%20Fieldwork/IAM%20Central%20Services/TP2%20General%20controls/Evidences/Active%20directory/DE%20Evidences/CyberArk%20enrollment_2.zip?csf=1&amp;web=1&amp;e=Vs4RmE" TargetMode="External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IIQ%20Role%20Assignment.png?csf=1&amp;web=1&amp;e=XzP8nV" TargetMode="External"/><Relationship Id="rId22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Security%20Linux/Corresponding%20IIQ%20Roles.png?csf=1&amp;web=1&amp;e=0VcPxX" TargetMode="External"/><Relationship Id="rId27" Type="http://schemas.openxmlformats.org/officeDocument/2006/relationships/hyperlink" Target="https://deutscheboerse.sharepoint.com/:u:/r/sites/sp0281/internal/2025%20Audits/2025-067%20IAM%20and%20PAM%20(DBAG,%20ECAG,%20CBF,%20CBL)/06%20Fieldwork/IAM%20Central%20Services/TP2%20General%20controls/Evidences/Active%20directory/DE%20Evidences/T0%20accounts_1.zip?csf=1&amp;web=1&amp;e=CdCLcY" TargetMode="External"/><Relationship Id="rId30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Active%20directory/DE%20Evidences/AD%20IIQ%20enrollment.png?csf=1&amp;web=1&amp;e=buriIO" TargetMode="External"/><Relationship Id="rId35" Type="http://schemas.openxmlformats.org/officeDocument/2006/relationships/hyperlink" Target="https://deutscheboerse.sharepoint.com/:i:/r/sites/sp0281/internal/2025%20Audits/2025-067%20IAM%20and%20PAM%20(DBAG,%20ECAG,%20CBF,%20CBL)/06%20Fieldwork/IAM%20Central%20Services/TP2%20General%20controls/Evidences/Xeops%20LDAP/DE%20Evidences/SIEM%20forwarder.png?csf=1&amp;web=1&amp;e=Ee1nbM" TargetMode="External"/><Relationship Id="rId43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4CD2C9128AD54A8D10FFD7A0122DCD" ma:contentTypeVersion="14" ma:contentTypeDescription="Create a new document." ma:contentTypeScope="" ma:versionID="3aeeb2599c584e1890831ac3b438a9f0">
  <xsd:schema xmlns:xsd="http://www.w3.org/2001/XMLSchema" xmlns:xs="http://www.w3.org/2001/XMLSchema" xmlns:p="http://schemas.microsoft.com/office/2006/metadata/properties" xmlns:ns1="http://schemas.microsoft.com/sharepoint/v3" xmlns:ns2="d53c5ebb-1d16-434c-9199-c085003d0e78" xmlns:ns3="e2b6c362-1991-4b12-baaf-e49dbdb018b6" targetNamespace="http://schemas.microsoft.com/office/2006/metadata/properties" ma:root="true" ma:fieldsID="ddbaf50c86a2a815f491f7abec558911" ns1:_="" ns2:_="" ns3:_="">
    <xsd:import namespace="http://schemas.microsoft.com/sharepoint/v3"/>
    <xsd:import namespace="d53c5ebb-1d16-434c-9199-c085003d0e78"/>
    <xsd:import namespace="e2b6c362-1991-4b12-baaf-e49dbdb018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3c5ebb-1d16-434c-9199-c085003d0e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17e55e0-b0a9-432c-94a7-1995524fa8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b6c362-1991-4b12-baaf-e49dbdb018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efa5c65-7dbb-420a-8c0e-748276ea6e87}" ma:internalName="TaxCatchAll" ma:showField="CatchAllData" ma:web="e2b6c362-1991-4b12-baaf-e49dbdb018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e2b6c362-1991-4b12-baaf-e49dbdb018b6" xsi:nil="true"/>
    <lcf76f155ced4ddcb4097134ff3c332f xmlns="d53c5ebb-1d16-434c-9199-c085003d0e7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C86DA21-E1D1-4555-8F64-55BC6C0E3F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4462E7-A2F4-4CC4-A7EB-5515E843B0C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2943B87-D8FB-4436-80BA-042D269BE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3c5ebb-1d16-434c-9199-c085003d0e78"/>
    <ds:schemaRef ds:uri="e2b6c362-1991-4b12-baaf-e49dbdb018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187A384-95B3-46F2-B9F7-D70F815A9AA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e2b6c362-1991-4b12-baaf-e49dbdb018b6"/>
    <ds:schemaRef ds:uri="d53c5ebb-1d16-434c-9199-c085003d0e7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1980</Words>
  <Characters>19855</Characters>
  <Application>Microsoft Office Word</Application>
  <DocSecurity>0</DocSecurity>
  <Lines>165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1</vt:lpstr>
      <vt:lpstr>1</vt:lpstr>
    </vt:vector>
  </TitlesOfParts>
  <Company>Deutsche Boerse</Company>
  <LinksUpToDate>false</LinksUpToDate>
  <CharactersWithSpaces>21792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Der Administrator</dc:creator>
  <cp:lastModifiedBy>Shravankumar Mohankumar</cp:lastModifiedBy>
  <cp:revision>401</cp:revision>
  <cp:lastPrinted>2013-11-28T10:02:00Z</cp:lastPrinted>
  <dcterms:created xsi:type="dcterms:W3CDTF">2022-11-04T13:11:00Z</dcterms:created>
  <dcterms:modified xsi:type="dcterms:W3CDTF">2025-11-19T14:53:00Z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9b831b-d6bc-4bd7-99a3-1b01c0f97c6d_Enabled">
    <vt:lpwstr>true</vt:lpwstr>
  </property>
  <property fmtid="{D5CDD505-2E9C-101B-9397-08002B2CF9AE}" pid="3" name="MSIP_Label_389b831b-d6bc-4bd7-99a3-1b01c0f97c6d_SetDate">
    <vt:lpwstr>2023-08-28T12:42:32Z</vt:lpwstr>
  </property>
  <property fmtid="{D5CDD505-2E9C-101B-9397-08002B2CF9AE}" pid="4" name="MSIP_Label_389b831b-d6bc-4bd7-99a3-1b01c0f97c6d_Method">
    <vt:lpwstr>Privileged</vt:lpwstr>
  </property>
  <property fmtid="{D5CDD505-2E9C-101B-9397-08002B2CF9AE}" pid="5" name="MSIP_Label_389b831b-d6bc-4bd7-99a3-1b01c0f97c6d_Name">
    <vt:lpwstr>389b831b-d6bc-4bd7-99a3-1b01c0f97c6d</vt:lpwstr>
  </property>
  <property fmtid="{D5CDD505-2E9C-101B-9397-08002B2CF9AE}" pid="6" name="MSIP_Label_389b831b-d6bc-4bd7-99a3-1b01c0f97c6d_SiteId">
    <vt:lpwstr>e00ddcdf-1e0f-4be5-a37a-894a4731986a</vt:lpwstr>
  </property>
  <property fmtid="{D5CDD505-2E9C-101B-9397-08002B2CF9AE}" pid="7" name="MSIP_Label_389b831b-d6bc-4bd7-99a3-1b01c0f97c6d_ActionId">
    <vt:lpwstr>643ab1f0-4472-4292-93b2-36b715f3ae73</vt:lpwstr>
  </property>
  <property fmtid="{D5CDD505-2E9C-101B-9397-08002B2CF9AE}" pid="8" name="MSIP_Label_389b831b-d6bc-4bd7-99a3-1b01c0f97c6d_ContentBits">
    <vt:lpwstr>2</vt:lpwstr>
  </property>
  <property fmtid="{D5CDD505-2E9C-101B-9397-08002B2CF9AE}" pid="9" name="ContentTypeId">
    <vt:lpwstr>0x0101007E4CD2C9128AD54A8D10FFD7A0122DCD</vt:lpwstr>
  </property>
  <property fmtid="{D5CDD505-2E9C-101B-9397-08002B2CF9AE}" pid="10" name="MediaServiceImageTags">
    <vt:lpwstr/>
  </property>
</Properties>
</file>